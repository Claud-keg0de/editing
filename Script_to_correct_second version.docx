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6292" w14:textId="77777777" w:rsidR="0041780A" w:rsidRDefault="0041780A" w:rsidP="0041780A">
      <w:r>
        <w:t>SCRIPT 1 — POV: YOU QUIT YOUR JOB TO OPEN A RESTAURANT</w:t>
      </w:r>
    </w:p>
    <w:p w14:paraId="2C415508" w14:textId="77777777" w:rsidR="0041780A" w:rsidRDefault="0041780A" w:rsidP="0041780A"/>
    <w:p w14:paraId="6167CD26" w14:textId="77777777" w:rsidR="0041780A" w:rsidRDefault="0041780A" w:rsidP="0041780A">
      <w:r>
        <w:t>THE MYTH EVERYONE REPEATS</w:t>
      </w:r>
    </w:p>
    <w:p w14:paraId="66362250" w14:textId="77777777" w:rsidR="0041780A" w:rsidRDefault="0041780A" w:rsidP="0041780A"/>
    <w:p w14:paraId="45CF4C66" w14:textId="77777777" w:rsidR="0041780A" w:rsidRDefault="0041780A" w:rsidP="0041780A">
      <w:r>
        <w:t>Everyone told Cade the same thing. Ninety percent of restaurants fail in the first year. His dad said it at dinner, setting his fork down like he was delivering a verdict. His old manager said it in the parking lot, like a warning shot, right before Cade's last shift. A guy at a wedding he barely knew said it too, completely unprompted, somewhere between the toast and the second round of drinks, like it was small talk.</w:t>
      </w:r>
    </w:p>
    <w:p w14:paraId="3CB2D021" w14:textId="77777777" w:rsidR="0041780A" w:rsidRDefault="0041780A" w:rsidP="0041780A"/>
    <w:p w14:paraId="32E74B1F" w14:textId="1934A0A2" w:rsidR="0041780A" w:rsidRDefault="0041780A" w:rsidP="0041780A">
      <w:r>
        <w:t>One detail nobody had checked. That number is fake. Not exaggerated. Fake. It came from a commercial.</w:t>
      </w:r>
      <w:del w:id="0" w:author="Clau Kegode" w:date="2026-07-23T17:41:00Z" w16du:dateUtc="2026-07-23T14:41:00Z">
        <w:r w:rsidDel="00B12B4E">
          <w:delText xml:space="preserve"> An American Express ad, years ago, with no study behind it at all.</w:delText>
        </w:r>
      </w:del>
      <w:ins w:id="1" w:author="Clau Kegode" w:date="2026-07-23T17:41:00Z" w16du:dateUtc="2026-07-23T14:41:00Z">
        <w:r w:rsidR="00B12B4E" w:rsidRPr="00B12B4E">
          <w:t xml:space="preserve"> </w:t>
        </w:r>
      </w:ins>
      <w:ins w:id="2" w:author="Clau Kegode" w:date="2026-07-23T17:41:00Z">
        <w:r w:rsidR="00B12B4E" w:rsidRPr="00B12B4E">
          <w:t>It came from an American Express ad years ago, with no study behind it.</w:t>
        </w:r>
      </w:ins>
      <w:r>
        <w:t xml:space="preserve"> And Cade didn't find that out before he quit his job. He found it out after, standing in an empty dining room at eleven at night, mopping a floor nobody had walked on all day, wondering if he'd made the biggest mistake of his life.</w:t>
      </w:r>
    </w:p>
    <w:p w14:paraId="6E39A286" w14:textId="77777777" w:rsidR="0041780A" w:rsidRDefault="0041780A" w:rsidP="0041780A"/>
    <w:p w14:paraId="341CECB6" w14:textId="4621F260" w:rsidR="0041780A" w:rsidRDefault="0041780A" w:rsidP="0041780A">
      <w:r>
        <w:t xml:space="preserve">This is that story. Not a highlight reel. </w:t>
      </w:r>
      <w:ins w:id="3" w:author="Clau Kegode" w:date="2026-07-23T17:42:00Z">
        <w:r w:rsidR="00B12B4E" w:rsidRPr="00B12B4E">
          <w:t>The real first year, the real numbers, and the myth that almost stopped him before he even started.</w:t>
        </w:r>
      </w:ins>
      <w:del w:id="4" w:author="Clau Kegode" w:date="2026-07-23T17:42:00Z" w16du:dateUtc="2026-07-23T14:42:00Z">
        <w:r w:rsidDel="00B12B4E">
          <w:delText>The actual year, the actual numbers, and the myth that almost stopped him before he even started</w:delText>
        </w:r>
      </w:del>
      <w:r>
        <w:t>.</w:t>
      </w:r>
    </w:p>
    <w:p w14:paraId="54B1C9AC" w14:textId="77777777" w:rsidR="0041780A" w:rsidRDefault="0041780A" w:rsidP="0041780A"/>
    <w:p w14:paraId="4392B73B" w14:textId="77777777" w:rsidR="0041780A" w:rsidRDefault="0041780A" w:rsidP="0041780A">
      <w:r>
        <w:t>WHO WAS CADE BEFORE ANY OF THIS?</w:t>
      </w:r>
    </w:p>
    <w:p w14:paraId="6E8C33EA" w14:textId="77777777" w:rsidR="0041780A" w:rsidRDefault="0041780A" w:rsidP="0041780A"/>
    <w:p w14:paraId="13B07DEA" w14:textId="77777777" w:rsidR="0041780A" w:rsidRDefault="0041780A" w:rsidP="0041780A">
      <w:r>
        <w:t>Cade was twenty-six, working as a shift supervisor at a mid-size hotel restaurant. Decent pay, boring work, the kind of job where you already know what the schedule looks like six months out before you've lived it. He'd saved close to forty thousand dollars over four years, living cheap, driving an old Civic with a check engine light he'd learned to ignore, skipping vacations his friends took every summer, and eating the same three meals on rotation because he'd priced them out to the dollar. He wasn't reckless about it. He tracked every dollar in a spreadsheet, with a tab labeled "cushion," and one tab, half-joking at first, labeled "if it all goes wrong."</w:t>
      </w:r>
    </w:p>
    <w:p w14:paraId="74DB2EAE" w14:textId="77777777" w:rsidR="0041780A" w:rsidRDefault="0041780A" w:rsidP="0041780A"/>
    <w:p w14:paraId="179ABDA7" w14:textId="56FABACA" w:rsidR="0041780A" w:rsidRDefault="0041780A" w:rsidP="0041780A">
      <w:r>
        <w:t xml:space="preserve">He had a plan. </w:t>
      </w:r>
      <w:ins w:id="5" w:author="Clau Kegode" w:date="2026-07-23T17:47:00Z">
        <w:r w:rsidR="00B12B4E" w:rsidRPr="00B12B4E">
          <w:t>A small place with twenty-eight seats, serving breakfast and lunch only, with no dinner service, no liquor license, and minimal overhead.</w:t>
        </w:r>
      </w:ins>
      <w:del w:id="6" w:author="Clau Kegode" w:date="2026-07-23T17:47:00Z" w16du:dateUtc="2026-07-23T14:47:00Z">
        <w:r w:rsidDel="00B12B4E">
          <w:delText>A small place, twenty-eight seats, breakfast and lunch only, no dinner service, no liquor license, and low overhead</w:delText>
        </w:r>
      </w:del>
      <w:r>
        <w:t>. He wrote it on his phone during breaks, in the Notes app, over eight months, adding a line here, deleting a line there, and second-guessing the name of the place more than once before settling on something simple. He ran the numbers on three different possible locations before picking one, comparing foot traffic estimates he mostly guessed at by standing on each corner at seven in the morning, counting people with a tally on his phone like it was a scientific instrument.</w:t>
      </w:r>
    </w:p>
    <w:p w14:paraId="266A6DA3" w14:textId="77777777" w:rsidR="0041780A" w:rsidRDefault="0041780A" w:rsidP="0041780A"/>
    <w:p w14:paraId="5BFCC202" w14:textId="77777777" w:rsidR="0041780A" w:rsidRDefault="0041780A" w:rsidP="0041780A">
      <w:r>
        <w:t>The idea didn't come out of nowhere. He'd worked hotel kitchens for five years and kept noticing the same thing. The morning shift was always slammed. Guests wanted a real breakfast, not a bagged pastry off the lobby cart, and there wasn't a single sit-down breakfast spot within walking distance of three different hotels in that part of town. He wasn't chasing a dream so much as noticing a gap nobody had bothered to fill. He mentioned the idea to a hotel regular once, almost as a joke, and the man told him flatly he'd be there every morning if it existed. Cade wrote that down too, in the same notes app, like evidence.</w:t>
      </w:r>
    </w:p>
    <w:p w14:paraId="0AAB9E9F" w14:textId="77777777" w:rsidR="0041780A" w:rsidRDefault="0041780A" w:rsidP="0041780A"/>
    <w:p w14:paraId="74F0EFB5" w14:textId="77777777" w:rsidR="0041780A" w:rsidRDefault="0041780A" w:rsidP="0041780A">
      <w:r>
        <w:t>EVERYONE HAD AN OPINION</w:t>
      </w:r>
    </w:p>
    <w:p w14:paraId="5A28EA90" w14:textId="77777777" w:rsidR="0041780A" w:rsidRDefault="0041780A" w:rsidP="0041780A"/>
    <w:p w14:paraId="6EBB813C" w14:textId="77777777" w:rsidR="0041780A" w:rsidRDefault="0041780A" w:rsidP="0041780A">
      <w:r>
        <w:t>Everyone had an opinion. Most of them were bad. His uncle told him restaurants are a rich man's hobby, not a poor man's business. A guy from culinary school messaged him out of nowhere just to say, "You know most of these places don't make it a year, right?" His own mother, gently, asked him three separate times over one dinner if he was sure, like maybe the fourth time would finally get through to him. Cade knew the stat everyone kept repeating. Ninety percent. He'd heard it his whole life, on television, from teachers, from strangers at parties who said it with the confidence of someone quoting a law of physics. He almost let it stop him. Almost.</w:t>
      </w:r>
    </w:p>
    <w:p w14:paraId="2A59BC5B" w14:textId="77777777" w:rsidR="0041780A" w:rsidRDefault="0041780A" w:rsidP="0041780A"/>
    <w:p w14:paraId="4F9BB5B7" w14:textId="77777777" w:rsidR="0041780A" w:rsidRDefault="0041780A" w:rsidP="0041780A">
      <w:r>
        <w:t>There was one night, about two weeks before he signed anything, where he genuinely considered dropping the whole plan. He sat in his car outside his parents' house after that dinner, doing the math on staying at the hotel job for another five years instead, running the numbers on a promotion that hadn't even been offered to him yet. It felt safer on paper for about four minutes. Then he thought about the tally marks on his phone from that morning on the corner and put the car in drive instead of going back inside to say he'd changed his mind.</w:t>
      </w:r>
    </w:p>
    <w:p w14:paraId="23971256" w14:textId="77777777" w:rsidR="0041780A" w:rsidRDefault="0041780A" w:rsidP="0041780A"/>
    <w:p w14:paraId="75A73372" w14:textId="77777777" w:rsidR="0041780A" w:rsidRDefault="0041780A" w:rsidP="0041780A">
      <w:r>
        <w:t>WHAT THE ACTUAL RESEARCH SAYS</w:t>
      </w:r>
    </w:p>
    <w:p w14:paraId="2A6DA430" w14:textId="77777777" w:rsidR="0041780A" w:rsidRDefault="0041780A" w:rsidP="0041780A"/>
    <w:p w14:paraId="4B407E02" w14:textId="77777777" w:rsidR="0041780A" w:rsidRDefault="0041780A" w:rsidP="0041780A">
      <w:r>
        <w:t>Then he did something most people skip entirely. He actually looked for where that number came from. He spent one night, instead of doom-scrolling, digging through actual research instead of blog posts repeating the same line. Turns out, the ninety percent figure traces back to a television commercial from the early two-thousands, an ad for a credit card company, with no study behind it at all. Nobody ever measured it. Somebody just said it, and it stuck, because it sounded dramatic and nobody checked.</w:t>
      </w:r>
    </w:p>
    <w:p w14:paraId="042EF1E4" w14:textId="77777777" w:rsidR="0041780A" w:rsidRDefault="0041780A" w:rsidP="0041780A"/>
    <w:p w14:paraId="18025F2B" w14:textId="77777777" w:rsidR="0041780A" w:rsidRDefault="0041780A" w:rsidP="0041780A">
      <w:r>
        <w:t>The real numbers, once he found them, told a calmer story. Researchers at UC Berkeley tracked more than eighty thousand independently owned restaurants using Bureau of Labor Statistics data. The real first-year failure rate: around seventeen percent. Not ninety. Seventeen. A separate study out of Cornell, led by a researcher named H.G. Parsa, tracked restaurants differently and found something a little higher, around twenty-six percent closing or changing hands in year one. Two respected studies, two different numbers, and Cade noticed that too. He didn't just pick the lower one because it felt better. He sat with both and figured the truth was probably somewhere in that range, nowhere close to the myth everyone kept repeating like gospel.</w:t>
      </w:r>
    </w:p>
    <w:p w14:paraId="2E09B5F6" w14:textId="77777777" w:rsidR="0041780A" w:rsidRDefault="0041780A" w:rsidP="0041780A"/>
    <w:p w14:paraId="459660D4" w14:textId="2CE55238" w:rsidR="0041780A" w:rsidRDefault="0041780A" w:rsidP="0041780A">
      <w:r>
        <w:t xml:space="preserve">But there was a second number in that same research that mattered more, and almost nobody talks about it. </w:t>
      </w:r>
      <w:ins w:id="7" w:author="Clau Kegode" w:date="2026-07-23T17:48:00Z">
        <w:r w:rsidR="000445DE" w:rsidRPr="000445DE">
          <w:t>By year three, the business faced a much more difficult reality</w:t>
        </w:r>
      </w:ins>
      <w:del w:id="8" w:author="Clau Kegode" w:date="2026-07-23T17:48:00Z" w16du:dateUtc="2026-07-23T14:48:00Z">
        <w:r w:rsidDel="000445DE">
          <w:delText>By year three, the picture gets much harder</w:delText>
        </w:r>
      </w:del>
      <w:r>
        <w:t xml:space="preserve">. Cornell's data showed roughly sixty percent of restaurants gone by then. Not year one. Year three. That's the real risk. Not the opening. </w:t>
      </w:r>
      <w:ins w:id="9" w:author="Clau Kegode" w:date="2026-07-23T17:49:00Z">
        <w:r w:rsidR="000445DE" w:rsidRPr="000445DE">
          <w:t>The middle years, the stretch where the excitement of opening the business had worn off, but the bills kept coming</w:t>
        </w:r>
      </w:ins>
      <w:ins w:id="10" w:author="Clau Kegode" w:date="2026-07-23T17:49:00Z" w16du:dateUtc="2026-07-23T14:49:00Z">
        <w:r w:rsidR="000445DE">
          <w:t>.</w:t>
        </w:r>
      </w:ins>
      <w:del w:id="11" w:author="Clau Kegode" w:date="2026-07-23T17:49:00Z" w16du:dateUtc="2026-07-23T14:49:00Z">
        <w:r w:rsidDel="000445DE">
          <w:delText>The middle, the stretch where the excitement has worn off and the bills haven't.</w:delText>
        </w:r>
      </w:del>
      <w:r>
        <w:t xml:space="preserve"> Cade read that number twice, out loud, sitting alone at his kitchen table at nearly one in the morning, and felt something shift in how he was </w:t>
      </w:r>
      <w:r>
        <w:lastRenderedPageBreak/>
        <w:t>thinking about the whole plan. The danger wasn't the leap. It was the long stretch of ordinary weeks after the leap that nobody warns you about.</w:t>
      </w:r>
    </w:p>
    <w:p w14:paraId="350D8347" w14:textId="77777777" w:rsidR="0041780A" w:rsidRDefault="0041780A" w:rsidP="0041780A"/>
    <w:p w14:paraId="62720199" w14:textId="77777777" w:rsidR="0041780A" w:rsidRDefault="0041780A" w:rsidP="0041780A">
      <w:r>
        <w:t>THE FIRST FEW MONTHS</w:t>
      </w:r>
    </w:p>
    <w:p w14:paraId="4AB43D5F" w14:textId="77777777" w:rsidR="0041780A" w:rsidRDefault="0041780A" w:rsidP="0041780A"/>
    <w:p w14:paraId="7FA349D6" w14:textId="77777777" w:rsidR="0041780A" w:rsidRDefault="0041780A" w:rsidP="0041780A">
      <w:r>
        <w:t>Cade didn't fully appreciate that second part yet. He just knew the first-year number wasn't the monster he'd been told it was. So he signed a lease on a narrow space that used to be a dry cleaner, still smelling faintly of chemicals nobody could fully scrub out no matter how many coats of paint went over the walls. He quit his job with no ceremony, just a two-week notice and a manager who barely looked up from his screen, already scheduling someone else into Cade's shifts before he'd even finished the sentence.</w:t>
      </w:r>
    </w:p>
    <w:p w14:paraId="36549F43" w14:textId="77777777" w:rsidR="0041780A" w:rsidRDefault="0041780A" w:rsidP="0041780A"/>
    <w:p w14:paraId="676EA561" w14:textId="77777777" w:rsidR="0041780A" w:rsidRDefault="0041780A" w:rsidP="0041780A">
      <w:r>
        <w:t>Month one was chaos, but the good kind. Friends showed up. Family showed up, some of them twice in the same week, ordering things they didn't even want just to pad the receipt. The kind of crowd that comes because they love you, not because they love your food yet. Revenue looked fine on paper. Cade thought quietly, maybe I'm going to be one of the lucky ones. He even let himself imagine a second location, briefly, sketching it in the same notes app, before catching himself and deleting it, a little embarrassed at how far ahead he'd gotten.</w:t>
      </w:r>
    </w:p>
    <w:p w14:paraId="1ACB647D" w14:textId="77777777" w:rsidR="0041780A" w:rsidRDefault="0041780A" w:rsidP="0041780A"/>
    <w:p w14:paraId="07DAD89E" w14:textId="77777777" w:rsidR="0041780A" w:rsidRDefault="0041780A" w:rsidP="0041780A">
      <w:r>
        <w:t>WHERE IT STARTED TO SLIP</w:t>
      </w:r>
    </w:p>
    <w:p w14:paraId="71B4EAA1" w14:textId="77777777" w:rsidR="0041780A" w:rsidRDefault="0041780A" w:rsidP="0041780A"/>
    <w:p w14:paraId="449A1C66" w14:textId="77777777" w:rsidR="0041780A" w:rsidRDefault="0041780A" w:rsidP="0041780A">
      <w:r>
        <w:t>Month three is when it turned. The friends-and-family crowd dried up, the way it always does once the novelty wears off. Regular customers hadn't replaced them yet, because regular customers didn't know he existed. He'd spent almost his entire opening budget on equipment and buildout, on an espresso machine that looked beautiful and a walk-in cooler that cost more than his old car. Nothing left over for marketing. He'd assumed, the way a lot of first-time owners do, that good food would just advertise itself. It didn't. Foot traffic on his block was thin to begin with, and a hand-painted sign in the window wasn't pulling anyone off the main road two blocks away. He remembers standing in the doorway some mornings, watching people walk past on the other side of the street without even glancing over, and feeling something close to invisible.</w:t>
      </w:r>
    </w:p>
    <w:p w14:paraId="67403CE9" w14:textId="77777777" w:rsidR="0041780A" w:rsidRDefault="0041780A" w:rsidP="0041780A"/>
    <w:p w14:paraId="266D97E7" w14:textId="77777777" w:rsidR="0041780A" w:rsidRDefault="0041780A" w:rsidP="0041780A">
      <w:r>
        <w:t>THE NIGHT IN THE PARKING LOT</w:t>
      </w:r>
    </w:p>
    <w:p w14:paraId="556949EA" w14:textId="77777777" w:rsidR="0041780A" w:rsidRDefault="0041780A" w:rsidP="0041780A"/>
    <w:p w14:paraId="43457D69" w14:textId="77777777" w:rsidR="0041780A" w:rsidRDefault="0041780A" w:rsidP="0041780A">
      <w:r>
        <w:t>By month five, his savings account had gone from forty thousand to under six. He was paying himself nothing, some weeks skipping his own rent payment and covering it late with a fee attached, telling himself it was temporary. He remembers doing inventory alone at midnight, counting eggs by hand because the software felt like one more expense he couldn't justify, doing math in his head that kept landing on the same bad number no matter how he rearranged it. He told one friend, just one, that he thought he was going to have to close. Saying it out loud felt like defeat, even though nothing had actually closed yet. That night he sat in his car in the empty lot for almost twenty minutes before driving home, not doing anything, just sitting there, watching the sign above the door go dark on its automatic timer, thinking about how much of his savings that sign alone had cost to install.</w:t>
      </w:r>
    </w:p>
    <w:p w14:paraId="5BE8F218" w14:textId="77777777" w:rsidR="0041780A" w:rsidRDefault="0041780A" w:rsidP="0041780A"/>
    <w:p w14:paraId="129C7177" w14:textId="77777777" w:rsidR="0041780A" w:rsidRDefault="0041780A" w:rsidP="0041780A">
      <w:r>
        <w:lastRenderedPageBreak/>
        <w:t>By any normal measure, this is where the story should have ended. It nearly did.</w:t>
      </w:r>
    </w:p>
    <w:p w14:paraId="16B9A78B" w14:textId="77777777" w:rsidR="0041780A" w:rsidRDefault="0041780A" w:rsidP="0041780A"/>
    <w:p w14:paraId="6B5D33A5" w14:textId="77777777" w:rsidR="0041780A" w:rsidRDefault="0041780A" w:rsidP="0041780A">
      <w:r>
        <w:t>THE ORDINARY THING THAT CHANGED IT</w:t>
      </w:r>
    </w:p>
    <w:p w14:paraId="71932AF6" w14:textId="77777777" w:rsidR="0041780A" w:rsidRDefault="0041780A" w:rsidP="0041780A"/>
    <w:p w14:paraId="35E42078" w14:textId="77777777" w:rsidR="0041780A" w:rsidRDefault="0041780A" w:rsidP="0041780A">
      <w:r>
        <w:t>What changed wasn't a miracle. It was boring, honestly, which is probably why it worked. A regular customer, an older woman named Ellen who came in most mornings for coffee and eggs and always sat at the same corner stool, asked him one day why she'd never seen the place online. Cade didn't really have an answer. He'd been so focused on the kitchen, he'd basically ignored the internet entirely, like posting a photo of an omelet was somehow beneath the actual work. She helped him set up a simple business page on her lunch break, nothing fancy, and told him one rule: post real photos, not stock images, and actually respond when people comment, even the annoying ones.</w:t>
      </w:r>
    </w:p>
    <w:p w14:paraId="0BBE743D" w14:textId="77777777" w:rsidR="0041780A" w:rsidRDefault="0041780A" w:rsidP="0041780A"/>
    <w:p w14:paraId="247DF711" w14:textId="77777777" w:rsidR="0041780A" w:rsidRDefault="0041780A" w:rsidP="0041780A">
      <w:r>
        <w:t>He started posting the morning prep. The eggs going into the pan, the coffee getting poured, and the regulars, by name and with their permission, telling small stories about why the biscuit recipe was his grandmother's and nobody else's. Nothing polished. It looked like a normal person's phone, because it was, and that turned out to be exactly the point. Within six weeks, foot traffic from the surrounding blocks started climbing, slowly at first, then in a way he could actually see on the receipts, a handful of new faces every week who mentioned, almost sheepishly, that they'd seen a post about the biscuits.</w:t>
      </w:r>
    </w:p>
    <w:p w14:paraId="0F7C15C7" w14:textId="77777777" w:rsidR="0041780A" w:rsidRDefault="0041780A" w:rsidP="0041780A"/>
    <w:p w14:paraId="0F682607" w14:textId="77777777" w:rsidR="000445DE" w:rsidRPr="000445DE" w:rsidRDefault="0041780A" w:rsidP="000445DE">
      <w:pPr>
        <w:rPr>
          <w:ins w:id="12" w:author="Clau Kegode" w:date="2026-07-23T17:51:00Z"/>
          <w:lang w:val="en-US"/>
        </w:rPr>
      </w:pPr>
      <w:r>
        <w:t xml:space="preserve">He also did something small but specific, something Ellen didn't even suggest. He partnered with two nearby offices to deliver lunch trays twice a week, at a modest discount, just to get his food in front of people who'd never once walked past his door. </w:t>
      </w:r>
    </w:p>
    <w:p w14:paraId="265C3B87" w14:textId="6B3E985D" w:rsidR="0041780A" w:rsidRDefault="000445DE" w:rsidP="0041780A">
      <w:ins w:id="13" w:author="Clau Kegode" w:date="2026-07-23T17:51:00Z">
        <w:r w:rsidRPr="000445DE">
          <w:rPr>
            <w:lang w:val="en-US"/>
          </w:rPr>
          <w:t xml:space="preserve">That single move brought in roughly eighteen hundred dollars a month, consistently, month after month, which doesn't sound huge until you remember his monthly gap at the time was smaller than that number. </w:t>
        </w:r>
      </w:ins>
      <w:del w:id="14" w:author="Clau Kegode" w:date="2026-07-23T17:51:00Z" w16du:dateUtc="2026-07-23T14:51:00Z">
        <w:r w:rsidR="0041780A" w:rsidDel="000445DE">
          <w:delText>That single move brought in roughly eighteen hundred dollars a month, consistently, month after month, which doesn't sound huge until you remember his monthly gap at the time was smaller than that number.</w:delText>
        </w:r>
      </w:del>
      <w:r w:rsidR="0041780A">
        <w:t xml:space="preserve"> He also started keeping a small notebook by the register, jotting down which items sold out first each morning, and quietly cut two menu items that were costing him money nobody had ever ordered anyway.</w:t>
      </w:r>
    </w:p>
    <w:p w14:paraId="3B64616A" w14:textId="77777777" w:rsidR="0041780A" w:rsidRDefault="0041780A" w:rsidP="0041780A"/>
    <w:p w14:paraId="14FA0244" w14:textId="77777777" w:rsidR="0041780A" w:rsidRDefault="0041780A" w:rsidP="0041780A">
      <w:r>
        <w:t>WHERE HE LANDED BY YEAR ONE</w:t>
      </w:r>
    </w:p>
    <w:p w14:paraId="5635AD9D" w14:textId="77777777" w:rsidR="0041780A" w:rsidRDefault="0041780A" w:rsidP="0041780A"/>
    <w:p w14:paraId="645241BD" w14:textId="77777777" w:rsidR="0041780A" w:rsidRDefault="0041780A" w:rsidP="0041780A">
      <w:r>
        <w:t>By month nine, he was breaking even. By month twelve, the one-year mark everyone had warned him about, he wasn't just still open. He was slightly profitable, for the first time, about eleven hundred dollars that month after paying himself a small salary, the first paycheck he'd written himself in almost a year that didn't feel like theft from the business.</w:t>
      </w:r>
    </w:p>
    <w:p w14:paraId="42B0EA78" w14:textId="77777777" w:rsidR="0041780A" w:rsidRDefault="0041780A" w:rsidP="0041780A"/>
    <w:p w14:paraId="181FCC45" w14:textId="77777777" w:rsidR="0041780A" w:rsidRDefault="0041780A" w:rsidP="0041780A">
      <w:r>
        <w:t>That's not a rags-to-riches ending. It's smaller than that and more honest. Cade didn't beat the ninety percent myth because that myth was never real to begin with. What he actually beat was the middle-year mortality curve, the sixty percent, by doing the unglamorous thing: fixing his marketing before he ran out of runway instead of after it.</w:t>
      </w:r>
    </w:p>
    <w:p w14:paraId="16EC4245" w14:textId="77777777" w:rsidR="0041780A" w:rsidRDefault="0041780A" w:rsidP="0041780A"/>
    <w:p w14:paraId="00B70452" w14:textId="77777777" w:rsidR="0041780A" w:rsidRDefault="0041780A" w:rsidP="0041780A">
      <w:r>
        <w:t>THE PART MOST VIDEOS LEAVE OUT</w:t>
      </w:r>
    </w:p>
    <w:p w14:paraId="082D7A8F" w14:textId="77777777" w:rsidR="0041780A" w:rsidRDefault="0041780A" w:rsidP="0041780A"/>
    <w:p w14:paraId="53C37F57" w14:textId="77777777" w:rsidR="0041780A" w:rsidRDefault="0041780A" w:rsidP="0041780A">
      <w:r>
        <w:lastRenderedPageBreak/>
        <w:t>Something worth saying plainly, because most videos skip it: undercapitalization is the actual killer here, not bad food. Study after study points to owners running out of cash before the business has time to find its customers, not owners who couldn't cook. Cade nearly became that statistic for one specific, avoidable reason. He built a beautiful kitchen and left nothing in the budget for anyone to find out it existed. The food was never the problem. Nobody knew the food existed.</w:t>
      </w:r>
    </w:p>
    <w:p w14:paraId="0DF90536" w14:textId="77777777" w:rsidR="0041780A" w:rsidRDefault="0041780A" w:rsidP="0041780A"/>
    <w:p w14:paraId="2549A742" w14:textId="5840EB28" w:rsidR="0041780A" w:rsidRDefault="0041780A" w:rsidP="0041780A">
      <w:r>
        <w:t xml:space="preserve">I'll be honest about something else too. I don't think Cade was smart at every single step, and I don't think this story is proof that hard work always wins, because that's not really true either. I think he got lucky that Ellen cared enough to say something over eggs on an otherwise unremarkable morning. </w:t>
      </w:r>
      <w:ins w:id="15" w:author="Clau Kegode" w:date="2026-07-23T17:53:00Z" w16du:dateUtc="2026-07-23T14:53:00Z">
        <w:r w:rsidR="000445DE">
          <w:t>Many</w:t>
        </w:r>
      </w:ins>
      <w:del w:id="16" w:author="Clau Kegode" w:date="2026-07-23T17:53:00Z" w16du:dateUtc="2026-07-23T14:53:00Z">
        <w:r w:rsidDel="000445DE">
          <w:delText>A lot of</w:delText>
        </w:r>
      </w:del>
      <w:r>
        <w:t xml:space="preserve"> owners don't get an Ellen. Some brilliant restaurants close anyway, for reasons that have nothing to do with effort. That's not a motivational point; </w:t>
      </w:r>
      <w:ins w:id="17" w:author="Clau Kegode" w:date="2026-07-23T17:53:00Z">
        <w:r w:rsidR="000445DE" w:rsidRPr="000445DE">
          <w:t>It’s simply an honest one: recognizing that luck can play a role in these stories makes them more realistic, not less inspiring. The belief that success comes only from effort is just another myth—one not so different from the ninety percent statistic.</w:t>
        </w:r>
      </w:ins>
      <w:del w:id="18" w:author="Clau Kegode" w:date="2026-07-23T17:53:00Z" w16du:dateUtc="2026-07-23T14:53:00Z">
        <w:r w:rsidDel="000445DE">
          <w:delText>it's just an honest one, and pretending luck plays no role in these stories is its own kind of myth, not that different from the ninety percent one.</w:delText>
        </w:r>
      </w:del>
    </w:p>
    <w:p w14:paraId="15A26320" w14:textId="77777777" w:rsidR="0041780A" w:rsidRDefault="0041780A" w:rsidP="0041780A"/>
    <w:p w14:paraId="11C1756E" w14:textId="635FFFBB" w:rsidR="0041780A" w:rsidRDefault="0041780A" w:rsidP="0041780A">
      <w:r>
        <w:t xml:space="preserve">What I do think is true is this: Cade gave himself a chance to </w:t>
      </w:r>
      <w:ins w:id="19" w:author="Clau Kegode" w:date="2026-07-23T17:54:00Z" w16du:dateUtc="2026-07-23T14:54:00Z">
        <w:r w:rsidR="000445DE">
          <w:t>obtain</w:t>
        </w:r>
      </w:ins>
      <w:del w:id="20" w:author="Clau Kegode" w:date="2026-07-23T17:54:00Z" w16du:dateUtc="2026-07-23T14:54:00Z">
        <w:r w:rsidDel="000445DE">
          <w:delText>get</w:delText>
        </w:r>
      </w:del>
      <w:r>
        <w:t xml:space="preserve"> luck</w:t>
      </w:r>
      <w:del w:id="21" w:author="Clau Kegode" w:date="2026-07-23T17:54:00Z" w16du:dateUtc="2026-07-23T14:54:00Z">
        <w:r w:rsidDel="000445DE">
          <w:delText>y</w:delText>
        </w:r>
      </w:del>
      <w:r>
        <w:t xml:space="preserve"> by staying open long enough for an Ellen to show up at all. If he'd quit in month five, in that parking lot, none of it would </w:t>
      </w:r>
      <w:ins w:id="22" w:author="Clau Kegode" w:date="2026-07-23T17:55:00Z" w16du:dateUtc="2026-07-23T14:55:00Z">
        <w:r w:rsidR="000445DE">
          <w:t>occur</w:t>
        </w:r>
      </w:ins>
      <w:del w:id="23" w:author="Clau Kegode" w:date="2026-07-23T17:55:00Z" w16du:dateUtc="2026-07-23T14:55:00Z">
        <w:r w:rsidDel="000445DE">
          <w:delText>happen</w:delText>
        </w:r>
      </w:del>
      <w:r>
        <w:t xml:space="preserve">. </w:t>
      </w:r>
      <w:ins w:id="24" w:author="Clau Kegode" w:date="2026-07-23T17:55:00Z">
        <w:r w:rsidR="000445DE" w:rsidRPr="000445DE">
          <w:t>Luck still needed something to land on, and Cade had kept the business alive long enough for those opportunities to reach him.</w:t>
        </w:r>
      </w:ins>
      <w:del w:id="25" w:author="Clau Kegode" w:date="2026-07-23T17:55:00Z" w16du:dateUtc="2026-07-23T14:55:00Z">
        <w:r w:rsidDel="000445DE">
          <w:delText>Luck still needed something to land on, and he'd at least kept the doors open long enough for it to have somewhere to land</w:delText>
        </w:r>
      </w:del>
      <w:r>
        <w:t>.</w:t>
      </w:r>
    </w:p>
    <w:p w14:paraId="45C2B648" w14:textId="77777777" w:rsidR="0041780A" w:rsidRDefault="0041780A" w:rsidP="0041780A"/>
    <w:p w14:paraId="59D7C045" w14:textId="77777777" w:rsidR="0041780A" w:rsidRDefault="0041780A" w:rsidP="0041780A">
      <w:r>
        <w:t>WHAT TO ACTUALLY DO WITH THIS</w:t>
      </w:r>
    </w:p>
    <w:p w14:paraId="44F80848" w14:textId="77777777" w:rsidR="0041780A" w:rsidRDefault="0041780A" w:rsidP="0041780A"/>
    <w:p w14:paraId="7A629D9A" w14:textId="77777777" w:rsidR="0041780A" w:rsidRDefault="0041780A" w:rsidP="0041780A">
      <w:r>
        <w:t>So if you're sitting where Cade sat, staring at a business plan and a scary statistic somebody heard secondhand, do the thing he eventually did, just earlier than he did it. Go find the actual number before you let a fake one make the decision for you. And if you've already opened the doors, don't just make good food and wait for people to find it. Somebody has to know you're there, and it usually isn't going to be you who figures out how, alone, at midnight, over a spreadsheet, second-guessing every line item you've already committed to.</w:t>
      </w:r>
    </w:p>
    <w:p w14:paraId="344508EB" w14:textId="77777777" w:rsidR="0041780A" w:rsidRDefault="0041780A" w:rsidP="0041780A"/>
    <w:p w14:paraId="5773EF78" w14:textId="5498A864" w:rsidR="0041780A" w:rsidRDefault="000445DE" w:rsidP="0041780A">
      <w:ins w:id="26" w:author="Clau Kegode" w:date="2026-07-23T17:57:00Z">
        <w:r w:rsidRPr="000445DE">
          <w:t>Cade's restaurant is still open, now three years after it began</w:t>
        </w:r>
      </w:ins>
      <w:del w:id="27" w:author="Clau Kegode" w:date="2026-07-23T17:57:00Z" w16du:dateUtc="2026-07-23T14:57:00Z">
        <w:r w:rsidR="0041780A" w:rsidDel="000445DE">
          <w:delText>Cade's restaurant is still open, three years in now</w:delText>
        </w:r>
      </w:del>
      <w:r w:rsidR="0041780A">
        <w:t>. Not a chain. Not viral. Just a twenty-eight-seat room on a quiet block, with a corner stool that's still Ellen's whenever she wants it, that almost closed in month five and didn't.</w:t>
      </w:r>
    </w:p>
    <w:p w14:paraId="15B6AF1B" w14:textId="77777777" w:rsidR="0041780A" w:rsidRDefault="0041780A" w:rsidP="0041780A"/>
    <w:p w14:paraId="1C68507D" w14:textId="77777777" w:rsidR="0041780A" w:rsidRDefault="0041780A" w:rsidP="0041780A">
      <w:r>
        <w:t>==================================================</w:t>
      </w:r>
    </w:p>
    <w:p w14:paraId="68E48F4B" w14:textId="77777777" w:rsidR="0041780A" w:rsidRDefault="0041780A" w:rsidP="0041780A"/>
    <w:p w14:paraId="235A1FD1" w14:textId="77777777" w:rsidR="0041780A" w:rsidRDefault="0041780A" w:rsidP="0041780A">
      <w:r>
        <w:t>SCRIPT 3 — POV: YOU KEEP FRIENDS WHO DON'T BELIEVE IN YOU</w:t>
      </w:r>
    </w:p>
    <w:p w14:paraId="53835A29" w14:textId="77777777" w:rsidR="0041780A" w:rsidRDefault="0041780A" w:rsidP="0041780A"/>
    <w:p w14:paraId="7126AA70" w14:textId="77777777" w:rsidR="0041780A" w:rsidRDefault="0041780A" w:rsidP="0041780A">
      <w:r>
        <w:t>TWO REACTIONS, SAME NEWS</w:t>
      </w:r>
    </w:p>
    <w:p w14:paraId="736578D4" w14:textId="77777777" w:rsidR="0041780A" w:rsidRDefault="0041780A" w:rsidP="0041780A"/>
    <w:p w14:paraId="16D95DD2" w14:textId="4F8EB1A8" w:rsidR="0041780A" w:rsidRDefault="0041780A" w:rsidP="0041780A">
      <w:r>
        <w:t xml:space="preserve">Cade got two reactions when he told his friend group he was leaving his marketing job to spend two years in a full-time physician assistant program. His friend Dorian said, "Wait, actually? That's </w:t>
      </w:r>
      <w:del w:id="28" w:author="Clau Kegode" w:date="2026-07-23T17:58:00Z" w16du:dateUtc="2026-07-23T14:58:00Z">
        <w:r w:rsidDel="00D9193E">
          <w:delText xml:space="preserve">kind of </w:delText>
        </w:r>
      </w:del>
      <w:ins w:id="29" w:author="Clau Kegode" w:date="2026-07-23T17:58:00Z">
        <w:r w:rsidR="00D9193E" w:rsidRPr="00D9193E">
          <w:t>incredible</w:t>
        </w:r>
      </w:ins>
      <w:del w:id="30" w:author="Clau Kegode" w:date="2026-07-23T17:58:00Z" w16du:dateUtc="2026-07-23T14:58:00Z">
        <w:r w:rsidDel="00D9193E">
          <w:delText>awesome</w:delText>
        </w:r>
      </w:del>
      <w:r>
        <w:t xml:space="preserve">; tell me everything," and pulled out his phone right there at the table to text him the name of someone he knew halfway through the same program. His friend Marcus said, "Are </w:t>
      </w:r>
      <w:r>
        <w:lastRenderedPageBreak/>
        <w:t>you sure that's smart right now, starting over at thirty?" and left it hanging there, not unkindly, just heavily. Same news. Same night. Two completely different sentences, from two people who both genuinely liked Cade, sitting across the same table, eating off the same shared plate of appetizers.</w:t>
      </w:r>
    </w:p>
    <w:p w14:paraId="2BF0FE0F" w14:textId="77777777" w:rsidR="0041780A" w:rsidRDefault="0041780A" w:rsidP="0041780A"/>
    <w:p w14:paraId="574F44D6" w14:textId="77777777" w:rsidR="0041780A" w:rsidRDefault="0041780A" w:rsidP="0041780A">
      <w:r>
        <w:t>Dorian had gone back to school himself, a few years earlier, for nursing, after a decade doing something unrelated, so when Cade told him the news, there was no performance of concern in his reaction, just real recognition, the kind that comes from having lived through the same fear already. Marcus had watched his own older brother spend three years and a mountain of loans on a graduate program he eventually walked away from without finishing, a story Marcus rarely brought up directly but that clearly shaped how he heard every update Cade gave him afterward. Marcus wasn't projecting cruelty onto Cade. He was projecting onto his brother.</w:t>
      </w:r>
    </w:p>
    <w:p w14:paraId="1710B936" w14:textId="77777777" w:rsidR="0041780A" w:rsidRDefault="0041780A" w:rsidP="0041780A"/>
    <w:p w14:paraId="779DFC91" w14:textId="77777777" w:rsidR="0041780A" w:rsidRDefault="0041780A" w:rsidP="0041780A">
      <w:r>
        <w:t>WHAT THE FIRST YEAR SOUNDED LIKE</w:t>
      </w:r>
    </w:p>
    <w:p w14:paraId="02EF5079" w14:textId="77777777" w:rsidR="0041780A" w:rsidRDefault="0041780A" w:rsidP="0041780A"/>
    <w:p w14:paraId="31EEE6EF" w14:textId="77777777" w:rsidR="0041780A" w:rsidRDefault="0041780A" w:rsidP="0041780A">
      <w:r>
        <w:t>Whenever Cade mentioned a rough exam week, Dorian's response was some version of "that's just anatomy in the fall, everyone hits a wall there," delivered like a stated fact, not a comfort offered out of politeness. When Cade mentioned the same rough week to Marcus, he asked, gently but repeatedly, whether Cade had thought about "what happens if this doesn't pan out," a phrase that sounds supportive and somehow, in practice, never quite lands that way. When Cade passed his first big pharmacology exam, Dorian asked what came next in the sequence, already three steps ahead. Marcus asked what his score actually was before saying congratulations, and then, hearing it was solid but not exceptional, said, "Okay, that's fine though, right?" in a tone that turned a decent grade into something that needed defending.</w:t>
      </w:r>
    </w:p>
    <w:p w14:paraId="351E226A" w14:textId="77777777" w:rsidR="0041780A" w:rsidRDefault="0041780A" w:rsidP="0041780A"/>
    <w:p w14:paraId="601B00D7" w14:textId="77777777" w:rsidR="0041780A" w:rsidRDefault="0041780A" w:rsidP="0041780A">
      <w:r>
        <w:t>There was a specific evening, around month five, when Cade showed Dorian his actual transcript for the first time, nervous about how thin his margins still looked against the program's minimum GPA requirement. Dorian looked at it for maybe ninety seconds and said, "This is basically where I was at month five too," and pulled up his own old transcript on his phone to compare, side by side, right there at the bar. It wasn't reassurance dressed up as data. It was actual data, and it happened to be reassuring.</w:t>
      </w:r>
    </w:p>
    <w:p w14:paraId="06FC2B20" w14:textId="77777777" w:rsidR="0041780A" w:rsidRDefault="0041780A" w:rsidP="0041780A"/>
    <w:p w14:paraId="130F1723" w14:textId="77777777" w:rsidR="0041780A" w:rsidRDefault="0041780A" w:rsidP="0041780A">
      <w:r>
        <w:t>The two friendships ran on nearly identical facts and produced almost opposite feelings. Same exam scores. Same clinical schedule. Same loan balance. The only variable was which friend Cade had talked to most recently before he opened his grade portal.</w:t>
      </w:r>
    </w:p>
    <w:p w14:paraId="44F74925" w14:textId="77777777" w:rsidR="0041780A" w:rsidRDefault="0041780A" w:rsidP="0041780A"/>
    <w:p w14:paraId="5DBDE974" w14:textId="77777777" w:rsidR="0041780A" w:rsidRDefault="0041780A" w:rsidP="0041780A">
      <w:r>
        <w:t>WHY THIS ISN'T JUST IN CADE'S HEAD</w:t>
      </w:r>
    </w:p>
    <w:p w14:paraId="59B1FF40" w14:textId="77777777" w:rsidR="0041780A" w:rsidRDefault="0041780A" w:rsidP="0041780A"/>
    <w:p w14:paraId="1C9A1A9C" w14:textId="77777777" w:rsidR="0041780A" w:rsidRDefault="0041780A" w:rsidP="0041780A">
      <w:r>
        <w:t xml:space="preserve">There's real research behind why this isn't just Cade being sensitive. Nicholas Christakis and James Fowler spent years studying how behaviors and emotional states move through social networks, using data from the long-running Framingham Heart Study. Their most cited finding involves obesity: if a close friend became obese, a person's own risk of obesity rose by around forty-five percent. Separately, they found something similar with happiness: that each additional happy friend in someone's network raised the odds of that person also being happy by about </w:t>
      </w:r>
      <w:r>
        <w:lastRenderedPageBreak/>
        <w:t>nine percent. The mechanism isn't about willpower or peer pressure in the simple sense. It's closer to contagion. Moods, risk tolerance, and even beliefs about what's normal or safe spread through the people closest to you, often below the level where you'd notice it happening.</w:t>
      </w:r>
    </w:p>
    <w:p w14:paraId="5EFB9CC6" w14:textId="77777777" w:rsidR="0041780A" w:rsidRDefault="0041780A" w:rsidP="0041780A"/>
    <w:p w14:paraId="75BA4A6B" w14:textId="77777777" w:rsidR="0041780A" w:rsidRDefault="0041780A" w:rsidP="0041780A">
      <w:r>
        <w:t>Dorian's baseline belief was that starting over in your late twenties is a normal, survivable thing people do. Being near that belief for a few hours a week made it easier for Cade to hold the same belief about himself. Marcus's baseline belief was that a plan can quietly collapse partway through and take years with it, which, to be fair to Marcus, is also just true. Being near that belief made every average grade feel heavier than the number on the transcript actually warranted.</w:t>
      </w:r>
    </w:p>
    <w:p w14:paraId="06C5D9B2" w14:textId="77777777" w:rsidR="0041780A" w:rsidRDefault="0041780A" w:rsidP="0041780A"/>
    <w:p w14:paraId="6F3D27A6" w14:textId="77777777" w:rsidR="0041780A" w:rsidRDefault="0041780A" w:rsidP="0041780A">
      <w:r>
        <w:t>THE ROTATION THAT NEARLY DERAILED HIM</w:t>
      </w:r>
    </w:p>
    <w:p w14:paraId="18270F08" w14:textId="77777777" w:rsidR="0041780A" w:rsidRDefault="0041780A" w:rsidP="0041780A"/>
    <w:p w14:paraId="2D7865F9" w14:textId="2E27FAC8" w:rsidR="0041780A" w:rsidDel="00D9193E" w:rsidRDefault="0041780A" w:rsidP="0041780A">
      <w:pPr>
        <w:rPr>
          <w:del w:id="31" w:author="Clau Kegode" w:date="2026-07-23T18:02:00Z" w16du:dateUtc="2026-07-23T15:02:00Z"/>
        </w:rPr>
      </w:pPr>
      <w:r>
        <w:t>Month fourteen. Cade was pulled into a remediation review after a difficult clinical rotation evaluation, the kind of formal meeting that can, in a worst case, add a semester or end a student's place in the program outright. It didn't end anything, but for about a week nobody could tell him that for certain, and it was a real, serious scare, the kind that would rattle anyone regardless of who they had around them. Dorian's reaction: "Okay, that's scary, but a remediation review isn't a dismissal. What does the appeal actually require, and do you want me to look at the timeline with you?" Practical, immediate, oriented toward the next step, no time spent dwelling on how bad it felt</w:t>
      </w:r>
      <w:ins w:id="32" w:author="Clau Kegode" w:date="2026-07-23T18:02:00Z" w16du:dateUtc="2026-07-23T15:02:00Z">
        <w:r w:rsidR="00D9193E">
          <w:t xml:space="preserve">. </w:t>
        </w:r>
      </w:ins>
      <w:ins w:id="33" w:author="Clau Kegode" w:date="2026-07-23T18:02:00Z">
        <w:r w:rsidR="00D9193E" w:rsidRPr="00D9193E">
          <w:t>Marcus's reaction was simple: "I mean, this is kind of what I was afraid would happen." He wasn't trying to criticize Cade—he genuinely wanted to help—but the words still landed differently. Instead of feeling like support, they felt like a quiet reminder that things were going exactly the way Marcus had feared.</w:t>
        </w:r>
      </w:ins>
      <w:del w:id="34" w:author="Clau Kegode" w:date="2026-07-23T18:02:00Z" w16du:dateUtc="2026-07-23T15:02:00Z">
        <w:r w:rsidDel="00D9193E">
          <w:delText>. Marcus's reaction: "I mean, this is kind of what I was afraid would happen," which, even said gently, even said while genuinely wanting to help, landed less like support and more like a scorecard being quietly updated and not in Cade's favor.</w:delText>
        </w:r>
      </w:del>
    </w:p>
    <w:p w14:paraId="7EECC08B" w14:textId="77777777" w:rsidR="0041780A" w:rsidRDefault="0041780A" w:rsidP="0041780A"/>
    <w:p w14:paraId="5BA39273" w14:textId="77777777" w:rsidR="0041780A" w:rsidRDefault="0041780A" w:rsidP="0041780A">
      <w:r>
        <w:t>Cade didn't sleep well for a few nights after that meeting, which is a fairly normal reaction to nearly losing two years of tuition and work overnight. What he noticed, almost against his will, was that the version of the week spent mostly around Dorian felt survivable, procedural, and temporary. The version of the same week spent mostly texting with Marcus felt like the beginning of the end. Nothing about the actual review had changed between those two versions of the week. Only the company had.</w:t>
      </w:r>
    </w:p>
    <w:p w14:paraId="2D362CA8" w14:textId="77777777" w:rsidR="0041780A" w:rsidRDefault="0041780A" w:rsidP="0041780A"/>
    <w:p w14:paraId="125BEB92" w14:textId="77777777" w:rsidR="0041780A" w:rsidRDefault="0041780A" w:rsidP="0041780A">
      <w:r>
        <w:t>MARCUS WASN'T THE VILLAIN.</w:t>
      </w:r>
    </w:p>
    <w:p w14:paraId="6B68FEE7" w14:textId="77777777" w:rsidR="0041780A" w:rsidRDefault="0041780A" w:rsidP="0041780A"/>
    <w:p w14:paraId="3607CCF8" w14:textId="0642B1C8" w:rsidR="0041780A" w:rsidDel="00D9193E" w:rsidRDefault="0041780A" w:rsidP="0041780A">
      <w:pPr>
        <w:rPr>
          <w:del w:id="35" w:author="Clau Kegode" w:date="2026-07-23T18:05:00Z" w16du:dateUtc="2026-07-23T15:05:00Z"/>
        </w:rPr>
      </w:pPr>
      <w:r>
        <w:t xml:space="preserve">Marcus was not a bad friend, and it's too easy an answer to reach for if it sounds like he was. </w:t>
      </w:r>
      <w:ins w:id="36" w:author="Clau Kegode" w:date="2026-07-23T18:03:00Z">
        <w:r w:rsidR="00D9193E" w:rsidRPr="00D9193E">
          <w:t>Marcus genuinely cared about Cade. Over those two years, he showed up for him in countless ways, even driving him to the airport twice without being asked. His concern came from a real place: he had watched his own brother take a similar risk, see it fail, and struggle to recover from the debt that followed.</w:t>
        </w:r>
      </w:ins>
      <w:del w:id="37" w:author="Clau Kegode" w:date="2026-07-23T18:03:00Z" w16du:dateUtc="2026-07-23T15:03:00Z">
        <w:r w:rsidDel="00D9193E">
          <w:delText>Marcus genuinely cared about Cade, showed up for him in plenty of other ways over those two years, and drove him to the airport twice without being asked, and his worry came from a real place, from watching his brother take a very similar risk that didn't work out and never quite recover from the debt</w:delText>
        </w:r>
      </w:del>
      <w:r>
        <w:t xml:space="preserve">. </w:t>
      </w:r>
      <w:ins w:id="38" w:author="Clau Kegode" w:date="2026-07-23T18:05:00Z">
        <w:r w:rsidR="00D9193E" w:rsidRPr="00D9193E">
          <w:t>But caring about someone and being the kind of person who can steady them during a difficult season are not always the same thing. Cade eventually had to accept that these were two different qualities in a friendship: someone could genuinely care about him while still not being able to provide the reassurance and support he needed during uncertain moments.</w:t>
        </w:r>
      </w:ins>
      <w:del w:id="39" w:author="Clau Kegode" w:date="2026-07-23T18:05:00Z" w16du:dateUtc="2026-07-23T15:05:00Z">
        <w:r w:rsidDel="00D9193E">
          <w:delText>But caring about someone and being useful ballast for their nervous system during a hard stretch aren't automatically the same thing, and Cade eventually had to admit those are two separate qualities in a friendship, not one, and that a person could be genuinely missing the second while still fully having the first.</w:delText>
        </w:r>
      </w:del>
    </w:p>
    <w:p w14:paraId="644F130B" w14:textId="77777777" w:rsidR="0041780A" w:rsidRDefault="0041780A" w:rsidP="0041780A"/>
    <w:p w14:paraId="489A7BBD" w14:textId="19B84E3D" w:rsidR="0041780A" w:rsidRDefault="0041780A" w:rsidP="0041780A">
      <w:r>
        <w:t xml:space="preserve">What Cade actually did, once he noticed the pattern, wasn't cut Marcus off. He just quietly stopped bringing his grades and evaluations to Marcus first. Big news went to Dorian initially and only reached Marcus secondhand, weeks later, once it had already settled into a plain fact </w:t>
      </w:r>
      <w:r>
        <w:lastRenderedPageBreak/>
        <w:t>rather than an open, anxious question still forming in Cade's own head. It's a small adjustment. It changed which emotional frame got to shape the news before Cade had fully formed his</w:t>
      </w:r>
      <w:ins w:id="40" w:author="Clau Kegode" w:date="2026-07-23T18:05:00Z" w16du:dateUtc="2026-07-23T15:05:00Z">
        <w:r w:rsidR="00D9193E">
          <w:t xml:space="preserve"> </w:t>
        </w:r>
      </w:ins>
      <w:del w:id="41" w:author="Clau Kegode" w:date="2026-07-23T18:05:00Z" w16du:dateUtc="2026-07-23T15:05:00Z">
        <w:r w:rsidDel="00D9193E">
          <w:delText xml:space="preserve"> own </w:delText>
        </w:r>
      </w:del>
      <w:r>
        <w:t>opinion of it, and that turned out to matter more than almost anything else he changed that year.</w:t>
      </w:r>
    </w:p>
    <w:p w14:paraId="6989ED54" w14:textId="77777777" w:rsidR="0041780A" w:rsidRDefault="0041780A" w:rsidP="0041780A"/>
    <w:p w14:paraId="6B62B064" w14:textId="77777777" w:rsidR="0041780A" w:rsidRDefault="0041780A" w:rsidP="0041780A">
      <w:r>
        <w:t>WHERE THEY ALL LANDED</w:t>
      </w:r>
    </w:p>
    <w:p w14:paraId="4415D65A" w14:textId="77777777" w:rsidR="0041780A" w:rsidRDefault="0041780A" w:rsidP="0041780A"/>
    <w:p w14:paraId="14CD1570" w14:textId="77777777" w:rsidR="0041780A" w:rsidRDefault="0041780A" w:rsidP="0041780A">
      <w:r>
        <w:t>Cade matched into a clinical placement he actually wanted at the end of the second year, and both Dorian and Marcus came to the small dinner his parents threw to mark it. Marcus raised a glass and said he was proud of him and meant it, visibly, and Cade believed him without reservation. Later that same night, a little looser after a few drinks, Marcus admitted, almost sideways, that watching Cade actually pull it off had made him think about his brother differently too, that maybe the unfinished degree hadn't been inevitable so much as unlucky timing and a program that never quite fit him.</w:t>
      </w:r>
    </w:p>
    <w:p w14:paraId="1ABC1BE4" w14:textId="77777777" w:rsidR="0041780A" w:rsidRDefault="0041780A" w:rsidP="0041780A"/>
    <w:p w14:paraId="3D86C821" w14:textId="4E758512" w:rsidR="0041780A" w:rsidDel="00D9193E" w:rsidRDefault="0041780A" w:rsidP="0041780A">
      <w:pPr>
        <w:rPr>
          <w:del w:id="42" w:author="Clau Kegode" w:date="2026-07-23T18:07:00Z" w16du:dateUtc="2026-07-23T15:07:00Z"/>
        </w:rPr>
      </w:pPr>
      <w:r>
        <w:t xml:space="preserve">The contagion research doesn't say the version of Cade near Marcus was doomed, and it isn't really about picking better friends and discarding worse ones. </w:t>
      </w:r>
      <w:ins w:id="43" w:author="Clau Kegode" w:date="2026-07-23T18:07:00Z">
        <w:r w:rsidR="00D9193E" w:rsidRPr="00D9193E">
          <w:t>It suggests that this version of Cade had a more difficult emotional journey, not because of his actual grades, but because his confidence was often shaped by the reactions and moods of the people around him.</w:t>
        </w:r>
      </w:ins>
      <w:del w:id="44" w:author="Clau Kegode" w:date="2026-07-23T18:07:00Z" w16du:dateUtc="2026-07-23T15:07:00Z">
        <w:r w:rsidDel="00D9193E">
          <w:delText>It says that version of Cade had a slightly steeper hill to climb emotionally, for reasons that had very little to do with his actual grades and quite a lot to do with whose mood he happened to be standing closest to that week.</w:delText>
        </w:r>
      </w:del>
    </w:p>
    <w:p w14:paraId="76B86CB5" w14:textId="77777777" w:rsidR="0041780A" w:rsidRDefault="0041780A" w:rsidP="0041780A"/>
    <w:p w14:paraId="1C2F49FA" w14:textId="77777777" w:rsidR="0041780A" w:rsidRDefault="0041780A" w:rsidP="0041780A">
      <w:r>
        <w:t>WHAT TO DO WITH YOUR OWN MARCUS</w:t>
      </w:r>
    </w:p>
    <w:p w14:paraId="5D35B6CA" w14:textId="77777777" w:rsidR="0041780A" w:rsidRDefault="0041780A" w:rsidP="0041780A"/>
    <w:p w14:paraId="70B23B59" w14:textId="77777777" w:rsidR="0041780A" w:rsidRDefault="0041780A" w:rsidP="0041780A">
      <w:r>
        <w:t>If you're in the middle of a hard, uncertain stretch right now and you've got a Marcus in your life, the honest, unglamorous takeaway is this: you probably don't need to lose that friendship, and you shouldn't feel obligated to stage some dramatic confrontation about it. You might just need to notice which version of the week you're standing in when you check your</w:t>
      </w:r>
      <w:del w:id="45" w:author="Clau Kegode" w:date="2026-07-23T18:07:00Z" w16du:dateUtc="2026-07-23T15:07:00Z">
        <w:r w:rsidDel="00D9193E">
          <w:delText xml:space="preserve"> own</w:delText>
        </w:r>
      </w:del>
      <w:r>
        <w:t xml:space="preserve"> results and make sure you're not letting someone else's fear write the caption underneath them before you've had a real chance to read them yourself.</w:t>
      </w:r>
    </w:p>
    <w:p w14:paraId="009BA89E" w14:textId="77777777" w:rsidR="0041780A" w:rsidRDefault="0041780A" w:rsidP="0041780A"/>
    <w:p w14:paraId="6EA05C6F" w14:textId="31A9ABDB" w:rsidR="0041780A" w:rsidRDefault="0041780A" w:rsidP="0041780A">
      <w:r>
        <w:t xml:space="preserve">This isn't permission to only surround yourself with people who agree with you or to treat every doubter as a threat to be managed, either. Some of the most useful things said to Cade over those two years actually came from Marcus, buried inside the anxious framing—real questions about the appeal process and about what the program's fine print actually said, which Dorian, in his optimism, never thought to ask. Cade eventually got better at taking Marcus's concern and stripping the anxious tone off it, keeping the actual question underneath. "What does the appeal actually require?" is, stripped of the tone it usually arrives in, a genuinely </w:t>
      </w:r>
      <w:ins w:id="46" w:author="Clau Kegode" w:date="2026-07-23T18:08:00Z" w16du:dateUtc="2026-07-23T15:08:00Z">
        <w:r w:rsidR="00441302">
          <w:t>excellent</w:t>
        </w:r>
      </w:ins>
      <w:del w:id="47" w:author="Clau Kegode" w:date="2026-07-23T18:08:00Z" w16du:dateUtc="2026-07-23T15:08:00Z">
        <w:r w:rsidDel="00441302">
          <w:delText>good</w:delText>
        </w:r>
      </w:del>
      <w:r>
        <w:t xml:space="preserve"> question. It just needed to be asked by Cade himself, on his own schedule, rather than absorbed secondhand at the exact moment he was most vulnerable to it.</w:t>
      </w:r>
    </w:p>
    <w:p w14:paraId="19070085" w14:textId="77777777" w:rsidR="0041780A" w:rsidRDefault="0041780A" w:rsidP="0041780A"/>
    <w:p w14:paraId="3CABA670" w14:textId="77777777" w:rsidR="0041780A" w:rsidRDefault="0041780A" w:rsidP="0041780A">
      <w:r>
        <w:t>Not choosing better friends. Learning to separate the information a person is giving you from the mood they're handing it to you in and deciding, deliberately, which one you're going to let shape your week.</w:t>
      </w:r>
    </w:p>
    <w:p w14:paraId="201CF267" w14:textId="77777777" w:rsidR="0041780A" w:rsidRDefault="0041780A" w:rsidP="0041780A"/>
    <w:p w14:paraId="118C197C" w14:textId="77777777" w:rsidR="0041780A" w:rsidRDefault="0041780A" w:rsidP="0041780A">
      <w:r>
        <w:t>==================================================</w:t>
      </w:r>
    </w:p>
    <w:p w14:paraId="46BA6923" w14:textId="77777777" w:rsidR="0041780A" w:rsidRDefault="0041780A" w:rsidP="0041780A"/>
    <w:p w14:paraId="78603B4E" w14:textId="77777777" w:rsidR="0041780A" w:rsidRDefault="0041780A" w:rsidP="0041780A">
      <w:r>
        <w:t>SCRIPT 4—POV: YOU JOIN A STARTUP, AND IT NEARLY ENDS YOUR CAREER</w:t>
      </w:r>
    </w:p>
    <w:p w14:paraId="1ED00624" w14:textId="77777777" w:rsidR="0041780A" w:rsidRDefault="0041780A" w:rsidP="0041780A"/>
    <w:p w14:paraId="2D884EA6" w14:textId="77777777" w:rsidR="0041780A" w:rsidRDefault="0041780A" w:rsidP="0041780A">
      <w:r>
        <w:t>A LAPTOP IN THE CLOSET</w:t>
      </w:r>
    </w:p>
    <w:p w14:paraId="613DF94A" w14:textId="77777777" w:rsidR="0041780A" w:rsidRDefault="0041780A" w:rsidP="0041780A"/>
    <w:p w14:paraId="2191748F" w14:textId="77777777" w:rsidR="0041780A" w:rsidRDefault="0041780A" w:rsidP="0041780A">
      <w:r>
        <w:t>There's a laptop sitting in Cade's closet right now, three generations old, with a dead battery and a sticker half peeled off the lid from a company that no longer exists. He hasn't opened it in two years. He also hasn't thrown it away, and if you ask him why, he doesn't really have a clean answer beyond: some objects end up carrying more of a story than they should.</w:t>
      </w:r>
    </w:p>
    <w:p w14:paraId="64316245" w14:textId="77777777" w:rsidR="0041780A" w:rsidRDefault="0041780A" w:rsidP="0041780A"/>
    <w:p w14:paraId="5593E67A" w14:textId="77777777" w:rsidR="0041780A" w:rsidRDefault="0041780A" w:rsidP="0041780A">
      <w:r>
        <w:t>That laptop was issued to Cade on his first day at a well-funded logistics startup, the one he left a stable corporate operations job to join. It's the same laptop that was still open on his kitchen table nine months later, at two in the morning, while he tried to figure out whether the company he'd bet his career on was actually going to make payroll that Friday.</w:t>
      </w:r>
    </w:p>
    <w:p w14:paraId="25FDC85D" w14:textId="77777777" w:rsidR="0041780A" w:rsidRDefault="0041780A" w:rsidP="0041780A"/>
    <w:p w14:paraId="13FC5CCC" w14:textId="77777777" w:rsidR="0041780A" w:rsidRDefault="0041780A" w:rsidP="0041780A">
      <w:r>
        <w:t>THE FIRST DAY</w:t>
      </w:r>
    </w:p>
    <w:p w14:paraId="5380BCC0" w14:textId="77777777" w:rsidR="0041780A" w:rsidRDefault="0041780A" w:rsidP="0041780A"/>
    <w:p w14:paraId="0CD5E5E6" w14:textId="77777777" w:rsidR="0041780A" w:rsidRDefault="0041780A" w:rsidP="0041780A">
      <w:r>
        <w:t>Cade was twenty-nine when he got the offer. He'd spent five years at a mid-sized corporate logistics firm, doing competent work, earning decent pay, and holding a title that made sense to people at parties. The startup offer came with a title bump, a modest pay cut he told himself was temporary, and equity paperwork he skimmed more than he actually read, mostly because the numbers on the page looked so large they didn't feel entirely real. The laptop arrived before he did, sitting in a box on his new desk, still smelling faintly of the factory it came from. He remembers feeling, opening it that first morning, like he'd finally stepped into the version of his career he was supposed to be living.</w:t>
      </w:r>
    </w:p>
    <w:p w14:paraId="04E15B5C" w14:textId="77777777" w:rsidR="0041780A" w:rsidRDefault="0041780A" w:rsidP="0041780A"/>
    <w:p w14:paraId="547A91BE" w14:textId="77777777" w:rsidR="0041780A" w:rsidRDefault="0041780A" w:rsidP="0041780A">
      <w:r>
        <w:t>For the first two months, that feeling held. The laptop was covered in stickers within weeks, conference swag, an inside joke from a Slack channel, and a small flag from the company's first international client. It looked and felt like it belonged to someone building something real. His old corporate coworkers texted him asking how the "startup life" was treating him, and he sent back photos of the office kitchen stocked with free snacks, feeling, for once, like the more interesting version of the story between them. He also, around that time, upgraded his phone plan and put a down payment on a slightly nicer car, small signals to himself that this new version of his career was permanent, decisions he'd end up regretting the details of, if not the underlying optimism, less than a year later.</w:t>
      </w:r>
    </w:p>
    <w:p w14:paraId="7D35FE23" w14:textId="77777777" w:rsidR="0041780A" w:rsidRDefault="0041780A" w:rsidP="0041780A"/>
    <w:p w14:paraId="1B6375EF" w14:textId="77777777" w:rsidR="0041780A" w:rsidRDefault="0041780A" w:rsidP="0041780A">
      <w:r>
        <w:t>THE CRACKS BEGIN</w:t>
      </w:r>
    </w:p>
    <w:p w14:paraId="51B016FB" w14:textId="77777777" w:rsidR="0041780A" w:rsidRDefault="0041780A" w:rsidP="0041780A"/>
    <w:p w14:paraId="6B6E8E1F" w14:textId="77777777" w:rsidR="0041780A" w:rsidRDefault="0041780A" w:rsidP="0041780A">
      <w:r>
        <w:t>Then the cracks started, quietly at first, the way they usually do. A payroll email that arrived four days late with a vague apology about "a banking transition." A VP who left abruptly, with no internal explanation, his Slack account deactivated within the hour, like he'd never existed. Cade kept working. The laptop kept opening every morning, same as always, but the meetings on it got shorter and vaguer, and the roadmap slides stopped having dates on them, replaced with soft phrases like "targeting Q3, pending resources" that meant, in practice, nobody actually knew.</w:t>
      </w:r>
    </w:p>
    <w:p w14:paraId="0B4F2D88" w14:textId="77777777" w:rsidR="0041780A" w:rsidRDefault="0041780A" w:rsidP="0041780A"/>
    <w:p w14:paraId="77926E07" w14:textId="60555706" w:rsidR="0041780A" w:rsidRDefault="0041780A" w:rsidP="0041780A">
      <w:r>
        <w:lastRenderedPageBreak/>
        <w:t xml:space="preserve">By month seven, it </w:t>
      </w:r>
      <w:ins w:id="48" w:author="Clau Kegode" w:date="2026-07-23T18:09:00Z" w16du:dateUtc="2026-07-23T15:09:00Z">
        <w:r w:rsidR="00441302">
          <w:t>is</w:t>
        </w:r>
      </w:ins>
      <w:del w:id="49" w:author="Clau Kegode" w:date="2026-07-23T18:09:00Z" w16du:dateUtc="2026-07-23T15:09:00Z">
        <w:r w:rsidDel="00441302">
          <w:delText>was</w:delText>
        </w:r>
      </w:del>
      <w:r>
        <w:t xml:space="preserve"> clear the company was in real trouble, the kind that isn't fixed by a good quarter. Funding that was supposed to close had quietly fallen through, something Cade only pieced together from overheard hallway conversations rather than any actual announcement. Two rounds of layoffs happened in six weeks, and Cade survived both, which felt less like relief and more like being handed extra weight each time, since the same amount of work now belonged to fewer people, and the people who remained stopped making eye contact in the kitchen the way they used to, like everyone was quietly doing the same math about who was next.</w:t>
      </w:r>
    </w:p>
    <w:p w14:paraId="47940884" w14:textId="77777777" w:rsidR="0041780A" w:rsidRDefault="0041780A" w:rsidP="0041780A"/>
    <w:p w14:paraId="1517811A" w14:textId="77777777" w:rsidR="0041780A" w:rsidRDefault="0041780A" w:rsidP="0041780A">
      <w:r>
        <w:t>A coworker Cade had gotten close to, someone he used to grab lunch with most days, was part of the second round. She found out over a video call that lasted four minutes and texted him afterward just to say she was locked out of her email already. He remembers not knowing what to say back and eventually just sending her a coffee gift card, which felt inadequate the moment he hit send but was also the only gesture that occurred to him at the time.</w:t>
      </w:r>
    </w:p>
    <w:p w14:paraId="41C0916C" w14:textId="77777777" w:rsidR="0041780A" w:rsidRDefault="0041780A" w:rsidP="0041780A"/>
    <w:p w14:paraId="1397A0F2" w14:textId="77777777" w:rsidR="0041780A" w:rsidRDefault="0041780A" w:rsidP="0041780A">
      <w:r>
        <w:t>TWO IN THE MORNING</w:t>
      </w:r>
    </w:p>
    <w:p w14:paraId="3B062D0B" w14:textId="77777777" w:rsidR="0041780A" w:rsidRDefault="0041780A" w:rsidP="0041780A"/>
    <w:p w14:paraId="76FAE39F" w14:textId="77777777" w:rsidR="0041780A" w:rsidRDefault="0041780A" w:rsidP="0041780A">
      <w:r>
        <w:t>Month nine is the two-in-the-morning kitchen table scene. The company missed payroll by three days, quietly; no formal announcement, just a text from a coworker asking if Cade's direct deposit had landed either. It hadn't. He sat there with the laptop open to his</w:t>
      </w:r>
      <w:del w:id="50" w:author="Clau Kegode" w:date="2026-07-23T18:10:00Z" w16du:dateUtc="2026-07-23T15:10:00Z">
        <w:r w:rsidDel="00441302">
          <w:delText xml:space="preserve"> own</w:delText>
        </w:r>
      </w:del>
      <w:r>
        <w:t xml:space="preserve"> banking app, doing math that kept landing on numbers he didn't like, his rent due in six days and a car payment due in nine, wondering if he'd made an enormous, expensive mistake leaving a stable job for a title and a sticker-covered laptop that might be worthless in a month. He didn't sleep much that night. He remembers the specific sound the laptop fan made, a little too loud, a little too constant, like it was working harder than it should have needed to for the amount of actual work happening on it by then. He also remembers, oddly specifically, that he ate cereal standing over the sink at three in the morning because sitting down felt like admitting how long he'd been awake.</w:t>
      </w:r>
    </w:p>
    <w:p w14:paraId="11FB48CB" w14:textId="77777777" w:rsidR="0041780A" w:rsidRDefault="0041780A" w:rsidP="0041780A"/>
    <w:p w14:paraId="70245B4D" w14:textId="77777777" w:rsidR="0041780A" w:rsidRDefault="0041780A" w:rsidP="0041780A">
      <w:r>
        <w:t>HOW IT ENDED</w:t>
      </w:r>
    </w:p>
    <w:p w14:paraId="3DCF84B8" w14:textId="77777777" w:rsidR="0041780A" w:rsidRDefault="0041780A" w:rsidP="0041780A"/>
    <w:p w14:paraId="5D236879" w14:textId="3DBAF9C8" w:rsidR="0041780A" w:rsidDel="00441302" w:rsidRDefault="0041780A" w:rsidP="0041780A">
      <w:pPr>
        <w:rPr>
          <w:del w:id="51" w:author="Clau Kegode" w:date="2026-07-23T18:12:00Z" w16du:dateUtc="2026-07-23T15:12:00Z"/>
        </w:rPr>
      </w:pPr>
      <w:r>
        <w:t xml:space="preserve">The startup folded completely eleven months after Cade joined. Not dramatically. No press release. A short all-hands call, forty minutes, mostly logistics about final paychecks and health insurance cutoff dates. He was </w:t>
      </w:r>
      <w:ins w:id="52" w:author="Clau Kegode" w:date="2026-07-23T18:10:00Z" w16du:dateUtc="2026-07-23T15:10:00Z">
        <w:r w:rsidR="00441302">
          <w:t>asked</w:t>
        </w:r>
      </w:ins>
      <w:del w:id="53" w:author="Clau Kegode" w:date="2026-07-23T18:10:00Z" w16du:dateUtc="2026-07-23T15:10:00Z">
        <w:r w:rsidDel="00441302">
          <w:delText>told</w:delText>
        </w:r>
      </w:del>
      <w:r>
        <w:t xml:space="preserve"> to keep the laptop, since nobody was coming to collect it, and there was something almost insulting about that small kindness, like being handed a participation trophy for a season that ended badly. </w:t>
      </w:r>
      <w:ins w:id="54" w:author="Clau Kegode" w:date="2026-07-23T18:12:00Z">
        <w:r w:rsidR="00441302" w:rsidRPr="00441302">
          <w:t>He closed the lid that day and left it untouched for a long time. Not because he chose to move on, but because he no longer needed anything from it.</w:t>
        </w:r>
      </w:ins>
      <w:del w:id="55" w:author="Clau Kegode" w:date="2026-07-23T18:12:00Z" w16du:dateUtc="2026-07-23T15:12:00Z">
        <w:r w:rsidDel="00441302">
          <w:delText>He closed the lid that day and didn't open it again for a long time, not out of any decision, just because there was nothing left on it he needed.</w:delText>
        </w:r>
      </w:del>
    </w:p>
    <w:p w14:paraId="326BDDCC" w14:textId="77777777" w:rsidR="0041780A" w:rsidRDefault="0041780A" w:rsidP="0041780A"/>
    <w:p w14:paraId="6F28ADE7" w14:textId="77777777" w:rsidR="0041780A" w:rsidRDefault="0041780A" w:rsidP="0041780A">
      <w:r>
        <w:t>WHAT THE JOB MARKET DID NEXT</w:t>
      </w:r>
    </w:p>
    <w:p w14:paraId="06A46C1C" w14:textId="77777777" w:rsidR="0041780A" w:rsidRDefault="0041780A" w:rsidP="0041780A"/>
    <w:p w14:paraId="6CD424F1" w14:textId="00FCD917" w:rsidR="0041780A" w:rsidRDefault="0041780A" w:rsidP="0041780A">
      <w:r>
        <w:t>The part of the story that i</w:t>
      </w:r>
      <w:ins w:id="56" w:author="Clau Kegode" w:date="2026-07-23T18:13:00Z" w16du:dateUtc="2026-07-23T15:13:00Z">
        <w:r w:rsidR="00441302">
          <w:t>s rarely</w:t>
        </w:r>
      </w:ins>
      <w:del w:id="57" w:author="Clau Kegode" w:date="2026-07-23T18:13:00Z" w16du:dateUtc="2026-07-23T15:13:00Z">
        <w:r w:rsidDel="00441302">
          <w:delText>sn't usually</w:delText>
        </w:r>
      </w:del>
      <w:r>
        <w:t xml:space="preserve"> told is the part that</w:t>
      </w:r>
      <w:ins w:id="58" w:author="Clau Kegode" w:date="2026-07-23T18:14:00Z" w16du:dateUtc="2026-07-23T15:14:00Z">
        <w:r w:rsidR="00441302">
          <w:t xml:space="preserve"> feels</w:t>
        </w:r>
      </w:ins>
      <w:del w:id="59" w:author="Clau Kegode" w:date="2026-07-23T18:14:00Z" w16du:dateUtc="2026-07-23T15:14:00Z">
        <w:r w:rsidDel="00441302">
          <w:delText>'s</w:delText>
        </w:r>
      </w:del>
      <w:r>
        <w:t xml:space="preserve"> less satisfying than either the rise or the collapse. Cade went back to corporate work afterward, at a firm smaller than his old one, and had to sit through an interview where a hiring manager asked, not unkindly but directly, why he'd leave a stable path for "something so obviously risky." There's real research on exactly that </w:t>
      </w:r>
      <w:r>
        <w:lastRenderedPageBreak/>
        <w:t xml:space="preserve">reaction. A study looking at hiring patterns found that former startup founders and early employees received roughly forty-three percent fewer callbacks than candidates without that background, and the gap was even wider for people whose startups had visibly failed. The market doesn't just shrug off a failed venture on a resume. </w:t>
      </w:r>
      <w:ins w:id="60" w:author="Clau Kegode" w:date="2026-07-23T18:16:00Z">
        <w:r w:rsidR="00441302" w:rsidRPr="00441302">
          <w:t>It quietly penalizes people who don't fit the usual profile, at least on the first pass, before anyone has had a real conversation with them.</w:t>
        </w:r>
      </w:ins>
      <w:ins w:id="61" w:author="Clau Kegode" w:date="2026-07-23T18:16:00Z" w16du:dateUtc="2026-07-23T15:16:00Z">
        <w:r w:rsidR="00441302">
          <w:t xml:space="preserve"> </w:t>
        </w:r>
      </w:ins>
      <w:del w:id="62" w:author="Clau Kegode" w:date="2026-07-23T18:16:00Z" w16du:dateUtc="2026-07-23T15:16:00Z">
        <w:r w:rsidDel="00441302">
          <w:delText xml:space="preserve">It quietly penalizes it, at least on the first pass, before anyone's had a real conversation with you. </w:delText>
        </w:r>
      </w:del>
      <w:r>
        <w:t>Cade sent out over thirty applications before that one interview turned into an offer, more than he'd ever needed to send at any point in his corporate career before the startup.</w:t>
      </w:r>
    </w:p>
    <w:p w14:paraId="219A294A" w14:textId="77777777" w:rsidR="0041780A" w:rsidRDefault="0041780A" w:rsidP="0041780A"/>
    <w:p w14:paraId="322EB98D" w14:textId="77777777" w:rsidR="0041780A" w:rsidRDefault="0041780A" w:rsidP="0041780A">
      <w:r>
        <w:t>REBUILDING</w:t>
      </w:r>
    </w:p>
    <w:p w14:paraId="45911C81" w14:textId="77777777" w:rsidR="0041780A" w:rsidRDefault="0041780A" w:rsidP="0041780A"/>
    <w:p w14:paraId="6AFF693C" w14:textId="77777777" w:rsidR="0041780A" w:rsidRDefault="0041780A" w:rsidP="0041780A">
      <w:r>
        <w:t>Cade took the corporate job anyway, at a lower title than the one on his old business cards, swallowing a version of pride he didn't know he had until he had to hand it over, and spent about a year rebuilding, doing competent, forgettable work, the</w:t>
      </w:r>
      <w:del w:id="63" w:author="Clau Kegode" w:date="2026-07-23T18:17:00Z" w16du:dateUtc="2026-07-23T15:17:00Z">
        <w:r w:rsidDel="00441302">
          <w:delText xml:space="preserve"> same</w:delText>
        </w:r>
      </w:del>
      <w:r>
        <w:t xml:space="preserve"> laptop now retired to the closet because the company issued him a new one on day one, a clean one, no stickers, no history, which felt appropriate at the time. He kept his head down that first year in a way he never had before, avoiding the kind of ambitious side conversations that had gotten him excited about the startup offer in the first place, mostly out of a residual wariness he couldn't quite shake.</w:t>
      </w:r>
    </w:p>
    <w:p w14:paraId="637523F9" w14:textId="77777777" w:rsidR="0041780A" w:rsidRDefault="0041780A" w:rsidP="0041780A"/>
    <w:p w14:paraId="1FF1E6FE" w14:textId="77777777" w:rsidR="0041780A" w:rsidRDefault="0041780A" w:rsidP="0041780A">
      <w:r>
        <w:t>THE PIVOT NOBODY PLANNED</w:t>
      </w:r>
    </w:p>
    <w:p w14:paraId="1E376874" w14:textId="77777777" w:rsidR="0041780A" w:rsidRDefault="0041780A" w:rsidP="0041780A"/>
    <w:p w14:paraId="4EAEFD3C" w14:textId="77777777" w:rsidR="0041780A" w:rsidRDefault="0041780A" w:rsidP="0041780A">
      <w:r>
        <w:t>The part that actually changes the shape of this story is quieter than either the rise or the collapse. Eighteen months into that rebuilding job, Cade started a small operations consulting practice on the side, helping early-stage logistics companies avoid exactly the mistakes he'd lived through: unclear cash runway communication, roadmap slides with no real dates, and leadership that goes quiet right before something breaks. Within a year, it had grown into his full-time work, and it's now more successful, by revenue, than either the startup or the corporate job that came before it, something he genuinely didn't see coming while he was living through the worst of it.</w:t>
      </w:r>
    </w:p>
    <w:p w14:paraId="2A35D17F" w14:textId="77777777" w:rsidR="0041780A" w:rsidRDefault="0041780A" w:rsidP="0041780A"/>
    <w:p w14:paraId="6DB2C1C9" w14:textId="77777777" w:rsidR="0041780A" w:rsidRDefault="0041780A" w:rsidP="0041780A">
      <w:r>
        <w:t>WHY FAILURE WASN'T WASTED</w:t>
      </w:r>
    </w:p>
    <w:p w14:paraId="7DC13540" w14:textId="77777777" w:rsidR="0041780A" w:rsidRDefault="0041780A" w:rsidP="0041780A"/>
    <w:p w14:paraId="7824D48E" w14:textId="195DABCF" w:rsidR="0041780A" w:rsidRDefault="00441302" w:rsidP="0041780A">
      <w:ins w:id="64" w:author="Clau Kegode" w:date="2026-07-23T18:17:00Z" w16du:dateUtc="2026-07-23T15:17:00Z">
        <w:r>
          <w:t>It</w:t>
        </w:r>
      </w:ins>
      <w:del w:id="65" w:author="Clau Kegode" w:date="2026-07-23T18:17:00Z" w16du:dateUtc="2026-07-23T15:17:00Z">
        <w:r w:rsidR="0041780A" w:rsidDel="00441302">
          <w:delText>This</w:delText>
        </w:r>
      </w:del>
      <w:r w:rsidR="0041780A">
        <w:t xml:space="preserve"> isn't a coincidence, and it isn't just grit either, even though grit is the word people reach for first. There's research on this specific pattern, out of Harvard Business School, that first-time founders and early operators succeed at roughly twenty-one percent, a number that barely moves for people whose first venture failed, sitting around twenty-two percent. But people who've already had one success behind them jump to something closer to thirty percent, sometimes cited even higher in later studies. The interesting wrinkle, the one that applies to Cade, is that the scar tissue from a failure isn't neutral. It's not nothing, and it's not the same as a win. But it clearly isn't wasted either. It shows up later, in judgment you didn't have before, in warning signs you now notice in month three instead of month nine, and in the way Cade now hears a client mention a vague fundraising timeline and knows, immediately, exactly what that vagueness usually means and asks about it directly instead of letting it slide the way he once did.</w:t>
      </w:r>
    </w:p>
    <w:p w14:paraId="37FB329D" w14:textId="77777777" w:rsidR="0041780A" w:rsidRDefault="0041780A" w:rsidP="0041780A"/>
    <w:p w14:paraId="3AD18195" w14:textId="77777777" w:rsidR="0041780A" w:rsidRDefault="0041780A" w:rsidP="0041780A">
      <w:r>
        <w:lastRenderedPageBreak/>
        <w:t>WHAT MOST VERSIONS OF THIS STORY SKIP</w:t>
      </w:r>
    </w:p>
    <w:p w14:paraId="12651516" w14:textId="77777777" w:rsidR="0041780A" w:rsidRDefault="0041780A" w:rsidP="0041780A"/>
    <w:p w14:paraId="4AE6AC4E" w14:textId="77777777" w:rsidR="0041780A" w:rsidRDefault="0041780A" w:rsidP="0041780A">
      <w:r>
        <w:t>Most versions of this story skip something. Cade didn't choose the corporate detour as some clever, deliberate strategy toward a bigger comeback. He took it because he needed a paycheck and his savings were nearly gone. The consulting business wasn't a grand plan either. It started because a former colleague, someone who'd also survived those two rounds of layoffs, asked him for advice over coffee, half joking, and Cade realized halfway through that conversation that he actually had something valuable to say, something he'd paid for the hard way and hadn't yet found a use for.</w:t>
      </w:r>
    </w:p>
    <w:p w14:paraId="0E6D18D6" w14:textId="77777777" w:rsidR="0041780A" w:rsidRDefault="0041780A" w:rsidP="0041780A"/>
    <w:p w14:paraId="0A5E7DD2" w14:textId="77777777" w:rsidR="0041780A" w:rsidRDefault="0041780A" w:rsidP="0041780A">
      <w:r>
        <w:t>He also admits, when pushed, that he's not fully over the experience even now. He still checks his</w:t>
      </w:r>
      <w:del w:id="66" w:author="Clau Kegode" w:date="2026-07-23T18:17:00Z" w16du:dateUtc="2026-07-23T15:17:00Z">
        <w:r w:rsidDel="007C12EC">
          <w:delText xml:space="preserve"> o</w:delText>
        </w:r>
        <w:r w:rsidDel="00441302">
          <w:delText>wn</w:delText>
        </w:r>
      </w:del>
      <w:r>
        <w:t xml:space="preserve"> consulting clients' payroll timing more carefully than he probably needs to, a small habit that's really just an old fear wearing a professional disguise.</w:t>
      </w:r>
    </w:p>
    <w:p w14:paraId="660D9DFB" w14:textId="77777777" w:rsidR="0041780A" w:rsidRDefault="0041780A" w:rsidP="0041780A"/>
    <w:p w14:paraId="337284F8" w14:textId="77777777" w:rsidR="0041780A" w:rsidRDefault="0041780A" w:rsidP="0041780A">
      <w:r>
        <w:t>WHAT HE'D TELL THE VERSION OF HIMSELF WHO SIGNED THE OFFER</w:t>
      </w:r>
    </w:p>
    <w:p w14:paraId="4B63EF51" w14:textId="77777777" w:rsidR="0041780A" w:rsidRDefault="0041780A" w:rsidP="0041780A"/>
    <w:p w14:paraId="53E0CC5E" w14:textId="77777777" w:rsidR="0041780A" w:rsidRDefault="0041780A" w:rsidP="0041780A">
      <w:r>
        <w:t>If Cade could go back and talk to the twenty-nine-year-old signing that startup offer, he says he wouldn't tell him not to sign it. That surprised me when he first said it. What he'd tell him instead is narrower: read the funding stage before you accept, ask direct questions about runway in the interview instead of assuming it's rude to ask, and keep an emergency fund separate from the one you'd normally use for a corporate job, because a startup's bad month can arrive with almost no warning at all, unlike a slow, visible decline at a larger company. He didn't know any of that at twenty-nine. He knows all of it now, mostly because of what the laptop in his closet cost him to learn.</w:t>
      </w:r>
    </w:p>
    <w:p w14:paraId="720D1919" w14:textId="77777777" w:rsidR="0041780A" w:rsidRDefault="0041780A" w:rsidP="0041780A"/>
    <w:p w14:paraId="7B88C3F2" w14:textId="77777777" w:rsidR="0041780A" w:rsidRDefault="0041780A" w:rsidP="0041780A">
      <w:r>
        <w:t>THE LAPTOP TODAY</w:t>
      </w:r>
    </w:p>
    <w:p w14:paraId="48D22276" w14:textId="77777777" w:rsidR="0041780A" w:rsidRDefault="0041780A" w:rsidP="0041780A"/>
    <w:p w14:paraId="4080D2F9" w14:textId="77777777" w:rsidR="0041780A" w:rsidRDefault="0041780A" w:rsidP="0041780A">
      <w:r>
        <w:t>The laptop is still in the closet. Cade says he'll probably get rid of it eventually, once it stops feeling like it belongs to someone. For now, it sits there, closed, battery long dead, still wearing a sticker from a company that no longer exists, next to a business card box from the job he took right after, from a title that felt, at the time, like a step backward instead of the ground he'd eventually build the rest of it on.</w:t>
      </w:r>
    </w:p>
    <w:p w14:paraId="292A6696" w14:textId="77777777" w:rsidR="0041780A" w:rsidRDefault="0041780A" w:rsidP="0041780A"/>
    <w:p w14:paraId="5AAE50F2" w14:textId="77777777" w:rsidR="0041780A" w:rsidRDefault="0041780A" w:rsidP="0041780A">
      <w:r>
        <w:t>==================================================</w:t>
      </w:r>
    </w:p>
    <w:p w14:paraId="6C64468D" w14:textId="77777777" w:rsidR="0041780A" w:rsidRDefault="0041780A" w:rsidP="0041780A"/>
    <w:p w14:paraId="5DF38BFA" w14:textId="77777777" w:rsidR="0041780A" w:rsidRDefault="0041780A" w:rsidP="0041780A">
      <w:r>
        <w:t>SCRIPT 5 — POV: YOU RETIRE RICH WITHOUT EVER STARTING A BUSINESS</w:t>
      </w:r>
    </w:p>
    <w:p w14:paraId="634DE04B" w14:textId="77777777" w:rsidR="0041780A" w:rsidRDefault="0041780A" w:rsidP="0041780A"/>
    <w:p w14:paraId="3DA27B5B" w14:textId="77777777" w:rsidR="0041780A" w:rsidRDefault="0041780A" w:rsidP="0041780A">
      <w:r>
        <w:t>RETIREMENT DAY</w:t>
      </w:r>
    </w:p>
    <w:p w14:paraId="1D63314B" w14:textId="77777777" w:rsidR="0041780A" w:rsidRDefault="0041780A" w:rsidP="0041780A"/>
    <w:p w14:paraId="0166DEEB" w14:textId="7CAD6956" w:rsidR="0041780A" w:rsidRDefault="0041780A" w:rsidP="0041780A">
      <w:r>
        <w:t>At fifty-two, Cade retired with just under 1.3 million dollars, all of it built from a job he never loved, never quit, and never turned into a business. No startup. No side hustle that scaled. Just twenty-seven years of the same unremarkable habit, repeated so many times</w:t>
      </w:r>
      <w:ins w:id="67" w:author="Clau Kegode" w:date="2026-07-23T18:18:00Z" w16du:dateUtc="2026-07-23T15:18:00Z">
        <w:r w:rsidR="007C12EC">
          <w:t xml:space="preserve"> until</w:t>
        </w:r>
      </w:ins>
      <w:r>
        <w:t xml:space="preserve"> it stopped feeling like a decision at all. To understand how someone gets there, it helps to start at the end and work backward, because the ending is the part that surprises people.</w:t>
      </w:r>
    </w:p>
    <w:p w14:paraId="62829A96" w14:textId="77777777" w:rsidR="0041780A" w:rsidRDefault="0041780A" w:rsidP="0041780A"/>
    <w:p w14:paraId="477155B1" w14:textId="77777777" w:rsidR="0041780A" w:rsidRDefault="0041780A" w:rsidP="0041780A">
      <w:r>
        <w:t>Age fifty-two, retirement day. Cade cleared out a desk he'd sat at, in one form or another, for over two decades at a mid-sized insurance company where he worked in claims administration. Nobody wrote an article about him. There was a sheet cake in the break room and a card with forty signatures, half of them from people who'd barely spoken to him in the hallway. His account balance, combining his 401k and a small taxable brokerage account, sat at 1.28 million dollars. He hadn't picked a single stock in his life. He'd never once timed the market. He'd just never really stopped.</w:t>
      </w:r>
    </w:p>
    <w:p w14:paraId="61F14D80" w14:textId="77777777" w:rsidR="0041780A" w:rsidRDefault="0041780A" w:rsidP="0041780A"/>
    <w:p w14:paraId="01371E6A" w14:textId="77777777" w:rsidR="0041780A" w:rsidRDefault="0041780A" w:rsidP="0041780A">
      <w:r>
        <w:t>He remembers driving home that last day with the windows down, in no particular hurry, and feeling almost let down by how ordinary the moment felt, like the ending should have come with more weight attached to it than a sheet cake and a parking spot he'd have to give up by Friday.</w:t>
      </w:r>
    </w:p>
    <w:p w14:paraId="3A968619" w14:textId="77777777" w:rsidR="0041780A" w:rsidRDefault="0041780A" w:rsidP="0041780A"/>
    <w:p w14:paraId="3BA352C3" w14:textId="77777777" w:rsidR="0041780A" w:rsidRDefault="0041780A" w:rsidP="0041780A">
      <w:r>
        <w:t>AGE FORTY-FIVE</w:t>
      </w:r>
    </w:p>
    <w:p w14:paraId="03AAD471" w14:textId="77777777" w:rsidR="0041780A" w:rsidRDefault="0041780A" w:rsidP="0041780A"/>
    <w:p w14:paraId="4BA49F1C" w14:textId="77777777" w:rsidR="0041780A" w:rsidRDefault="0041780A" w:rsidP="0041780A">
      <w:r>
        <w:t>Rewind to age forty-five. Cade's balance crossed 700,000 dollars that year, and for the first time, the account was earning more in a good year than his actual salary raises were adding. That's the point where compounding stops being a concept in a textbook and starts being something you can feel, a strange sensation. Cade has described it as watching a snowball you rolled a long time ago finally reach the bottom of a hill it took decades to walk. He mentioned the number once to a coworker over lunch, almost sheepishly, and the coworker didn't believe him at first, assuming he must have inherited something, since nothing about Cade's visible lifestyle suggested that kind of balance sitting quietly in an account nobody ever saw.</w:t>
      </w:r>
    </w:p>
    <w:p w14:paraId="0578C786" w14:textId="77777777" w:rsidR="0041780A" w:rsidRDefault="0041780A" w:rsidP="0041780A"/>
    <w:p w14:paraId="058B04B3" w14:textId="77777777" w:rsidR="0041780A" w:rsidRDefault="0041780A" w:rsidP="0041780A">
      <w:r>
        <w:t>AGE THIRTY-FIVE, THE FLATTEST DECADE</w:t>
      </w:r>
    </w:p>
    <w:p w14:paraId="413FF02A" w14:textId="77777777" w:rsidR="0041780A" w:rsidRDefault="0041780A" w:rsidP="0041780A"/>
    <w:p w14:paraId="4CED4A62" w14:textId="3BB64CD9" w:rsidR="0041780A" w:rsidRDefault="0041780A" w:rsidP="0041780A">
      <w:r>
        <w:t>Rewind again, to age thirty-five. This is the flattest, least dramatic decade of the whole story, and also, quietly, the most important one. Cade's contributions stayed almost boringly consistent: whatever the maximum allowed amount was in a given year, automatically deducted before he ever saw the money in his checking account</w:t>
      </w:r>
      <w:ins w:id="68" w:author="Clau Kegode" w:date="2026-07-23T18:20:00Z" w16du:dateUtc="2026-07-23T15:20:00Z">
        <w:r w:rsidR="007C12EC">
          <w:t xml:space="preserve">. </w:t>
        </w:r>
      </w:ins>
      <w:ins w:id="69" w:author="Clau Kegode" w:date="2026-07-23T18:19:00Z">
        <w:r w:rsidR="007C12EC" w:rsidRPr="007C12EC">
          <w:t>He kept it steady through every season—choosing not to inflate it when he received raises and maintaining the same discipline during the challenging two years after his daughter was born, when finances were tighter.</w:t>
        </w:r>
      </w:ins>
      <w:del w:id="70" w:author="Clau Kegode" w:date="2026-07-23T18:19:00Z" w16du:dateUtc="2026-07-23T15:19:00Z">
        <w:r w:rsidDel="007C12EC">
          <w:delText>. He didn't increase it dramatically when he got raises, and he didn't cut it during a rough two years when his daughter was born and money felt tight.</w:delText>
        </w:r>
      </w:del>
      <w:r>
        <w:t xml:space="preserve"> He just left it running, the way you'd leave a furnace running in winter without checking on it every</w:t>
      </w:r>
      <w:del w:id="71" w:author="Clau Kegode" w:date="2026-07-23T18:20:00Z" w16du:dateUtc="2026-07-23T15:20:00Z">
        <w:r w:rsidDel="007C12EC">
          <w:delText xml:space="preserve"> single</w:delText>
        </w:r>
      </w:del>
      <w:r>
        <w:t xml:space="preserve"> day. There's a well-known illustration of exactly this mechanism: someone contributing around 850 dollars a month starting at twenty-five, earning a steady seven percent average return, can cross a million dollars by around age fifty-five without a single dramatic decision in between. Cade's numbers weren't identical to that example, but the shape of the curve was close enough that it might as well have been drawn from his own statements.</w:t>
      </w:r>
    </w:p>
    <w:p w14:paraId="464B643F" w14:textId="77777777" w:rsidR="0041780A" w:rsidRDefault="0041780A" w:rsidP="0041780A"/>
    <w:p w14:paraId="5551AC23" w14:textId="77777777" w:rsidR="0041780A" w:rsidRDefault="0041780A" w:rsidP="0041780A">
      <w:r>
        <w:t>During those years, Cade drove the same used sedan for eleven straight years, not out of some disciplined minimalist philosophy, but just because it kept running and buying a new one felt like an unnecessary decision to actively make. Looking back, he says that car was quietly one of the more important financial decisions of his life, even though at the time it felt like the absence of a decision rather than a real one.</w:t>
      </w:r>
    </w:p>
    <w:p w14:paraId="3945A018" w14:textId="77777777" w:rsidR="0041780A" w:rsidRDefault="0041780A" w:rsidP="0041780A"/>
    <w:p w14:paraId="3F1B8958" w14:textId="77777777" w:rsidR="0041780A" w:rsidRDefault="0041780A" w:rsidP="0041780A">
      <w:r>
        <w:t>AGE TWENTY-EIGHT, THE LAYOFF.</w:t>
      </w:r>
    </w:p>
    <w:p w14:paraId="1E70B988" w14:textId="77777777" w:rsidR="0041780A" w:rsidRDefault="0041780A" w:rsidP="0041780A"/>
    <w:p w14:paraId="658A5199" w14:textId="7A053815" w:rsidR="0041780A" w:rsidRDefault="0041780A" w:rsidP="0041780A">
      <w:r>
        <w:t xml:space="preserve">Rewind further, to age twenty-eight. Cade got laid off for four months, his only real employment gap in the whole story, and it's worth pausing here because this is the point where </w:t>
      </w:r>
      <w:ins w:id="72" w:author="Clau Kegode" w:date="2026-07-23T18:20:00Z" w16du:dateUtc="2026-07-23T15:20:00Z">
        <w:r w:rsidR="007C12EC">
          <w:t>many</w:t>
        </w:r>
      </w:ins>
      <w:del w:id="73" w:author="Clau Kegode" w:date="2026-07-23T18:20:00Z" w16du:dateUtc="2026-07-23T15:20:00Z">
        <w:r w:rsidDel="007C12EC">
          <w:delText>a lot of</w:delText>
        </w:r>
      </w:del>
      <w:r>
        <w:t xml:space="preserve"> people would have cashed out their retirement account just to cover rent. Cade didn't. He picked up part-time work at a hardware store, cut his spending down to almost nothing, canceling a gym membership and a streaming subscription he'd forgotten he was even paying for, and left the account untouched, mostly because withdrawing early meant a penalty steep enough to feel like a wall rather than a door. That wall, annoying as it was at the time, turned out to be doing him a favor. He remembers resenting that penalty rule specifically, cursing at it out loud once while doing his taxes, not realizing yet how much it had actually protected him from himself.</w:t>
      </w:r>
    </w:p>
    <w:p w14:paraId="06694775" w14:textId="77777777" w:rsidR="0041780A" w:rsidRDefault="0041780A" w:rsidP="0041780A"/>
    <w:p w14:paraId="0FE70410" w14:textId="77777777" w:rsidR="0041780A" w:rsidRDefault="0041780A" w:rsidP="0041780A">
      <w:r>
        <w:t>AGE TWENTY-FIVE, WHERE IT STARTED</w:t>
      </w:r>
    </w:p>
    <w:p w14:paraId="2C9381E7" w14:textId="77777777" w:rsidR="0041780A" w:rsidRDefault="0041780A" w:rsidP="0041780A"/>
    <w:p w14:paraId="31EB3537" w14:textId="267B83BE" w:rsidR="0041780A" w:rsidRDefault="0041780A" w:rsidP="0041780A">
      <w:r>
        <w:t xml:space="preserve">Rewind all the way to the beginning, age twenty-five. Cade started his first real job making 41,000 dollars a year and enrolled in the company retirement plan mostly because a coworker in orientation told him to, not because he understood the math behind it. He set his contribution rate at eight percent, the plan's suggested default, and never touched the setting again for almost a decade. He couldn't have told you, at the time, what a compound annual return even meant. He just didn't opt out. </w:t>
      </w:r>
      <w:ins w:id="74" w:author="Clau Kegode" w:date="2026-07-23T18:21:00Z">
        <w:r w:rsidR="007C12EC" w:rsidRPr="007C12EC">
          <w:t>The coworker who told him to enroll was Denise, a woman who worked in a completely different department. She left the company within a year and a half, and Cade never spoke to her again.</w:t>
        </w:r>
      </w:ins>
      <w:del w:id="75" w:author="Clau Kegode" w:date="2026-07-23T18:21:00Z" w16du:dateUtc="2026-07-23T15:21:00Z">
        <w:r w:rsidDel="007C12EC">
          <w:delText>The coworker who told him to enroll, a woman named Denise who worked in a different department entirely, left the company within a year and a half, and Cade never spoke to her again.</w:delText>
        </w:r>
      </w:del>
      <w:r>
        <w:t xml:space="preserve"> He still thinks about her sometimes, the way you think about someone who handed you something valuable without either of you realizing it in the moment.</w:t>
      </w:r>
    </w:p>
    <w:p w14:paraId="27653E99" w14:textId="77777777" w:rsidR="0041780A" w:rsidRDefault="0041780A" w:rsidP="0041780A"/>
    <w:p w14:paraId="721F2F39" w14:textId="77777777" w:rsidR="0041780A" w:rsidRDefault="0041780A" w:rsidP="0041780A">
      <w:r>
        <w:t>AGE THIRTY-EIGHT, THE COWORKER WHO DIDN'T</w:t>
      </w:r>
    </w:p>
    <w:p w14:paraId="31638E07" w14:textId="77777777" w:rsidR="0041780A" w:rsidRDefault="0041780A" w:rsidP="0041780A"/>
    <w:p w14:paraId="534C60CF" w14:textId="77777777" w:rsidR="0041780A" w:rsidRDefault="0041780A" w:rsidP="0041780A">
      <w:r>
        <w:t>There's a comparison worth making here, because Cade's story only really makes sense next to someone else's. A coworker of his, a man named Reggie who sat two cubicles over for almost fifteen years, made roughly the same salary as Cade for most of that time, sometimes slightly more. Reggie contributed to his 401k too but stopped and started it constantly, pulling back to two percent during a divorce in his late thirties, ramping back up when things stabilized, then pulling back again during a rough stretch when his son needed braces and a used car in the same year. None of Reggie's individual decisions were unreasonable. Each one made sense in isolation, given what was happening in his life at the time.</w:t>
      </w:r>
    </w:p>
    <w:p w14:paraId="342ABCDE" w14:textId="77777777" w:rsidR="0041780A" w:rsidRDefault="0041780A" w:rsidP="0041780A"/>
    <w:p w14:paraId="669C580E" w14:textId="77777777" w:rsidR="0041780A" w:rsidRDefault="0041780A" w:rsidP="0041780A">
      <w:r>
        <w:t>By the time both men were fifty, Cade's balance was a little more than double Reggie's, despite years of nearly identical income. The difference wasn't smarter investment picks or better market timing, since neither man really did either of those things. It was almost entirely the starts and stops themselves, the compounding that Reggie's account missed out on during each of those pauses, the years his money sat in cash instead of growing while life happened around it. Reggie isn't in financial trouble. He's fine, by most measures. He's just going to retire several years later than Cade did, working past the point where Cade had already cleared out his desk, mostly because of a handful of two-year gaps that felt small and necessary at the time.</w:t>
      </w:r>
    </w:p>
    <w:p w14:paraId="16EAEEE6" w14:textId="77777777" w:rsidR="0041780A" w:rsidRDefault="0041780A" w:rsidP="0041780A"/>
    <w:p w14:paraId="4DDBB0EA" w14:textId="77777777" w:rsidR="0041780A" w:rsidRDefault="0041780A" w:rsidP="0041780A">
      <w:r>
        <w:t>THE PHILOSOPHY HE NEVER READ</w:t>
      </w:r>
    </w:p>
    <w:p w14:paraId="001EE62A" w14:textId="77777777" w:rsidR="0041780A" w:rsidRDefault="0041780A" w:rsidP="0041780A"/>
    <w:p w14:paraId="3C7094FA" w14:textId="77777777" w:rsidR="0041780A" w:rsidRDefault="0041780A" w:rsidP="0041780A">
      <w:r>
        <w:t xml:space="preserve">Here's the philosophy sitting quietly underneath every one of those twenty-seven years, whether Cade ever named it or not. Jack Bogle, who built the first index fund available to everyday investors, spent decades arguing for a version of investing that sounds almost insultingly plain: buy a broad slice of the market, hold it for a very long time, and resist the urge to do anything clever in between. Bogle's argument wasn't that cleverness never works. It's that it rarely works consistently enough, for long enough, to beat the simple version once </w:t>
      </w:r>
      <w:proofErr w:type="spellStart"/>
      <w:r>
        <w:t>you</w:t>
      </w:r>
      <w:proofErr w:type="spellEnd"/>
      <w:r>
        <w:t xml:space="preserve"> account for fees, taxes, and the very human tendency to sell in a panic at exactly the wrong moment. Cade never read Bogle's actual writing, as far as I know. He just happened to live the strategy by accident, mostly out of a mix of habit and a mild aversion to paperwork.</w:t>
      </w:r>
    </w:p>
    <w:p w14:paraId="46100BBF" w14:textId="77777777" w:rsidR="0041780A" w:rsidRDefault="0041780A" w:rsidP="0041780A"/>
    <w:p w14:paraId="709F66D7" w14:textId="77777777" w:rsidR="0041780A" w:rsidRDefault="0041780A" w:rsidP="0041780A">
      <w:r>
        <w:t>WHAT THIS STORY ISN'T</w:t>
      </w:r>
    </w:p>
    <w:p w14:paraId="2E3938BF" w14:textId="77777777" w:rsidR="0041780A" w:rsidRDefault="0041780A" w:rsidP="0041780A"/>
    <w:p w14:paraId="6442CDED" w14:textId="343E1D36" w:rsidR="0041780A" w:rsidRDefault="0041780A" w:rsidP="0041780A">
      <w:r>
        <w:t xml:space="preserve">I think it's worth being honest about what this story isn't. It isn't a story about discipline in the dramatic sense, the kind people usually mean when they use that word, like Cade was gritting his teeth through some daily act of willpower. Most years, he genuinely forgot the account existed. </w:t>
      </w:r>
      <w:ins w:id="76" w:author="Clau Kegode" w:date="2026-07-23T18:23:00Z">
        <w:r w:rsidR="007C12EC" w:rsidRPr="007C12EC">
          <w:t>He checked the balance only once or twice a year, and there were entire stretches, particularly during a market downturn in his late thirties, when he deliberately avoided looking because seeing the number drop felt worse than not knowing</w:t>
        </w:r>
      </w:ins>
      <w:del w:id="77" w:author="Clau Kegode" w:date="2026-07-23T18:23:00Z" w16du:dateUtc="2026-07-23T15:23:00Z">
        <w:r w:rsidDel="007C12EC">
          <w:delText>He didn't check the balance more than once or twice a year, and there were entire stretches, particularly during a market downturn in his late thirties, when he deliberately avoided looking, because seeing the number drop felt worse than not knowing</w:delText>
        </w:r>
      </w:del>
      <w:r>
        <w:t>. During that specific downturn, his balance fell by close to a third over about eighteen months, a real, painful drop on paper, one that would have easily topped six figures at the time. He didn't log into the account once during the worst of it. A friend of his, watching the same downturn from a self-directed brokerage account he checked daily, sold most of his holdings near the bottom, convinced things were only going to get worse, and never fully reinvested afterward at the same levels. That avoidance, oddly enough, might have been one of the best financial decisions Cade never consciously made, since it kept him from selling during the exact months when selling would have locked in the loss permanently. He jokes now that his entire investment strategy could be summarized as "forgetting on purpose," which isn't quite fair to him but isn't entirely wrong either.</w:t>
      </w:r>
    </w:p>
    <w:p w14:paraId="71E2F56E" w14:textId="77777777" w:rsidR="0041780A" w:rsidRDefault="0041780A" w:rsidP="0041780A"/>
    <w:p w14:paraId="2AEE723A" w14:textId="77777777" w:rsidR="0041780A" w:rsidRDefault="0041780A" w:rsidP="0041780A">
      <w:r>
        <w:t>THE NUMBER THAT MATTERS MORE THAN THE FINAL BALANCE</w:t>
      </w:r>
    </w:p>
    <w:p w14:paraId="18A0D8E4" w14:textId="77777777" w:rsidR="0041780A" w:rsidRDefault="0041780A" w:rsidP="0041780A"/>
    <w:p w14:paraId="6DAD50AF" w14:textId="79A622D3" w:rsidR="0041780A" w:rsidRDefault="0041780A" w:rsidP="0041780A">
      <w:r>
        <w:t xml:space="preserve">There's a quieter number in this story too, one that matters as much as the final balance. Across those twenty-seven years, Cade never once increased his contribution rate above where he'd originally set it in his twenties, even as his salary roughly tripled. </w:t>
      </w:r>
      <w:ins w:id="78" w:author="Clau Kegode" w:date="2026-07-23T18:25:00Z">
        <w:r w:rsidR="007C12EC" w:rsidRPr="007C12EC">
          <w:t>Financially, he was giving up opportunities to earn or grow more money than he actually did.</w:t>
        </w:r>
      </w:ins>
      <w:del w:id="79" w:author="Clau Kegode" w:date="2026-07-23T18:25:00Z" w16du:dateUtc="2026-07-23T15:25:00Z">
        <w:r w:rsidDel="007C12EC">
          <w:delText>Financially, leaving more on the table than he could have</w:delText>
        </w:r>
      </w:del>
      <w:r>
        <w:t>. Emotionally, it's probably part of why the habit survived so many years without becoming a source of resentment. He never felt like the retirement account was squeezing him. It just quietly existed, doing its work in the background while he lived a fairly ordinary life in the foreground, taking a modest vacation most years, buying a slightly nicer car eventually, never once feeling deprived in service of some future number he mostly didn't think about.</w:t>
      </w:r>
    </w:p>
    <w:p w14:paraId="2CFD29B5" w14:textId="77777777" w:rsidR="0041780A" w:rsidRDefault="0041780A" w:rsidP="0041780A"/>
    <w:p w14:paraId="0735E065" w14:textId="77777777" w:rsidR="0041780A" w:rsidRDefault="0041780A" w:rsidP="0041780A">
      <w:r>
        <w:lastRenderedPageBreak/>
        <w:t>WHAT THIS ACTUALLY MEANS FOR YOU</w:t>
      </w:r>
    </w:p>
    <w:p w14:paraId="38EE3BCA" w14:textId="77777777" w:rsidR="0041780A" w:rsidRDefault="0041780A" w:rsidP="0041780A"/>
    <w:p w14:paraId="26787798" w14:textId="1F94EC27" w:rsidR="0041780A" w:rsidRDefault="0041780A" w:rsidP="0041780A">
      <w:r>
        <w:t xml:space="preserve">If you're twenty-five right now, or thirty-five, or even forty-five and feeling behind, the part of Cade's story that's actually useful, rather than just pleasant to hear, is this. He never made one spectacular decision. </w:t>
      </w:r>
      <w:ins w:id="80" w:author="Clau Kegode" w:date="2026-07-23T18:26:00Z">
        <w:r w:rsidR="007C12EC" w:rsidRPr="007C12EC">
          <w:t>There was no single year you could point to and say, "That's the year the business became successful."</w:t>
        </w:r>
      </w:ins>
      <w:del w:id="81" w:author="Clau Kegode" w:date="2026-07-23T18:26:00Z" w16du:dateUtc="2026-07-23T15:26:00Z">
        <w:r w:rsidDel="007C12EC">
          <w:delText>There's no single year you could point to and say, That's the year it worked</w:delText>
        </w:r>
      </w:del>
      <w:r>
        <w:t>. What he had was twenty-seven consecutive years of not undoing a decision he'd made once, half-distractedly, in an orientation room, because a coworker mentioned it in passing on his way out the door.</w:t>
      </w:r>
    </w:p>
    <w:p w14:paraId="7690D96F" w14:textId="77777777" w:rsidR="0041780A" w:rsidRDefault="0041780A" w:rsidP="0041780A"/>
    <w:p w14:paraId="2DF261A6" w14:textId="0D06514F" w:rsidR="0041780A" w:rsidRDefault="0041780A" w:rsidP="0041780A">
      <w:r>
        <w:t xml:space="preserve">Run the same math forward instead of backward for a second. </w:t>
      </w:r>
      <w:ins w:id="82" w:author="Clau Kegode" w:date="2026-07-23T18:27:00Z">
        <w:r w:rsidR="007C12EC" w:rsidRPr="007C12EC">
          <w:t>Someone starting today at twenty-five could land close to where Cade ended up by the early 2050s if they contribute at a similar rate and achieve a similar return</w:t>
        </w:r>
      </w:ins>
      <w:del w:id="83" w:author="Clau Kegode" w:date="2026-07-23T18:27:00Z" w16du:dateUtc="2026-07-23T15:27:00Z">
        <w:r w:rsidDel="007C12EC">
          <w:delText>Someone starting today, at twenty-five, contributing what Cade contributed, at a similar rate of return, lands somewhere close to where he landed, on roughly the same calendar, in the early twenty-fifties</w:delText>
        </w:r>
      </w:del>
      <w:r>
        <w:t>. The account doesn't know what year it is. It doesn't know about inflation headlines or which decade felt uncertain. It just compounds, at whatever rate the market actually delivers, for however many years you don't touch it. Cade's version of that math already happened and is sitting in a brokerage statement. Somebody reading this is holding the version of it that hasn't happened yet.</w:t>
      </w:r>
    </w:p>
    <w:p w14:paraId="4698ED8E" w14:textId="77777777" w:rsidR="0041780A" w:rsidRDefault="0041780A" w:rsidP="0041780A"/>
    <w:p w14:paraId="73DE28AA" w14:textId="77777777" w:rsidR="0041780A" w:rsidRDefault="0041780A" w:rsidP="0041780A">
      <w:r>
        <w:t>==================================================</w:t>
      </w:r>
    </w:p>
    <w:p w14:paraId="2CCAF7EC" w14:textId="77777777" w:rsidR="0041780A" w:rsidRDefault="0041780A" w:rsidP="0041780A"/>
    <w:p w14:paraId="0195DD73" w14:textId="77777777" w:rsidR="0041780A" w:rsidRDefault="0041780A" w:rsidP="0041780A">
      <w:r>
        <w:t>SCRIPT 6—POV: YOU GET SCAMMED BY AN ONLINE GET-RICH COACH</w:t>
      </w:r>
    </w:p>
    <w:p w14:paraId="6D5D278B" w14:textId="77777777" w:rsidR="0041780A" w:rsidRDefault="0041780A" w:rsidP="0041780A"/>
    <w:p w14:paraId="29C2E421" w14:textId="77777777" w:rsidR="0041780A" w:rsidRDefault="0041780A" w:rsidP="0041780A">
      <w:r>
        <w:t>THE PROMISE</w:t>
      </w:r>
    </w:p>
    <w:p w14:paraId="34B682E8" w14:textId="77777777" w:rsidR="0041780A" w:rsidRDefault="0041780A" w:rsidP="0041780A"/>
    <w:p w14:paraId="58C8CB9B" w14:textId="77777777" w:rsidR="0041780A" w:rsidRDefault="0041780A" w:rsidP="0041780A">
      <w:r>
        <w:t>Cade paid four thousand, seven hundred dollars for a twelve-week coaching program that promised to teach him "the exact system" a stranger on the internet used to quit his job at twenty-six. Six months later, Cade had made ninety dollars from that system. He'd also drained most of his savings paying for it. This isn't really a story about Cade being foolish, though it felt that way to him for a long time. It's a story about exactly which levers got pulled, in what order, and why smart, careful people get pulled by them anyway.</w:t>
      </w:r>
    </w:p>
    <w:p w14:paraId="2A37E488" w14:textId="77777777" w:rsidR="0041780A" w:rsidRDefault="0041780A" w:rsidP="0041780A"/>
    <w:p w14:paraId="3D470C79" w14:textId="77777777" w:rsidR="0041780A" w:rsidRDefault="0041780A" w:rsidP="0041780A">
      <w:r>
        <w:t>Let's start with the claim itself, since that's really what's on trial here. The coach, who I'll just call the instructor since his actual name doesn't matter, presented himself through a series of polished videos showing a beach house, a rented sports car, and screenshots of an account balance that, in hindsight, could have shown almost anything, since a screenshot proves nothing about how a balance got there or whether it stayed. The core claim was simple: pay for the program, follow the exact steps, and replicate his income within ninety days. Nothing about the claim was technically illegal. It's also nothing that would hold up under even mild scrutiny, which is precisely the point, because the entire structure was built to prevent scrutiny from happening in the first place.</w:t>
      </w:r>
    </w:p>
    <w:p w14:paraId="69B65A57" w14:textId="77777777" w:rsidR="0041780A" w:rsidRDefault="0041780A" w:rsidP="0041780A"/>
    <w:p w14:paraId="13B4BA63" w14:textId="70C99046" w:rsidR="0041780A" w:rsidRDefault="0041780A" w:rsidP="0041780A">
      <w:r>
        <w:t xml:space="preserve">Cade found the instructor through a targeted ad on social media, one that had clearly been shown to him because of a handful of business books he'd recently searched for. </w:t>
      </w:r>
      <w:ins w:id="84" w:author="Clau Kegode" w:date="2026-07-23T18:28:00Z">
        <w:r w:rsidR="00821E48" w:rsidRPr="00821E48">
          <w:t xml:space="preserve">He remembers thinking that the ad felt strangely specific to his interests at the time. He interpreted </w:t>
        </w:r>
        <w:r w:rsidR="00821E48" w:rsidRPr="00821E48">
          <w:lastRenderedPageBreak/>
          <w:t>that specificity as a sign that he was on the right path, when in reality it was simply the result of ordinary ad targeting doing exactly what it was designed to do.</w:t>
        </w:r>
      </w:ins>
      <w:del w:id="85" w:author="Clau Kegode" w:date="2026-07-23T18:28:00Z" w16du:dateUtc="2026-07-23T15:28:00Z">
        <w:r w:rsidDel="00821E48">
          <w:delText>He remembers thinking, at the time, that the ad felt oddly specific to what he was already interested in and reading that specificity as a kind of validation rather than what it actually was, which was just ordinary ad targeting doing exactly what it's built to do</w:delText>
        </w:r>
      </w:del>
      <w:r>
        <w:t>.</w:t>
      </w:r>
    </w:p>
    <w:p w14:paraId="175F2855" w14:textId="77777777" w:rsidR="0041780A" w:rsidRDefault="0041780A" w:rsidP="0041780A"/>
    <w:p w14:paraId="389AF97B" w14:textId="77777777" w:rsidR="0041780A" w:rsidRDefault="0041780A" w:rsidP="0041780A">
      <w:r>
        <w:t>THE FIRST LEVER: LIKING</w:t>
      </w:r>
    </w:p>
    <w:p w14:paraId="2C61AACB" w14:textId="77777777" w:rsidR="0041780A" w:rsidRDefault="0041780A" w:rsidP="0041780A"/>
    <w:p w14:paraId="39E1EFAF" w14:textId="52C168FA" w:rsidR="0041780A" w:rsidRDefault="0041780A" w:rsidP="0041780A">
      <w:r>
        <w:t xml:space="preserve">Exhibit one: the free webinar Cade attended before ever paying anything. It </w:t>
      </w:r>
      <w:ins w:id="86" w:author="Clau Kegode" w:date="2026-07-23T18:29:00Z" w16du:dateUtc="2026-07-23T15:29:00Z">
        <w:r w:rsidR="00821E48">
          <w:t>lasted</w:t>
        </w:r>
      </w:ins>
      <w:del w:id="87" w:author="Clau Kegode" w:date="2026-07-23T18:29:00Z" w16du:dateUtc="2026-07-23T15:29:00Z">
        <w:r w:rsidDel="00821E48">
          <w:delText>ran</w:delText>
        </w:r>
      </w:del>
      <w:r>
        <w:t xml:space="preserve"> ninety minutes, and roughly seventy of those minutes were spent on the instructor's personal story, his struggles, his breakthrough, delivered with real warmth and specific, human detail, including a story about his father's small business failing when he was a teenager, told with a catch in his voice that felt, at the time, completely genuine. This is worth naming directly: Robert Cialdini's decades of research on persuasion identify liking as one of the most powerful, least suspicious levers in the entire toolkit. We say yes more easily to people we feel we know, people who remind us of ourselves, and people who've shared something that feels vulnerable. Cade didn't feel sold to during that webinar. He felt understood, which is </w:t>
      </w:r>
      <w:del w:id="88" w:author="Clau Kegode" w:date="2026-07-23T18:29:00Z" w16du:dateUtc="2026-07-23T15:29:00Z">
        <w:r w:rsidDel="00821E48">
          <w:delText xml:space="preserve">a very </w:delText>
        </w:r>
      </w:del>
      <w:r>
        <w:t>different,</w:t>
      </w:r>
      <w:ins w:id="89" w:author="Clau Kegode" w:date="2026-07-23T18:30:00Z" w16du:dateUtc="2026-07-23T15:30:00Z">
        <w:r w:rsidR="00821E48">
          <w:t xml:space="preserve"> </w:t>
        </w:r>
      </w:ins>
      <w:ins w:id="90" w:author="Clau Kegode" w:date="2026-07-23T18:29:00Z" w16du:dateUtc="2026-07-23T15:29:00Z">
        <w:r w:rsidR="00821E48">
          <w:t>and</w:t>
        </w:r>
      </w:ins>
      <w:r>
        <w:t xml:space="preserve"> much more disarming feeling.</w:t>
      </w:r>
    </w:p>
    <w:p w14:paraId="2BB4E06C" w14:textId="77777777" w:rsidR="0041780A" w:rsidRDefault="0041780A" w:rsidP="0041780A"/>
    <w:p w14:paraId="55124C86" w14:textId="77777777" w:rsidR="0041780A" w:rsidRDefault="0041780A" w:rsidP="0041780A">
      <w:r>
        <w:t>THE SECOND LEVER: SCARCITY</w:t>
      </w:r>
    </w:p>
    <w:p w14:paraId="3A0EA0D9" w14:textId="77777777" w:rsidR="0041780A" w:rsidRDefault="0041780A" w:rsidP="0041780A"/>
    <w:p w14:paraId="5E3D7B73" w14:textId="6F17E264" w:rsidR="0041780A" w:rsidRDefault="0041780A" w:rsidP="0041780A">
      <w:r>
        <w:t xml:space="preserve">Exhibit two: the pricing reveal at minute eighty. Only fifty spots were available, doors closing at midnight, and a countdown timer visibly ticking in the corner of the screen, resetting itself, Cade later noticed, if you simply refreshed the browser tab, though he didn't test that until much later. </w:t>
      </w:r>
      <w:ins w:id="91" w:author="Clau Kegode" w:date="2026-07-23T18:31:00Z">
        <w:r w:rsidR="00821E48" w:rsidRPr="00821E48">
          <w:t>Cialdini's research identifies this as the scarcity principle, a psychological effect where limited availability increases perceived value and can influence people to act more quickly than they otherwise might.</w:t>
        </w:r>
      </w:ins>
      <w:ins w:id="92" w:author="Clau Kegode" w:date="2026-07-23T18:31:00Z" w16du:dateUtc="2026-07-23T15:31:00Z">
        <w:r w:rsidR="00821E48">
          <w:t xml:space="preserve"> </w:t>
        </w:r>
      </w:ins>
      <w:del w:id="93" w:author="Clau Kegode" w:date="2026-07-23T18:31:00Z" w16du:dateUtc="2026-07-23T15:31:00Z">
        <w:r w:rsidDel="00821E48">
          <w:delText xml:space="preserve">Cialdini's research names this scarcity, and it's one of the oldest, most reliably effective tools there is precisely because it short-circuits careful thinking. </w:delText>
        </w:r>
      </w:del>
      <w:r>
        <w:t>Under real-time pressure, people default to fast, instinctive decisions instead of slow, deliberate ones. Cade later admitted he never</w:t>
      </w:r>
      <w:del w:id="94" w:author="Clau Kegode" w:date="2026-07-23T18:31:00Z" w16du:dateUtc="2026-07-23T15:31:00Z">
        <w:r w:rsidDel="00821E48">
          <w:delText xml:space="preserve"> once</w:delText>
        </w:r>
      </w:del>
      <w:r>
        <w:t xml:space="preserve"> asked himself whether fifty spots was a real constraint or an arbitrary number picked because it sounded scarce without sounding impossible.</w:t>
      </w:r>
    </w:p>
    <w:p w14:paraId="77B5C3B7" w14:textId="77777777" w:rsidR="0041780A" w:rsidRDefault="0041780A" w:rsidP="0041780A"/>
    <w:p w14:paraId="132234A0" w14:textId="77777777" w:rsidR="0041780A" w:rsidRDefault="0041780A" w:rsidP="0041780A">
      <w:r>
        <w:t>THE THIRD LEVER: SOCIAL PROOF</w:t>
      </w:r>
    </w:p>
    <w:p w14:paraId="22499C64" w14:textId="77777777" w:rsidR="0041780A" w:rsidRDefault="0041780A" w:rsidP="0041780A"/>
    <w:p w14:paraId="7D017FFE" w14:textId="6B91FDA3" w:rsidR="0041780A" w:rsidRDefault="0041780A" w:rsidP="0041780A">
      <w:r>
        <w:t xml:space="preserve">Exhibit three, and this is the one Cade says haunts him most: the testimonials. Six former students, on camera, describing specific dollar figures and specific timelines, were visibly emotional while </w:t>
      </w:r>
      <w:ins w:id="95" w:author="Clau Kegode" w:date="2026-07-23T18:32:00Z" w16du:dateUtc="2026-07-23T15:32:00Z">
        <w:r w:rsidR="00821E48">
          <w:t>explaining</w:t>
        </w:r>
      </w:ins>
      <w:del w:id="96" w:author="Clau Kegode" w:date="2026-07-23T18:32:00Z" w16du:dateUtc="2026-07-23T15:32:00Z">
        <w:r w:rsidDel="00821E48">
          <w:delText>describing</w:delText>
        </w:r>
      </w:del>
      <w:r>
        <w:t xml:space="preserve"> it, one of them crying openly while thanking the instructor by name. Social proof, in Cialdini's framework, might be the single most automatic of all the principles, because it operates even when we consciously know it's a persuasion tactic being used on us. We are, as a species, deeply wired to assume that if enough other people did something and it worked out, it's probably safe for us too. Cade cross-referenced none of those testimonials afterward. It didn't occur to him that he could, or should, until it was far too late to matter, months later, when a friend casually asked if he'd ever looked any of them up by name.</w:t>
      </w:r>
    </w:p>
    <w:p w14:paraId="3D98210B" w14:textId="77777777" w:rsidR="0041780A" w:rsidRDefault="0041780A" w:rsidP="0041780A"/>
    <w:p w14:paraId="103880E2" w14:textId="77777777" w:rsidR="0041780A" w:rsidRDefault="0041780A" w:rsidP="0041780A">
      <w:r>
        <w:t>THE FOURTH LEVER: AUTHORITY</w:t>
      </w:r>
    </w:p>
    <w:p w14:paraId="62B5286E" w14:textId="77777777" w:rsidR="0041780A" w:rsidRDefault="0041780A" w:rsidP="0041780A"/>
    <w:p w14:paraId="5ADCE4FE" w14:textId="6D263919" w:rsidR="0041780A" w:rsidRDefault="00821E48" w:rsidP="0041780A">
      <w:ins w:id="97" w:author="Clau Kegode" w:date="2026-07-23T18:33:00Z">
        <w:r w:rsidRPr="00821E48">
          <w:t xml:space="preserve">Exhibit four: the instructor's credentials, presented briefly but confidently—a list of professional achievements, including being "featured in" three publications whose names Cade vaguely </w:t>
        </w:r>
        <w:r w:rsidRPr="00821E48">
          <w:lastRenderedPageBreak/>
          <w:t>recognized but never actually verified.</w:t>
        </w:r>
      </w:ins>
      <w:del w:id="98" w:author="Clau Kegode" w:date="2026-07-23T18:33:00Z" w16du:dateUtc="2026-07-23T15:33:00Z">
        <w:r w:rsidR="0041780A" w:rsidDel="00821E48">
          <w:delText>Exhibit four: the instructor's credentials, presented briefly but confidently, a mention of "featured in" three publications Cade vaguely recognized the names of but never actually checked</w:delText>
        </w:r>
      </w:del>
      <w:r w:rsidR="0041780A">
        <w:t>. Authority, in the research, doesn't require real expertise, only the appearance of it, delivered with enough confidence that questioning it feels almost rude. Cade later found that two of the three publications were pay-to-post platforms where anyone could submit an article for a fee, not editorial features earned through actual vetting. The third publication, when he finally checked, had simply reposted a press release the instructor's own team had written and submitted themselves.</w:t>
      </w:r>
    </w:p>
    <w:p w14:paraId="6749C6BA" w14:textId="77777777" w:rsidR="0041780A" w:rsidRDefault="0041780A" w:rsidP="0041780A"/>
    <w:p w14:paraId="1459C156" w14:textId="77777777" w:rsidR="0041780A" w:rsidRDefault="0041780A" w:rsidP="0041780A">
      <w:r>
        <w:t>HOW THE FOUR LEVERS WORKED TOGETHER</w:t>
      </w:r>
    </w:p>
    <w:p w14:paraId="525ACC12" w14:textId="77777777" w:rsidR="0041780A" w:rsidRDefault="0041780A" w:rsidP="0041780A"/>
    <w:p w14:paraId="0053A17D" w14:textId="25C7695A" w:rsidR="0041780A" w:rsidRDefault="0041780A" w:rsidP="0041780A">
      <w:r>
        <w:t xml:space="preserve">Cross-examine the whole picture together, and a pattern emerges that isn't really about any one lie. It's about sequence. Liking lowered Cade's guard first. Scarcity removed his time to think second. </w:t>
      </w:r>
      <w:ins w:id="99" w:author="Clau Kegode" w:date="2026-07-23T18:34:00Z">
        <w:r w:rsidR="00821E48" w:rsidRPr="00821E48">
          <w:t>Social proof reinforced the idea that other reasonable people had already trusted and recommended it, making Cade feel more confident in his decision</w:t>
        </w:r>
      </w:ins>
      <w:del w:id="100" w:author="Clau Kegode" w:date="2026-07-23T18:34:00Z" w16du:dateUtc="2026-07-23T15:34:00Z">
        <w:r w:rsidDel="00821E48">
          <w:delText>Social proof told him other reasonable people had already vouched for it third</w:delText>
        </w:r>
      </w:del>
      <w:r>
        <w:t>. Authority closed the loop by making skepticism feel socially awkward, like doubting an expert in a room full of people who clearly already believed. None of these four principles, alone, is inherently dishonest. Cialdini himself has spent much of his career teaching legitimate marketers to use them ethically. The scam wasn't a new invention. It was an old, well-documented set of tools, stacked deliberately, aimed at someone who had no reason to expect all four at once, inside a compressed ninety-minute window designed to make deliberation feel almost impossible.</w:t>
      </w:r>
    </w:p>
    <w:p w14:paraId="2366EECF" w14:textId="77777777" w:rsidR="0041780A" w:rsidRDefault="0041780A" w:rsidP="0041780A"/>
    <w:p w14:paraId="3EE45018" w14:textId="77777777" w:rsidR="0041780A" w:rsidRDefault="0041780A" w:rsidP="0041780A">
      <w:r>
        <w:t>WHY IT WASN'T ABOUT BEING GULLIBLE</w:t>
      </w:r>
    </w:p>
    <w:p w14:paraId="57E1893A" w14:textId="77777777" w:rsidR="0041780A" w:rsidRDefault="0041780A" w:rsidP="0041780A"/>
    <w:p w14:paraId="025A4E1D" w14:textId="029558A9" w:rsidR="0041780A" w:rsidRDefault="0041780A" w:rsidP="0041780A">
      <w:r>
        <w:t xml:space="preserve">What actually explains </w:t>
      </w:r>
      <w:ins w:id="101" w:author="Clau Kegode" w:date="2026-07-23T18:34:00Z" w16du:dateUtc="2026-07-23T15:34:00Z">
        <w:r w:rsidR="00821E48">
          <w:t>it</w:t>
        </w:r>
      </w:ins>
      <w:del w:id="102" w:author="Clau Kegode" w:date="2026-07-23T18:34:00Z" w16du:dateUtc="2026-07-23T15:34:00Z">
        <w:r w:rsidDel="00821E48">
          <w:delText>this</w:delText>
        </w:r>
      </w:del>
      <w:r>
        <w:t>, more than anything else, is why smart people, not just gullible ones, fall for it. Cade had a business degree. He'd worked in finance for three years before switching careers. He wasn't naive about money. What he lacked wasn't intelligence.</w:t>
      </w:r>
      <w:ins w:id="103" w:author="Clau Kegode" w:date="2026-07-23T18:35:00Z" w16du:dateUtc="2026-07-23T15:35:00Z">
        <w:r w:rsidR="00821E48" w:rsidRPr="00821E48">
          <w:t xml:space="preserve"> </w:t>
        </w:r>
      </w:ins>
      <w:ins w:id="104" w:author="Clau Kegode" w:date="2026-07-23T18:35:00Z">
        <w:r w:rsidR="00821E48" w:rsidRPr="00821E48">
          <w:t>It was repeated exposure to a specific combination of persuasion tactics—scarcity, social proof, authority, and emotional appeal—seen often enough that Cade began to recognize the pattern instinctively, much like a fraud investigator spotting a familiar scheme within the first few clues.</w:t>
        </w:r>
      </w:ins>
      <w:del w:id="105" w:author="Clau Kegode" w:date="2026-07-23T18:35:00Z" w16du:dateUtc="2026-07-23T15:35:00Z">
        <w:r w:rsidDel="00821E48">
          <w:delText xml:space="preserve"> It was exposure to this specific, stacked pattern, seen enough times to recognize it on sight the way a fraud investigator recognizes a familiar scheme within the first few sentences.</w:delText>
        </w:r>
      </w:del>
      <w:r>
        <w:t xml:space="preserve"> Nobody had ever walked him through what four persuasion principles look like when they're deployed together, back to back, inside ninety compressed minutes designed to feel personal rather than programmed. His finance background actually worked against him slightly here since it gave him a false sense that he'd be able to spot a bad deal, when the manipulation wasn't really about the deal's math at all.</w:t>
      </w:r>
    </w:p>
    <w:p w14:paraId="5D73726B" w14:textId="77777777" w:rsidR="0041780A" w:rsidRDefault="0041780A" w:rsidP="0041780A"/>
    <w:p w14:paraId="30F96271" w14:textId="7D3610F4" w:rsidR="0041780A" w:rsidRDefault="0041780A" w:rsidP="0041780A">
      <w:r>
        <w:t xml:space="preserve">Cade isn't alone at the scale this actually happens on. The Federal Trade Commission's own data shows Americans reported losing close to eight billion dollars to investment-related scams in a single recent year, with a median individual loss well over ten thousand dollars, and a growing share of those cases starting exactly where Cade's did, through a targeted ad on social media rather than a cold call or an email. </w:t>
      </w:r>
      <w:del w:id="106" w:author="Clau Kegode" w:date="2026-07-23T18:37:00Z" w16du:dateUtc="2026-07-23T15:37:00Z">
        <w:r w:rsidDel="00821E48">
          <w:delText xml:space="preserve">This isn't a fringe problem happening to careless people. </w:delText>
        </w:r>
      </w:del>
      <w:ins w:id="107" w:author="Clau Kegode" w:date="2026-07-23T18:37:00Z">
        <w:r w:rsidR="00821E48" w:rsidRPr="00821E48">
          <w:t>This isn't a rare problem that only happens to careless people.</w:t>
        </w:r>
      </w:ins>
      <w:ins w:id="108" w:author="Clau Kegode" w:date="2026-07-23T18:37:00Z" w16du:dateUtc="2026-07-23T15:37:00Z">
        <w:r w:rsidR="00821E48">
          <w:t xml:space="preserve"> </w:t>
        </w:r>
      </w:ins>
      <w:r>
        <w:t>It's a well-funded, well-tested industry aimed at exactly the kind of person who assumes it couldn't happen to them.</w:t>
      </w:r>
    </w:p>
    <w:p w14:paraId="6A426549" w14:textId="77777777" w:rsidR="0041780A" w:rsidRDefault="0041780A" w:rsidP="0041780A"/>
    <w:p w14:paraId="1034925D" w14:textId="77777777" w:rsidR="0041780A" w:rsidRDefault="0041780A" w:rsidP="0041780A">
      <w:r>
        <w:t>WHAT THE TWELVE WEEKS ACTUALLY LOOKED LIKE</w:t>
      </w:r>
    </w:p>
    <w:p w14:paraId="4BDFC264" w14:textId="77777777" w:rsidR="0041780A" w:rsidRDefault="0041780A" w:rsidP="0041780A"/>
    <w:p w14:paraId="6231508A" w14:textId="77777777" w:rsidR="0041780A" w:rsidRDefault="0041780A" w:rsidP="0041780A">
      <w:r>
        <w:lastRenderedPageBreak/>
        <w:t>The program itself, once it started, was mostly recycled material, generic advice about "finding your niche" and "building an audience" that Cade could have found for free with a bit of searching, delivered through pre-recorded videos with almost no live interaction, despite the sales page implying direct access to the instructor himself. The one live group call each week was dominated by the instructor fielding softball questions from students who were clearly further along, some of whom Cade later suspected, without proof, might have been paid to seed the calls with success stories that kept everyone else motivated to keep paying for the upsells that arrived roughly every two weeks.</w:t>
      </w:r>
    </w:p>
    <w:p w14:paraId="18EBB2A6" w14:textId="77777777" w:rsidR="0041780A" w:rsidRDefault="0041780A" w:rsidP="0041780A"/>
    <w:p w14:paraId="25314F17" w14:textId="77777777" w:rsidR="0041780A" w:rsidRDefault="0041780A" w:rsidP="0041780A">
      <w:r>
        <w:t>WHAT ACTUALLY CHANGED AFTERWARD</w:t>
      </w:r>
    </w:p>
    <w:p w14:paraId="6FB3F574" w14:textId="77777777" w:rsidR="0041780A" w:rsidRDefault="0041780A" w:rsidP="0041780A"/>
    <w:p w14:paraId="65DC43A5" w14:textId="2A8043F5" w:rsidR="0041780A" w:rsidRDefault="00C33BE1" w:rsidP="0041780A">
      <w:ins w:id="109" w:author="Clau Kegode" w:date="2026-07-23T18:38:00Z">
        <w:r w:rsidRPr="00C33BE1">
          <w:t>The comeback, if you can call it that, wasn't about winning the money back—because he never did. It was about what he learned, how he changed, and how he moved forward afterward.</w:t>
        </w:r>
      </w:ins>
      <w:del w:id="110" w:author="Clau Kegode" w:date="2026-07-23T18:38:00Z" w16du:dateUtc="2026-07-23T15:38:00Z">
        <w:r w:rsidR="0041780A" w:rsidDel="00C33BE1">
          <w:delText>The comeback, such as it is, didn't involve winning the money back, because he never did.</w:delText>
        </w:r>
      </w:del>
      <w:r w:rsidR="0041780A">
        <w:t xml:space="preserve"> What changed was narrower and more useful than that. Cade built himself a short, private checklist he now runs before paying for anything that promises a specific financial outcome: Is there a countdown that resets if I refresh the page? Are the testimonials independently searchable outside the seller's own website? Is the "authority" verifiable through a source I didn't find through the seller themselves? And would I still want this if I had a full week to think it over instead of ninety minutes? Boring questions. Unglamorous. </w:t>
      </w:r>
      <w:ins w:id="111" w:author="Clau Kegode" w:date="2026-07-23T18:39:00Z">
        <w:r w:rsidRPr="00C33BE1">
          <w:t>Since then, they've helped him avoid at least two other similar programs. Both followed nearly the same structure, with only a different instructor's face attached, including almost identical slides promoting a "limited cohort."</w:t>
        </w:r>
      </w:ins>
      <w:del w:id="112" w:author="Clau Kegode" w:date="2026-07-23T18:39:00Z" w16du:dateUtc="2026-07-23T15:39:00Z">
        <w:r w:rsidR="0041780A" w:rsidDel="00C33BE1">
          <w:delText>They've kept him out of at least two other, similar programs since, both of which used almost the identical structure with a different instructor's face attached to it, down to nearly the same slide about a "limited cohort."</w:delText>
        </w:r>
      </w:del>
    </w:p>
    <w:p w14:paraId="4E1C0F58" w14:textId="77777777" w:rsidR="0041780A" w:rsidRDefault="0041780A" w:rsidP="0041780A"/>
    <w:p w14:paraId="25858D38" w14:textId="05D45426" w:rsidR="0041780A" w:rsidRDefault="0041780A" w:rsidP="0041780A">
      <w:r>
        <w:t xml:space="preserve">The hardest part of the whole aftermath, Cade says, wasn't actually the money. It was telling anyone. He didn't mention it to his parents for almost a year and only told two close friends, both of whom, it turned out, had their own quiet stories about a course or a program they'd paid for and never talked about either. </w:t>
      </w:r>
      <w:ins w:id="113" w:author="Clau Kegode" w:date="2026-07-23T18:40:00Z">
        <w:r w:rsidR="00C33BE1" w:rsidRPr="00C33BE1">
          <w:t>There is a particular kind of shame that comes with losing money this way—the feeling that you should have known better, even when the situation was designed to feel trustworthy</w:t>
        </w:r>
      </w:ins>
      <w:ins w:id="114" w:author="Clau Kegode" w:date="2026-07-23T18:40:00Z" w16du:dateUtc="2026-07-23T15:40:00Z">
        <w:r w:rsidR="00C33BE1">
          <w:t>,</w:t>
        </w:r>
      </w:ins>
      <w:del w:id="115" w:author="Clau Kegode" w:date="2026-07-23T18:40:00Z" w16du:dateUtc="2026-07-23T15:40:00Z">
        <w:r w:rsidDel="00C33BE1">
          <w:delText>There's a particular shame that attaches itself to this kind of loss</w:delText>
        </w:r>
      </w:del>
      <w:r>
        <w:t>, different from losing money in a bad investment or a failed business, because it comes wrapped in the sense that you should have known better and that the signs were supposedly obvious in hindsight. Cade says that shame kept him from warning anyone for far longer than made sense, which, if you think about it, is exactly the kind of silence that lets the same program keep running on new victims.</w:t>
      </w:r>
    </w:p>
    <w:p w14:paraId="0F87668D" w14:textId="77777777" w:rsidR="0041780A" w:rsidRDefault="0041780A" w:rsidP="0041780A"/>
    <w:p w14:paraId="5875F475" w14:textId="77777777" w:rsidR="0041780A" w:rsidRDefault="0041780A" w:rsidP="0041780A">
      <w:r>
        <w:t>WHAT TO ACTUALLY WATCH FOR</w:t>
      </w:r>
    </w:p>
    <w:p w14:paraId="4030000D" w14:textId="77777777" w:rsidR="0041780A" w:rsidRDefault="0041780A" w:rsidP="0041780A"/>
    <w:p w14:paraId="0C7EBA82" w14:textId="77777777" w:rsidR="0041780A" w:rsidRDefault="0041780A" w:rsidP="0041780A">
      <w:r>
        <w:t>I don't think the lesson here is "never trust anyone teaching anything online," because that's too broad to be useful, and plenty of legitimate education happens exactly that way. The lesson is narrower and colder than that: when liking, scarcity, social proof, and authority all show up inside the same short window, stacked on top of each other, that specific combination is worth treating as a warning sign in itself, regardless of how warm or credible any single piece of it feels in the moment. Cade knows that now. It cost him four thousand seven hundred dollars and about six months of quiet embarrassment to learn it, which is a genuinely expensive tuition for a lesson that, in hindsight, could have fit on an index card.</w:t>
      </w:r>
    </w:p>
    <w:p w14:paraId="74C5C126" w14:textId="77777777" w:rsidR="0041780A" w:rsidRDefault="0041780A" w:rsidP="0041780A"/>
    <w:p w14:paraId="00000094" w14:textId="5F49B61D" w:rsidR="008B3E12" w:rsidRPr="0041780A" w:rsidRDefault="0041780A" w:rsidP="0041780A">
      <w:r>
        <w:lastRenderedPageBreak/>
        <w:t xml:space="preserve">He did eventually tell the two former lunch friends who'd also lost money to similar programs that they should go public with it in whatever small way felt manageable, even just a private group chat warning. </w:t>
      </w:r>
      <w:ins w:id="116" w:author="Clau Kegode" w:date="2026-07-23T18:41:00Z">
        <w:r w:rsidR="00C33BE1" w:rsidRPr="00C33BE1">
          <w:t>Neither of them has taken any action to address it as of this recording.</w:t>
        </w:r>
      </w:ins>
      <w:del w:id="117" w:author="Clau Kegode" w:date="2026-07-23T18:41:00Z" w16du:dateUtc="2026-07-23T15:41:00Z">
        <w:r w:rsidDel="00C33BE1">
          <w:delText>Neither of them has, as of this recording</w:delText>
        </w:r>
      </w:del>
      <w:r>
        <w:t>. Cade understands why. He also thinks it's the exact reason these programs keep finding new customers instead of running out of them.</w:t>
      </w:r>
    </w:p>
    <w:sectPr w:rsidR="008B3E12" w:rsidRPr="004178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6E597A-8D5B-4983-B66D-FA8D6831B397}"/>
  </w:font>
  <w:font w:name="Cambria">
    <w:panose1 w:val="02040503050406030204"/>
    <w:charset w:val="00"/>
    <w:family w:val="roman"/>
    <w:pitch w:val="variable"/>
    <w:sig w:usb0="E00006FF" w:usb1="420024FF" w:usb2="02000000" w:usb3="00000000" w:csb0="0000019F" w:csb1="00000000"/>
    <w:embedRegular r:id="rId2" w:fontKey="{B5E808A8-5CB0-40C9-8E5E-D93D39E6A9F3}"/>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 Kegode">
    <w15:presenceInfo w15:providerId="Windows Live" w15:userId="d1086b1ca7b70e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E12"/>
    <w:rsid w:val="000445DE"/>
    <w:rsid w:val="000D26C0"/>
    <w:rsid w:val="0041780A"/>
    <w:rsid w:val="00441302"/>
    <w:rsid w:val="007C0EF4"/>
    <w:rsid w:val="007C12EC"/>
    <w:rsid w:val="00821E48"/>
    <w:rsid w:val="008B3E12"/>
    <w:rsid w:val="00B12B4E"/>
    <w:rsid w:val="00C33BE1"/>
    <w:rsid w:val="00C45725"/>
    <w:rsid w:val="00D91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DA85"/>
  <w15:docId w15:val="{08A4F236-E911-4B71-8653-50D8A403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B12B4E"/>
    <w:pPr>
      <w:spacing w:line="240" w:lineRule="auto"/>
    </w:pPr>
  </w:style>
  <w:style w:type="paragraph" w:styleId="NormalWeb">
    <w:name w:val="Normal (Web)"/>
    <w:basedOn w:val="Normal"/>
    <w:uiPriority w:val="99"/>
    <w:semiHidden/>
    <w:unhideWhenUsed/>
    <w:rsid w:val="000445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20</Pages>
  <Words>9426</Words>
  <Characters>53734</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 Kegode</cp:lastModifiedBy>
  <cp:revision>8</cp:revision>
  <dcterms:created xsi:type="dcterms:W3CDTF">2026-07-23T14:37:00Z</dcterms:created>
  <dcterms:modified xsi:type="dcterms:W3CDTF">2026-07-23T15:41:00Z</dcterms:modified>
</cp:coreProperties>
</file>