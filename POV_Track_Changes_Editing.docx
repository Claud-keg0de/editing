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57012" w:rsidRDefault="00000000">
      <w:r>
        <w:t>POV: You Buy a House at the Worst Possible Time</w:t>
      </w:r>
    </w:p>
    <w:p w14:paraId="00000002" w14:textId="77777777" w:rsidR="00C57012" w:rsidRDefault="00C57012"/>
    <w:p w14:paraId="00000003" w14:textId="77777777" w:rsidR="00C57012" w:rsidRDefault="00000000">
      <w:r>
        <w:t>#</w:t>
      </w:r>
    </w:p>
    <w:p w14:paraId="00000004" w14:textId="77777777" w:rsidR="00C57012" w:rsidRDefault="00C57012"/>
    <w:p w14:paraId="00000005" w14:textId="77777777" w:rsidR="00C57012" w:rsidRDefault="00000000">
      <w:r>
        <w:t>$412,500.</w:t>
      </w:r>
    </w:p>
    <w:p w14:paraId="00000006" w14:textId="55161B57" w:rsidR="00C57012" w:rsidRDefault="00000000">
      <w:r>
        <w:t xml:space="preserve">That's the number. Not a dream </w:t>
      </w:r>
      <w:del w:id="0" w:author="Clau Kegode" w:date="2026-06-11T19:53:00Z" w16du:dateUtc="2026-06-11T16:53:00Z">
        <w:r w:rsidDel="003B70AA">
          <w:delText xml:space="preserve">number. Not a </w:delText>
        </w:r>
      </w:del>
      <w:r>
        <w:t>someday number</w:t>
      </w:r>
      <w:ins w:id="1" w:author="Clau Kegode" w:date="2026-06-11T19:54:00Z" w16du:dateUtc="2026-06-11T16:54:00Z">
        <w:r w:rsidR="003B70AA">
          <w:t>,</w:t>
        </w:r>
      </w:ins>
      <w:del w:id="2" w:author="Clau Kegode" w:date="2026-06-11T19:53:00Z" w16du:dateUtc="2026-06-11T16:53:00Z">
        <w:r w:rsidDel="003B70AA">
          <w:delText>. T</w:delText>
        </w:r>
      </w:del>
      <w:ins w:id="3" w:author="Clau Kegode" w:date="2026-06-11T19:54:00Z" w16du:dateUtc="2026-06-11T16:54:00Z">
        <w:r w:rsidR="003B70AA">
          <w:t xml:space="preserve"> but t</w:t>
        </w:r>
      </w:ins>
      <w:r>
        <w:t>he actual median price of a home in America right now. You stare at it on a listing site at 11:17 p.m. on a Wednesday. The house has three bedrooms. One and a half baths. A yard the size of a parking space. And it's already under contract. You close the app. You open it again. Still under contract.</w:t>
      </w:r>
    </w:p>
    <w:p w14:paraId="00000007" w14:textId="77777777" w:rsidR="00C57012" w:rsidRDefault="00C57012"/>
    <w:p w14:paraId="00000008" w14:textId="6A87AF20" w:rsidR="00C57012" w:rsidRDefault="00000000">
      <w:r>
        <w:t xml:space="preserve">You are 31 years old. You have $47,000 saved. You've been saving for four years. Four years of skipped vacations and roommates and meals you didn't want to make but made anyway. And somehow, somehow, $47,000 feels like almost enough. And </w:t>
      </w:r>
      <w:del w:id="4" w:author="Clau Kegode" w:date="2026-06-11T19:54:00Z" w16du:dateUtc="2026-06-11T16:54:00Z">
        <w:r w:rsidDel="003B70AA">
          <w:delText xml:space="preserve">also </w:delText>
        </w:r>
      </w:del>
      <w:ins w:id="5" w:author="Clau Kegode" w:date="2026-06-11T19:54:00Z" w16du:dateUtc="2026-06-11T16:54:00Z">
        <w:r w:rsidR="003B70AA">
          <w:t xml:space="preserve">at once. </w:t>
        </w:r>
      </w:ins>
      <w:r>
        <w:t>not enough</w:t>
      </w:r>
      <w:del w:id="6" w:author="Clau Kegode" w:date="2026-06-11T19:54:00Z" w16du:dateUtc="2026-06-11T16:54:00Z">
        <w:r w:rsidDel="003B70AA">
          <w:delText xml:space="preserve"> at all</w:delText>
        </w:r>
      </w:del>
      <w:r>
        <w:t>.</w:t>
      </w:r>
    </w:p>
    <w:p w14:paraId="00000009" w14:textId="77777777" w:rsidR="00C57012" w:rsidRDefault="00C57012"/>
    <w:p w14:paraId="0000000A" w14:textId="062A6493" w:rsidR="00C57012" w:rsidRDefault="00000000">
      <w:r>
        <w:t>This is where the story</w:t>
      </w:r>
      <w:del w:id="7" w:author="Clau Kegode" w:date="2026-06-11T19:54:00Z" w16du:dateUtc="2026-06-11T16:54:00Z">
        <w:r w:rsidDel="003B70AA">
          <w:delText xml:space="preserve"> starts</w:delText>
        </w:r>
      </w:del>
      <w:ins w:id="8" w:author="Clau Kegode" w:date="2026-06-11T21:51:00Z" w16du:dateUtc="2026-06-11T18:51:00Z">
        <w:r w:rsidR="00155C19">
          <w:t xml:space="preserve"> </w:t>
        </w:r>
      </w:ins>
      <w:ins w:id="9" w:author="Clau Kegode" w:date="2026-06-11T19:54:00Z" w16du:dateUtc="2026-06-11T16:54:00Z">
        <w:r w:rsidR="003B70AA">
          <w:t>begins</w:t>
        </w:r>
      </w:ins>
      <w:r>
        <w:t>. Not with a house. With the feeling that you are standing outside something everyone else got access to before you figured out the door was there.</w:t>
      </w:r>
    </w:p>
    <w:p w14:paraId="0000000B" w14:textId="77777777" w:rsidR="00C57012" w:rsidRDefault="00C57012">
      <w:pPr>
        <w:rPr>
          <w:ins w:id="10" w:author="Clau Kegode" w:date="2026-06-11T19:55:00Z" w16du:dateUtc="2026-06-11T16:55:00Z"/>
        </w:rPr>
      </w:pPr>
    </w:p>
    <w:p w14:paraId="1AC3C2CB" w14:textId="5BD6A1F3" w:rsidR="003B70AA" w:rsidRDefault="003B70AA">
      <w:pPr>
        <w:rPr>
          <w:ins w:id="11" w:author="Clau Kegode" w:date="2026-06-11T19:55:00Z" w16du:dateUtc="2026-06-11T16:55:00Z"/>
        </w:rPr>
      </w:pPr>
      <w:ins w:id="12" w:author="Clau Kegode" w:date="2026-06-11T19:55:00Z">
        <w:r w:rsidRPr="003B70AA">
          <w:t>It’s a mix of hope and frustration, the sense you’re late to a race already underway.</w:t>
        </w:r>
      </w:ins>
    </w:p>
    <w:p w14:paraId="74255C7D" w14:textId="77777777" w:rsidR="003B70AA" w:rsidRDefault="003B70AA"/>
    <w:p w14:paraId="0000000C" w14:textId="77777777" w:rsidR="00C57012" w:rsidRDefault="00000000">
      <w:r>
        <w:t xml:space="preserve">You </w:t>
      </w:r>
      <w:proofErr w:type="gramStart"/>
      <w:r>
        <w:t>don't buy</w:t>
      </w:r>
      <w:proofErr w:type="gramEnd"/>
      <w:r>
        <w:t xml:space="preserve"> yet. You wait. Because the rates are high. Because everyone </w:t>
      </w:r>
      <w:proofErr w:type="gramStart"/>
      <w:r>
        <w:t>says wait</w:t>
      </w:r>
      <w:proofErr w:type="gramEnd"/>
      <w:r>
        <w:t>. Because two-thirds of prospective buyers in 2024 were doing the exact same thing —</w:t>
      </w:r>
    </w:p>
    <w:p w14:paraId="0000000D" w14:textId="50715401" w:rsidR="00C57012" w:rsidRDefault="00000000">
      <w:r>
        <w:t xml:space="preserve">waiting for mortgage rates to drop before buying. And the year before, an equal share said the same thing. But the rates didn't </w:t>
      </w:r>
      <w:ins w:id="13" w:author="Clau Kegode" w:date="2026-06-11T19:55:00Z" w16du:dateUtc="2026-06-11T16:55:00Z">
        <w:r w:rsidR="003B70AA">
          <w:t>move</w:t>
        </w:r>
      </w:ins>
      <w:del w:id="14" w:author="Clau Kegode" w:date="2026-06-11T19:55:00Z" w16du:dateUtc="2026-06-11T16:55:00Z">
        <w:r w:rsidDel="003B70AA">
          <w:delText>budge</w:delText>
        </w:r>
      </w:del>
      <w:r>
        <w:t>.</w:t>
      </w:r>
    </w:p>
    <w:p w14:paraId="0000000E" w14:textId="77777777" w:rsidR="00C57012" w:rsidRDefault="00000000">
      <w:proofErr w:type="gramStart"/>
      <w:r>
        <w:t>So</w:t>
      </w:r>
      <w:proofErr w:type="gramEnd"/>
      <w:r>
        <w:t xml:space="preserve"> you wait. Eighteen months. You keep renting. You watch the market. You watch the rates. You watch other people buy homes you looked at and wonder if they know something you don't. They don't. They just stopped waiting.</w:t>
      </w:r>
    </w:p>
    <w:p w14:paraId="0000000F" w14:textId="77777777" w:rsidR="00C57012" w:rsidRDefault="00C57012"/>
    <w:p w14:paraId="00000010" w14:textId="77777777" w:rsidR="00C57012" w:rsidRDefault="00000000">
      <w:r>
        <w:t>Then something shifts. Not in the market. In you.</w:t>
      </w:r>
    </w:p>
    <w:p w14:paraId="00000011" w14:textId="77777777" w:rsidR="00C57012" w:rsidRDefault="00C57012"/>
    <w:p w14:paraId="00000012" w14:textId="77777777" w:rsidR="00C57012" w:rsidRDefault="00000000">
      <w:pPr>
        <w:rPr>
          <w:ins w:id="15" w:author="Clau Kegode" w:date="2026-06-11T19:55:00Z" w16du:dateUtc="2026-06-11T16:55:00Z"/>
        </w:rPr>
      </w:pPr>
      <w:r>
        <w:t xml:space="preserve">You get the email. A house. Three bedrooms. Two baths. Actual yard. Asking $389,000. You've seen this </w:t>
      </w:r>
      <w:proofErr w:type="gramStart"/>
      <w:r>
        <w:t>listing</w:t>
      </w:r>
      <w:proofErr w:type="gramEnd"/>
      <w:r>
        <w:t xml:space="preserve"> before. You ignored it before. But this time you click through all fourteen photos. You look at the kitchen twice. You look at the backyard three times. You send it to nobody. You just stare at it.</w:t>
      </w:r>
    </w:p>
    <w:p w14:paraId="55915B10" w14:textId="77777777" w:rsidR="003B70AA" w:rsidRDefault="003B70AA">
      <w:pPr>
        <w:rPr>
          <w:ins w:id="16" w:author="Clau Kegode" w:date="2026-06-11T19:55:00Z" w16du:dateUtc="2026-06-11T16:55:00Z"/>
        </w:rPr>
      </w:pPr>
    </w:p>
    <w:p w14:paraId="761D94E3" w14:textId="74E95FEC" w:rsidR="003B70AA" w:rsidRDefault="003B70AA">
      <w:ins w:id="17" w:author="Clau Kegode" w:date="2026-06-11T19:55:00Z">
        <w:r w:rsidRPr="003B70AA">
          <w:t>For once, it feels less like scrolling and more like possibility.</w:t>
        </w:r>
      </w:ins>
    </w:p>
    <w:p w14:paraId="00000013" w14:textId="77777777" w:rsidR="00C57012" w:rsidRDefault="00C57012"/>
    <w:p w14:paraId="00000014" w14:textId="77777777" w:rsidR="00C57012" w:rsidRDefault="00000000">
      <w:r>
        <w:t xml:space="preserve">You call your lender the next morning. The rate is 7.1 percent. You do </w:t>
      </w:r>
      <w:proofErr w:type="gramStart"/>
      <w:r>
        <w:t>the math</w:t>
      </w:r>
      <w:proofErr w:type="gramEnd"/>
      <w:r>
        <w:t xml:space="preserve"> three times because the first two answers don't seem real. Your monthly payment, principal and interest, lands at $2,240. Add taxes. Add insurance. Add what you don't know about yet. The number climbs.</w:t>
      </w:r>
    </w:p>
    <w:p w14:paraId="00000015" w14:textId="77777777" w:rsidR="00C57012" w:rsidRDefault="00C57012"/>
    <w:p w14:paraId="00000016" w14:textId="77777777" w:rsidR="00C57012" w:rsidRDefault="00000000">
      <w:r>
        <w:t>You make an offer anyway.</w:t>
      </w:r>
    </w:p>
    <w:p w14:paraId="00000017" w14:textId="77777777" w:rsidR="00C57012" w:rsidRDefault="00C57012"/>
    <w:p w14:paraId="00000018" w14:textId="77777777" w:rsidR="00C57012" w:rsidRDefault="00000000">
      <w:r>
        <w:lastRenderedPageBreak/>
        <w:t>The first rule, fear of the rate is not the same as fear of the purchase. Every generation bought homes at the rate that existed when they needed a home. The rate is the condition. Not the verdict.</w:t>
      </w:r>
    </w:p>
    <w:p w14:paraId="00000019" w14:textId="77777777" w:rsidR="00C57012" w:rsidRDefault="00C57012"/>
    <w:p w14:paraId="0000001A" w14:textId="77777777" w:rsidR="00C57012" w:rsidRDefault="00000000">
      <w:pPr>
        <w:rPr>
          <w:ins w:id="18" w:author="Clau Kegode" w:date="2026-06-11T19:56:00Z" w16du:dateUtc="2026-06-11T16:56:00Z"/>
        </w:rPr>
      </w:pPr>
      <w:r>
        <w:t xml:space="preserve">Your offer </w:t>
      </w:r>
      <w:proofErr w:type="gramStart"/>
      <w:r>
        <w:t>gets</w:t>
      </w:r>
      <w:proofErr w:type="gramEnd"/>
      <w:r>
        <w:t xml:space="preserve"> accepted. You don't feel what you </w:t>
      </w:r>
      <w:proofErr w:type="gramStart"/>
      <w:r>
        <w:t>expected</w:t>
      </w:r>
      <w:proofErr w:type="gramEnd"/>
      <w:r>
        <w:t xml:space="preserve"> to feel. You feel something quieter. Something closer to vertigo than joy. You are under contract on a house. You are $350,000 in debt. You are 31 years old and you have never owed this much money to anyone for anything.</w:t>
      </w:r>
    </w:p>
    <w:p w14:paraId="75B440CD" w14:textId="77777777" w:rsidR="003B70AA" w:rsidRDefault="003B70AA">
      <w:pPr>
        <w:rPr>
          <w:ins w:id="19" w:author="Clau Kegode" w:date="2026-06-11T19:56:00Z" w16du:dateUtc="2026-06-11T16:56:00Z"/>
        </w:rPr>
      </w:pPr>
    </w:p>
    <w:p w14:paraId="7A8871C4" w14:textId="32125ACA" w:rsidR="003B70AA" w:rsidRPr="003B70AA" w:rsidDel="003B70AA" w:rsidRDefault="003B70AA">
      <w:pPr>
        <w:rPr>
          <w:del w:id="20" w:author="Clau Kegode" w:date="2026-06-11T19:56:00Z" w16du:dateUtc="2026-06-11T16:56:00Z"/>
          <w:lang w:val="en-US"/>
          <w:rPrChange w:id="21" w:author="Clau Kegode" w:date="2026-06-11T19:56:00Z" w16du:dateUtc="2026-06-11T16:56:00Z">
            <w:rPr>
              <w:del w:id="22" w:author="Clau Kegode" w:date="2026-06-11T19:56:00Z" w16du:dateUtc="2026-06-11T16:56:00Z"/>
            </w:rPr>
          </w:rPrChange>
        </w:rPr>
      </w:pPr>
      <w:ins w:id="23" w:author="Clau Kegode" w:date="2026-06-11T19:56:00Z">
        <w:r w:rsidRPr="003B70AA">
          <w:rPr>
            <w:b/>
            <w:bCs/>
            <w:lang w:val="en-US"/>
          </w:rPr>
          <w:t>It’s monumental and terrifying, like stepping onto a bridge you can’t turn back from.</w:t>
        </w:r>
      </w:ins>
    </w:p>
    <w:p w14:paraId="0000001B" w14:textId="178985AA" w:rsidR="00C57012" w:rsidDel="003B70AA" w:rsidRDefault="00C57012">
      <w:pPr>
        <w:rPr>
          <w:del w:id="24" w:author="Clau Kegode" w:date="2026-06-11T19:56:00Z" w16du:dateUtc="2026-06-11T16:56:00Z"/>
        </w:rPr>
      </w:pPr>
    </w:p>
    <w:p w14:paraId="0000001C" w14:textId="5CA66086" w:rsidR="00C57012" w:rsidRDefault="00000000">
      <w:r>
        <w:t xml:space="preserve">Closing day </w:t>
      </w:r>
      <w:proofErr w:type="gramStart"/>
      <w:r>
        <w:t>comes</w:t>
      </w:r>
      <w:proofErr w:type="gramEnd"/>
      <w:r>
        <w:t>. You sit at a table covered in documents. You sign your name forty-three times</w:t>
      </w:r>
      <w:ins w:id="25" w:author="Clau Kegode" w:date="2026-06-11T19:58:00Z" w16du:dateUtc="2026-06-11T16:58:00Z">
        <w:r w:rsidR="003B70AA" w:rsidRPr="003B70AA">
          <w:t xml:space="preserve"> </w:t>
        </w:r>
      </w:ins>
      <w:ins w:id="26" w:author="Clau Kegode" w:date="2026-06-11T19:58:00Z">
        <w:r w:rsidR="003B70AA" w:rsidRPr="003B70AA">
          <w:t>—</w:t>
        </w:r>
      </w:ins>
      <w:del w:id="27" w:author="Clau Kegode" w:date="2026-06-11T19:58:00Z" w16du:dateUtc="2026-06-11T16:58:00Z">
        <w:r w:rsidDel="003B70AA">
          <w:delText xml:space="preserve">. </w:delText>
        </w:r>
      </w:del>
      <w:ins w:id="28" w:author="Clau Kegode" w:date="2026-06-11T19:58:00Z" w16du:dateUtc="2026-06-11T16:58:00Z">
        <w:r w:rsidR="003B70AA">
          <w:t>n</w:t>
        </w:r>
      </w:ins>
      <w:del w:id="29" w:author="Clau Kegode" w:date="2026-06-11T19:58:00Z" w16du:dateUtc="2026-06-11T16:58:00Z">
        <w:r w:rsidDel="003B70AA">
          <w:delText>N</w:delText>
        </w:r>
      </w:del>
      <w:r>
        <w:t>o</w:t>
      </w:r>
      <w:del w:id="30" w:author="Clau Kegode" w:date="2026-06-11T19:58:00Z" w16du:dateUtc="2026-06-11T16:58:00Z">
        <w:r w:rsidDel="003B70AA">
          <w:delText>t</w:delText>
        </w:r>
      </w:del>
      <w:r>
        <w:t xml:space="preserve"> </w:t>
      </w:r>
      <w:del w:id="31" w:author="Clau Kegode" w:date="2026-06-11T19:58:00Z" w16du:dateUtc="2026-06-11T16:58:00Z">
        <w:r w:rsidDel="003B70AA">
          <w:delText xml:space="preserve">an </w:delText>
        </w:r>
      </w:del>
      <w:r>
        <w:t xml:space="preserve">exaggeration. Forty-three. Each signature is legally binding. Each one says: I understand what I </w:t>
      </w:r>
      <w:proofErr w:type="gramStart"/>
      <w:r>
        <w:t>am agreeing</w:t>
      </w:r>
      <w:proofErr w:type="gramEnd"/>
      <w:r>
        <w:t xml:space="preserve"> to. </w:t>
      </w:r>
      <w:ins w:id="32" w:author="Clau Kegode" w:date="2026-06-11T19:59:00Z" w16du:dateUtc="2026-06-11T16:59:00Z">
        <w:r w:rsidR="00F356D3">
          <w:t xml:space="preserve">The truth is </w:t>
        </w:r>
      </w:ins>
      <w:del w:id="33" w:author="Clau Kegode" w:date="2026-06-11T19:59:00Z" w16du:dateUtc="2026-06-11T16:59:00Z">
        <w:r w:rsidDel="00F356D3">
          <w:delText>Y</w:delText>
        </w:r>
      </w:del>
      <w:ins w:id="34" w:author="Clau Kegode" w:date="2026-06-11T19:59:00Z" w16du:dateUtc="2026-06-11T16:59:00Z">
        <w:r w:rsidR="00F356D3">
          <w:t>y</w:t>
        </w:r>
      </w:ins>
      <w:r>
        <w:t>ou do not fully understand</w:t>
      </w:r>
      <w:del w:id="35" w:author="Clau Kegode" w:date="2026-06-11T19:59:00Z" w16du:dateUtc="2026-06-11T16:59:00Z">
        <w:r w:rsidDel="00F356D3">
          <w:delText xml:space="preserve"> what you are agreeing to</w:delText>
        </w:r>
      </w:del>
      <w:r>
        <w:t>. Nobody does. That's one of the things nobody says out loud.</w:t>
      </w:r>
    </w:p>
    <w:p w14:paraId="0000001D" w14:textId="77777777" w:rsidR="00C57012" w:rsidRDefault="00C57012"/>
    <w:p w14:paraId="0000001E" w14:textId="3254ED97" w:rsidR="00C57012" w:rsidRDefault="00000000">
      <w:r>
        <w:t xml:space="preserve">You hand over $47,000. Your entire four years of savings. Gone in one wire transfer. The title agent says congratulations and hands you a key. You hold the key. </w:t>
      </w:r>
      <w:del w:id="36" w:author="Clau Kegode" w:date="2026-06-11T19:59:00Z" w16du:dateUtc="2026-06-11T16:59:00Z">
        <w:r w:rsidDel="00F356D3">
          <w:delText xml:space="preserve">It's </w:delText>
        </w:r>
      </w:del>
      <w:ins w:id="37" w:author="Clau Kegode" w:date="2026-06-11T20:00:00Z" w16du:dateUtc="2026-06-11T17:00:00Z">
        <w:r w:rsidR="00F356D3">
          <w:t xml:space="preserve">It feels </w:t>
        </w:r>
      </w:ins>
      <w:r>
        <w:t>lighter than</w:t>
      </w:r>
      <w:del w:id="38" w:author="Clau Kegode" w:date="2026-06-11T20:00:00Z" w16du:dateUtc="2026-06-11T17:00:00Z">
        <w:r w:rsidDel="00F356D3">
          <w:delText xml:space="preserve"> you</w:delText>
        </w:r>
      </w:del>
      <w:r>
        <w:t xml:space="preserve"> expected.</w:t>
      </w:r>
    </w:p>
    <w:p w14:paraId="0000001F" w14:textId="77777777" w:rsidR="00C57012" w:rsidRDefault="00C57012"/>
    <w:p w14:paraId="00000020" w14:textId="77777777" w:rsidR="00C57012" w:rsidRDefault="00000000">
      <w:r>
        <w:t>You drive to the house. You walk through the front door. You stand in the living room. Empty. Echoing. Yours.</w:t>
      </w:r>
    </w:p>
    <w:p w14:paraId="00000021" w14:textId="77777777" w:rsidR="00C57012" w:rsidRDefault="00C57012"/>
    <w:p w14:paraId="00000022" w14:textId="599D99BF" w:rsidR="00C57012" w:rsidRDefault="00000000">
      <w:r>
        <w:t xml:space="preserve">Your net worth on paper: </w:t>
      </w:r>
      <w:del w:id="39" w:author="Clau Kegode" w:date="2026-06-11T20:13:00Z" w16du:dateUtc="2026-06-11T17:13:00Z">
        <w:r w:rsidDel="001B4DFF">
          <w:delText xml:space="preserve">negative </w:delText>
        </w:r>
      </w:del>
      <w:ins w:id="40" w:author="Clau Kegode" w:date="2026-06-11T20:13:00Z" w16du:dateUtc="2026-06-11T17:13:00Z">
        <w:r w:rsidR="001B4DFF">
          <w:t>-</w:t>
        </w:r>
      </w:ins>
      <w:r>
        <w:t>$303,000.</w:t>
      </w:r>
    </w:p>
    <w:p w14:paraId="00000023" w14:textId="77777777" w:rsidR="00C57012" w:rsidRDefault="00C57012"/>
    <w:p w14:paraId="00000024" w14:textId="62CEE6FC" w:rsidR="00C57012" w:rsidRDefault="00000000">
      <w:r>
        <w:t xml:space="preserve">You are 31 years old. You have never been this broke and this asset-rich at the same time. The feeling </w:t>
      </w:r>
      <w:del w:id="41" w:author="Clau Kegode" w:date="2026-06-11T20:00:00Z" w16du:dateUtc="2026-06-11T17:00:00Z">
        <w:r w:rsidDel="00F356D3">
          <w:delText xml:space="preserve">doesn't have a </w:delText>
        </w:r>
      </w:del>
      <w:ins w:id="42" w:author="Clau Kegode" w:date="2026-06-11T20:01:00Z" w16du:dateUtc="2026-06-11T17:01:00Z">
        <w:r w:rsidR="00F356D3">
          <w:t xml:space="preserve">has no </w:t>
        </w:r>
      </w:ins>
      <w:r>
        <w:t>name.</w:t>
      </w:r>
    </w:p>
    <w:p w14:paraId="00000025" w14:textId="77777777" w:rsidR="00C57012" w:rsidRDefault="00C57012"/>
    <w:p w14:paraId="00000026" w14:textId="77777777" w:rsidR="00C57012" w:rsidRDefault="00000000">
      <w:r>
        <w:t xml:space="preserve">The first month goes fine. The mortgage payment clears. You feel briefly like a functional adult. Then month two </w:t>
      </w:r>
      <w:proofErr w:type="gramStart"/>
      <w:r>
        <w:t>arrives</w:t>
      </w:r>
      <w:proofErr w:type="gramEnd"/>
      <w:r>
        <w:t xml:space="preserve"> and the water heater makes a sound it has no business making. A plumber comes. The diagnosis is not good. The water heater is seventeen years old.</w:t>
      </w:r>
    </w:p>
    <w:p w14:paraId="00000027" w14:textId="77777777" w:rsidR="00C57012" w:rsidRDefault="00000000">
      <w:r>
        <w:t>A standard home inspection looks for problems like roof leaks or foundation cracks. It doesn't tell you the HVAC system is eighteen years old and will cost six thousand dollars to replace.</w:t>
      </w:r>
    </w:p>
    <w:p w14:paraId="00000028" w14:textId="07AE62F0" w:rsidR="00C57012" w:rsidRDefault="00000000">
      <w:r>
        <w:t>Nobody told you that about your water heater either. $1,400</w:t>
      </w:r>
      <w:del w:id="43" w:author="Clau Kegode" w:date="2026-06-11T20:01:00Z" w16du:dateUtc="2026-06-11T17:01:00Z">
        <w:r w:rsidDel="00F356D3">
          <w:delText>. G</w:delText>
        </w:r>
      </w:del>
      <w:ins w:id="44" w:author="Clau Kegode" w:date="2026-06-11T20:01:00Z" w16du:dateUtc="2026-06-11T17:01:00Z">
        <w:r w:rsidR="00F356D3" w:rsidRPr="00F356D3">
          <w:t xml:space="preserve"> </w:t>
        </w:r>
      </w:ins>
      <w:ins w:id="45" w:author="Clau Kegode" w:date="2026-06-11T20:01:00Z">
        <w:r w:rsidR="00F356D3" w:rsidRPr="00F356D3">
          <w:t>—</w:t>
        </w:r>
      </w:ins>
      <w:ins w:id="46" w:author="Clau Kegode" w:date="2026-06-11T20:01:00Z" w16du:dateUtc="2026-06-11T17:01:00Z">
        <w:r w:rsidR="00F356D3">
          <w:t>g</w:t>
        </w:r>
      </w:ins>
      <w:r>
        <w:t>one.</w:t>
      </w:r>
    </w:p>
    <w:p w14:paraId="00000029" w14:textId="77777777" w:rsidR="00C57012" w:rsidRDefault="00C57012"/>
    <w:p w14:paraId="0000002A" w14:textId="77777777" w:rsidR="00C57012" w:rsidRDefault="00000000">
      <w:r>
        <w:t xml:space="preserve">Month three. The property tax bill arrives. You knew taxes existed. You did not know they would arrive like this. As a single, physical document. A number that feels personal. Like the </w:t>
      </w:r>
      <w:proofErr w:type="gramStart"/>
      <w:r>
        <w:t>county</w:t>
      </w:r>
      <w:proofErr w:type="gramEnd"/>
      <w:r>
        <w:t xml:space="preserve"> looked at your life and decided specifically what you </w:t>
      </w:r>
      <w:proofErr w:type="gramStart"/>
      <w:r>
        <w:t>owe</w:t>
      </w:r>
      <w:proofErr w:type="gramEnd"/>
      <w:r>
        <w:t>. You pay it. You move on. You don't tell anyone.</w:t>
      </w:r>
    </w:p>
    <w:p w14:paraId="0000002B" w14:textId="77777777" w:rsidR="00C57012" w:rsidRDefault="00C57012"/>
    <w:p w14:paraId="0000002C" w14:textId="77777777" w:rsidR="00C57012" w:rsidRDefault="00000000">
      <w:r>
        <w:t xml:space="preserve">Month </w:t>
      </w:r>
      <w:proofErr w:type="gramStart"/>
      <w:r>
        <w:t>four</w:t>
      </w:r>
      <w:proofErr w:type="gramEnd"/>
      <w:r>
        <w:t>. Your insurance renewal comes.</w:t>
      </w:r>
    </w:p>
    <w:p w14:paraId="0000002D" w14:textId="1D425E42" w:rsidR="00C57012" w:rsidRDefault="00000000">
      <w:r>
        <w:t>Home insurance premiums rose by an average of 21</w:t>
      </w:r>
      <w:del w:id="47" w:author="Clau Kegode" w:date="2026-06-11T20:02:00Z" w16du:dateUtc="2026-06-11T17:02:00Z">
        <w:r w:rsidDel="00F356D3">
          <w:delText xml:space="preserve"> percent</w:delText>
        </w:r>
      </w:del>
      <w:ins w:id="48" w:author="Clau Kegode" w:date="2026-06-11T20:02:00Z" w16du:dateUtc="2026-06-11T17:02:00Z">
        <w:r w:rsidR="00F356D3">
          <w:t>%</w:t>
        </w:r>
      </w:ins>
      <w:r>
        <w:t xml:space="preserve"> in 2023 alone, and another 11</w:t>
      </w:r>
      <w:del w:id="49" w:author="Clau Kegode" w:date="2026-06-11T20:02:00Z" w16du:dateUtc="2026-06-11T17:02:00Z">
        <w:r w:rsidDel="00F356D3">
          <w:delText xml:space="preserve"> percent</w:delText>
        </w:r>
      </w:del>
      <w:ins w:id="50" w:author="Clau Kegode" w:date="2026-06-11T20:02:00Z" w16du:dateUtc="2026-06-11T17:02:00Z">
        <w:r w:rsidR="00F356D3">
          <w:t>%</w:t>
        </w:r>
      </w:ins>
      <w:r>
        <w:t xml:space="preserve"> in 2024.</w:t>
      </w:r>
    </w:p>
    <w:p w14:paraId="0000002E" w14:textId="0CCDE5C1" w:rsidR="00C57012" w:rsidRDefault="00000000">
      <w:r>
        <w:t xml:space="preserve">Your premium went up. You didn't buy more coverage. You just owe more for the same coverage. You call to ask why. The agent explains </w:t>
      </w:r>
      <w:ins w:id="51" w:author="Clau Kegode" w:date="2026-06-11T20:06:00Z" w16du:dateUtc="2026-06-11T17:06:00Z">
        <w:r w:rsidR="00F356D3">
          <w:t>“</w:t>
        </w:r>
      </w:ins>
      <w:r>
        <w:t>climate risk</w:t>
      </w:r>
      <w:ins w:id="52" w:author="Clau Kegode" w:date="2026-06-11T20:06:00Z" w16du:dateUtc="2026-06-11T17:06:00Z">
        <w:r w:rsidR="00F356D3">
          <w:t>”</w:t>
        </w:r>
      </w:ins>
      <w:r>
        <w:t xml:space="preserve">. You live in the Midwest. You don't feel like </w:t>
      </w:r>
      <w:proofErr w:type="gramStart"/>
      <w:r>
        <w:t>a climate</w:t>
      </w:r>
      <w:proofErr w:type="gramEnd"/>
      <w:r>
        <w:t xml:space="preserve"> risk. </w:t>
      </w:r>
      <w:ins w:id="53" w:author="Clau Kegode" w:date="2026-06-11T20:03:00Z" w16du:dateUtc="2026-06-11T17:03:00Z">
        <w:r w:rsidR="00F356D3">
          <w:t xml:space="preserve">But </w:t>
        </w:r>
      </w:ins>
      <w:del w:id="54" w:author="Clau Kegode" w:date="2026-06-11T20:03:00Z" w16du:dateUtc="2026-06-11T17:03:00Z">
        <w:r w:rsidDel="00F356D3">
          <w:delText>Y</w:delText>
        </w:r>
      </w:del>
      <w:ins w:id="55" w:author="Clau Kegode" w:date="2026-06-11T20:03:00Z" w16du:dateUtc="2026-06-11T17:03:00Z">
        <w:r w:rsidR="00F356D3">
          <w:t>y</w:t>
        </w:r>
      </w:ins>
      <w:r>
        <w:t>ou pay it</w:t>
      </w:r>
      <w:ins w:id="56" w:author="Clau Kegode" w:date="2026-06-11T20:03:00Z" w16du:dateUtc="2026-06-11T17:03:00Z">
        <w:r w:rsidR="00F356D3">
          <w:t xml:space="preserve"> anyway</w:t>
        </w:r>
      </w:ins>
      <w:r>
        <w:t>.</w:t>
      </w:r>
    </w:p>
    <w:p w14:paraId="0000002F" w14:textId="77777777" w:rsidR="00C57012" w:rsidRDefault="00C57012"/>
    <w:p w14:paraId="00000030" w14:textId="647B849A" w:rsidR="00C57012" w:rsidRDefault="00000000">
      <w:r>
        <w:lastRenderedPageBreak/>
        <w:t xml:space="preserve">The second rule, the mortgage </w:t>
      </w:r>
      <w:proofErr w:type="gramStart"/>
      <w:r>
        <w:t>payment</w:t>
      </w:r>
      <w:proofErr w:type="gramEnd"/>
      <w:r>
        <w:t xml:space="preserve"> is the floor, not the ceiling. The real cost of owning a home is the mortgage plus everything that </w:t>
      </w:r>
      <w:ins w:id="57" w:author="Clau Kegode" w:date="2026-06-11T20:07:00Z" w16du:dateUtc="2026-06-11T17:07:00Z">
        <w:r w:rsidR="00F356D3">
          <w:t xml:space="preserve">surrounds </w:t>
        </w:r>
      </w:ins>
      <w:del w:id="58" w:author="Clau Kegode" w:date="2026-06-11T20:06:00Z" w16du:dateUtc="2026-06-11T17:06:00Z">
        <w:r w:rsidDel="00F356D3">
          <w:delText xml:space="preserve">breathes around </w:delText>
        </w:r>
      </w:del>
      <w:r>
        <w:t>it.</w:t>
      </w:r>
    </w:p>
    <w:p w14:paraId="00000031" w14:textId="0096D2D2" w:rsidR="00C57012" w:rsidRDefault="00000000">
      <w:r>
        <w:t xml:space="preserve">The typical homeowner now spends </w:t>
      </w:r>
      <w:ins w:id="59" w:author="Clau Kegode" w:date="2026-06-11T20:04:00Z" w16du:dateUtc="2026-06-11T17:04:00Z">
        <w:r w:rsidR="00F356D3">
          <w:t xml:space="preserve">about </w:t>
        </w:r>
      </w:ins>
      <w:r>
        <w:t>$15,979 annually — roughly $1,325 per month — on expenses beyond the mortgage.</w:t>
      </w:r>
    </w:p>
    <w:p w14:paraId="00000032" w14:textId="1A0A9065" w:rsidR="00C57012" w:rsidRDefault="00000000">
      <w:r>
        <w:t xml:space="preserve">Most people don't know that number before they sign. You </w:t>
      </w:r>
      <w:proofErr w:type="gramStart"/>
      <w:ins w:id="60" w:author="Clau Kegode" w:date="2026-06-11T20:07:00Z" w16du:dateUtc="2026-06-11T17:07:00Z">
        <w:r w:rsidR="00F356D3">
          <w:t xml:space="preserve">definitely </w:t>
        </w:r>
      </w:ins>
      <w:r>
        <w:t>didn't</w:t>
      </w:r>
      <w:proofErr w:type="gramEnd"/>
      <w:r>
        <w:t>.</w:t>
      </w:r>
    </w:p>
    <w:p w14:paraId="00000033" w14:textId="77777777" w:rsidR="00C57012" w:rsidRDefault="00C57012"/>
    <w:p w14:paraId="00000034" w14:textId="2503B678" w:rsidR="00C57012" w:rsidRDefault="00000000">
      <w:pPr>
        <w:rPr>
          <w:ins w:id="61" w:author="Clau Kegode" w:date="2026-06-11T20:04:00Z" w16du:dateUtc="2026-06-11T17:04:00Z"/>
        </w:rPr>
      </w:pPr>
      <w:r>
        <w:t>Month six. Your net worth is still negative. Deeply negative. But the house is yours. And something strange is happening inside you. You stop thinking about the rate. You stop thinking about the timing. You start thinking about the gutters. About the crack in the driveway. About the tree in the backyard that looks slightly wrong. You are becoming a homeowner in the psychological sense</w:t>
      </w:r>
      <w:del w:id="62" w:author="Clau Kegode" w:date="2026-06-11T20:07:00Z" w16du:dateUtc="2026-06-11T17:07:00Z">
        <w:r w:rsidDel="00F356D3">
          <w:delText>. Not just</w:delText>
        </w:r>
      </w:del>
      <w:ins w:id="63" w:author="Clau Kegode" w:date="2026-06-11T20:07:00Z" w16du:dateUtc="2026-06-11T17:07:00Z">
        <w:r w:rsidR="00F356D3">
          <w:t xml:space="preserve">, </w:t>
        </w:r>
        <w:proofErr w:type="gramStart"/>
        <w:r w:rsidR="00F356D3">
          <w:t>not only</w:t>
        </w:r>
      </w:ins>
      <w:r>
        <w:t xml:space="preserve"> the</w:t>
      </w:r>
      <w:proofErr w:type="gramEnd"/>
      <w:r>
        <w:t xml:space="preserve"> legal one.</w:t>
      </w:r>
    </w:p>
    <w:p w14:paraId="7F4EB140" w14:textId="77777777" w:rsidR="00F356D3" w:rsidRDefault="00F356D3">
      <w:pPr>
        <w:rPr>
          <w:ins w:id="64" w:author="Clau Kegode" w:date="2026-06-11T20:04:00Z" w16du:dateUtc="2026-06-11T17:04:00Z"/>
        </w:rPr>
      </w:pPr>
    </w:p>
    <w:p w14:paraId="05CD1CA8" w14:textId="177AA0FB" w:rsidR="00F356D3" w:rsidRDefault="00F356D3">
      <w:ins w:id="65" w:author="Clau Kegode" w:date="2026-06-11T20:04:00Z">
        <w:r w:rsidRPr="00F356D3">
          <w:t>It’s the moment when ownership shifts from paperwork to responsibility.</w:t>
        </w:r>
      </w:ins>
    </w:p>
    <w:p w14:paraId="00000035" w14:textId="77777777" w:rsidR="00C57012" w:rsidRDefault="00C57012"/>
    <w:p w14:paraId="00000036" w14:textId="77777777" w:rsidR="00C57012" w:rsidRDefault="00000000">
      <w:r>
        <w:t xml:space="preserve">The shift. You stop measuring the decision by when you </w:t>
      </w:r>
      <w:proofErr w:type="gramStart"/>
      <w:r>
        <w:t>made</w:t>
      </w:r>
      <w:proofErr w:type="gramEnd"/>
      <w:r>
        <w:t xml:space="preserve"> it and start measuring it by what you do with it.</w:t>
      </w:r>
    </w:p>
    <w:p w14:paraId="00000037" w14:textId="77777777" w:rsidR="00C57012" w:rsidRDefault="00C57012"/>
    <w:p w14:paraId="00000038" w14:textId="126C7A20" w:rsidR="00C57012" w:rsidRDefault="00000000">
      <w:r>
        <w:t>You start making extra principal payments. Small ones. $200 here</w:t>
      </w:r>
      <w:ins w:id="66" w:author="Clau Kegode" w:date="2026-06-11T20:07:00Z" w16du:dateUtc="2026-06-11T17:07:00Z">
        <w:r w:rsidR="00F356D3">
          <w:t>,</w:t>
        </w:r>
      </w:ins>
      <w:del w:id="67" w:author="Clau Kegode" w:date="2026-06-11T20:07:00Z" w16du:dateUtc="2026-06-11T17:07:00Z">
        <w:r w:rsidDel="00F356D3">
          <w:delText>.</w:delText>
        </w:r>
      </w:del>
      <w:r>
        <w:t xml:space="preserve"> $300 there. You watch the balance move. Slowly. But it moves. You realize this is the only investment you can control with your own </w:t>
      </w:r>
      <w:ins w:id="68" w:author="Clau Kegode" w:date="2026-06-11T20:08:00Z" w16du:dateUtc="2026-06-11T17:08:00Z">
        <w:r w:rsidR="00F356D3">
          <w:t>effort</w:t>
        </w:r>
      </w:ins>
      <w:del w:id="69" w:author="Clau Kegode" w:date="2026-06-11T20:08:00Z" w16du:dateUtc="2026-06-11T17:08:00Z">
        <w:r w:rsidDel="00F356D3">
          <w:delText>labor</w:delText>
        </w:r>
      </w:del>
      <w:r>
        <w:t xml:space="preserve">. Every dollar you put in, you see it. You feel it. It doesn't vanish into a brokerage account you never </w:t>
      </w:r>
      <w:ins w:id="70" w:author="Clau Kegode" w:date="2026-06-11T20:08:00Z" w16du:dateUtc="2026-06-11T17:08:00Z">
        <w:r w:rsidR="00F356D3">
          <w:t>check</w:t>
        </w:r>
      </w:ins>
      <w:del w:id="71" w:author="Clau Kegode" w:date="2026-06-11T20:08:00Z" w16du:dateUtc="2026-06-11T17:08:00Z">
        <w:r w:rsidDel="00F356D3">
          <w:delText>look at</w:delText>
        </w:r>
      </w:del>
      <w:r>
        <w:t xml:space="preserve">. It </w:t>
      </w:r>
      <w:ins w:id="72" w:author="Clau Kegode" w:date="2026-06-11T20:08:00Z" w16du:dateUtc="2026-06-11T17:08:00Z">
        <w:r w:rsidR="00F356D3">
          <w:t>stays</w:t>
        </w:r>
      </w:ins>
      <w:del w:id="73" w:author="Clau Kegode" w:date="2026-06-11T20:08:00Z" w16du:dateUtc="2026-06-11T17:08:00Z">
        <w:r w:rsidDel="00F356D3">
          <w:delText>lives</w:delText>
        </w:r>
      </w:del>
      <w:r>
        <w:t xml:space="preserve"> in</w:t>
      </w:r>
      <w:ins w:id="74" w:author="Clau Kegode" w:date="2026-06-11T20:08:00Z" w16du:dateUtc="2026-06-11T17:08:00Z">
        <w:r w:rsidR="00F356D3">
          <w:t>side</w:t>
        </w:r>
      </w:ins>
      <w:r>
        <w:t xml:space="preserve"> the walls.</w:t>
      </w:r>
    </w:p>
    <w:p w14:paraId="00000039" w14:textId="77777777" w:rsidR="00C57012" w:rsidRDefault="00C57012"/>
    <w:p w14:paraId="0000003A" w14:textId="30F9ABC7" w:rsidR="00C57012" w:rsidRDefault="00000000">
      <w:r>
        <w:t xml:space="preserve">Year one ends. You've paid $26,880 in mortgage payments. Of that, $4,200 went to principal. The rest was </w:t>
      </w:r>
      <w:proofErr w:type="gramStart"/>
      <w:r>
        <w:t>interest</w:t>
      </w:r>
      <w:proofErr w:type="gramEnd"/>
      <w:r>
        <w:t xml:space="preserve">. You know this because you looked. Most people don't look. You did. It made you briefly furious. Then it made </w:t>
      </w:r>
      <w:del w:id="75" w:author="Clau Kegode" w:date="2026-06-11T22:24:00Z" w16du:dateUtc="2026-06-11T19:24:00Z">
        <w:r w:rsidDel="0049787A">
          <w:delText>you</w:delText>
        </w:r>
      </w:del>
      <w:del w:id="76" w:author="Clau Kegode" w:date="2026-06-11T20:08:00Z" w16du:dateUtc="2026-06-11T17:08:00Z">
        <w:r w:rsidDel="00F356D3">
          <w:delText xml:space="preserve"> </w:delText>
        </w:r>
      </w:del>
      <w:ins w:id="77" w:author="Clau Kegode" w:date="2026-06-11T22:24:00Z" w16du:dateUtc="2026-06-11T19:24:00Z">
        <w:r w:rsidR="0049787A">
          <w:t>you focused</w:t>
        </w:r>
      </w:ins>
      <w:del w:id="78" w:author="Clau Kegode" w:date="2026-06-11T20:08:00Z" w16du:dateUtc="2026-06-11T17:08:00Z">
        <w:r w:rsidDel="00F356D3">
          <w:delText>strategic</w:delText>
        </w:r>
      </w:del>
      <w:r>
        <w:t>.</w:t>
      </w:r>
    </w:p>
    <w:p w14:paraId="0000003B" w14:textId="77777777" w:rsidR="00C57012" w:rsidRDefault="00C57012">
      <w:pPr>
        <w:rPr>
          <w:ins w:id="79" w:author="Clau Kegode" w:date="2026-06-11T20:09:00Z" w16du:dateUtc="2026-06-11T17:09:00Z"/>
        </w:rPr>
      </w:pPr>
    </w:p>
    <w:p w14:paraId="485C9F4C" w14:textId="062AAC88" w:rsidR="00F356D3" w:rsidRDefault="00F356D3">
      <w:pPr>
        <w:rPr>
          <w:ins w:id="80" w:author="Clau Kegode" w:date="2026-06-11T20:09:00Z" w16du:dateUtc="2026-06-11T17:09:00Z"/>
        </w:rPr>
      </w:pPr>
      <w:ins w:id="81" w:author="Clau Kegode" w:date="2026-06-11T20:09:00Z">
        <w:r w:rsidRPr="00F356D3">
          <w:t>That turn from frustration to focus is the quiet education of ownership.</w:t>
        </w:r>
      </w:ins>
    </w:p>
    <w:p w14:paraId="4DCEF163" w14:textId="77777777" w:rsidR="00F356D3" w:rsidRDefault="00F356D3"/>
    <w:p w14:paraId="0000003C" w14:textId="5374D719" w:rsidR="00C57012" w:rsidRDefault="00000000">
      <w:r>
        <w:t xml:space="preserve">Your net worth: </w:t>
      </w:r>
      <w:del w:id="82" w:author="Clau Kegode" w:date="2026-06-11T20:13:00Z" w16du:dateUtc="2026-06-11T17:13:00Z">
        <w:r w:rsidDel="001B4DFF">
          <w:delText xml:space="preserve">negative </w:delText>
        </w:r>
      </w:del>
      <w:ins w:id="83" w:author="Clau Kegode" w:date="2026-06-11T20:13:00Z" w16du:dateUtc="2026-06-11T17:13:00Z">
        <w:r w:rsidR="001B4DFF">
          <w:t>-</w:t>
        </w:r>
      </w:ins>
      <w:r>
        <w:t>$267,000. You are moving in the right direction. Slowly. But you are moving.</w:t>
      </w:r>
    </w:p>
    <w:p w14:paraId="0000003D" w14:textId="77777777" w:rsidR="00C57012" w:rsidRDefault="00C57012"/>
    <w:p w14:paraId="0000003E" w14:textId="77777777" w:rsidR="00C57012" w:rsidRDefault="00000000">
      <w:r>
        <w:t>The third rule, leverage is the invisible engine inside every real estate transaction. You put $47,000 down on a $389,000 asset.</w:t>
      </w:r>
    </w:p>
    <w:p w14:paraId="0000003F" w14:textId="77777777" w:rsidR="00C57012" w:rsidRDefault="00000000">
      <w:r>
        <w:t>A ten percent price increase on a $500,000 property is $50,000 — but if you only put $100,000 down, that's a fifty percent return on your cash.</w:t>
      </w:r>
    </w:p>
    <w:p w14:paraId="00000040" w14:textId="77777777" w:rsidR="00C57012" w:rsidRDefault="00000000">
      <w:proofErr w:type="gramStart"/>
      <w:r>
        <w:t>The math</w:t>
      </w:r>
      <w:proofErr w:type="gramEnd"/>
      <w:r>
        <w:t xml:space="preserve"> works the same way in reverse. But it also works forward. And in housing, it has historically worked forward.</w:t>
      </w:r>
    </w:p>
    <w:p w14:paraId="00000041" w14:textId="77777777" w:rsidR="00C57012" w:rsidRDefault="00C57012"/>
    <w:p w14:paraId="00000042" w14:textId="6CF74DB0" w:rsidR="00C57012" w:rsidRDefault="00000000">
      <w:r>
        <w:t xml:space="preserve">Year two. The house needs a roof inspection. The inspector finds three soft spots. Not catastrophic. </w:t>
      </w:r>
      <w:proofErr w:type="gramStart"/>
      <w:r>
        <w:t>But not</w:t>
      </w:r>
      <w:proofErr w:type="gramEnd"/>
      <w:r>
        <w:t xml:space="preserve"> nothing. You get a quote</w:t>
      </w:r>
      <w:ins w:id="84" w:author="Clau Kegode" w:date="2026-06-11T20:09:00Z" w16du:dateUtc="2026-06-11T17:09:00Z">
        <w:r w:rsidR="001B4DFF">
          <w:t>:</w:t>
        </w:r>
      </w:ins>
      <w:del w:id="85" w:author="Clau Kegode" w:date="2026-06-11T20:09:00Z" w16du:dateUtc="2026-06-11T17:09:00Z">
        <w:r w:rsidDel="001B4DFF">
          <w:delText xml:space="preserve">. </w:delText>
        </w:r>
      </w:del>
      <w:r>
        <w:t xml:space="preserve">$8,400 for </w:t>
      </w:r>
      <w:proofErr w:type="gramStart"/>
      <w:r>
        <w:t>a full</w:t>
      </w:r>
      <w:proofErr w:type="gramEnd"/>
      <w:r>
        <w:t xml:space="preserve"> repair. You negotiate it </w:t>
      </w:r>
      <w:proofErr w:type="gramStart"/>
      <w:r>
        <w:t>to</w:t>
      </w:r>
      <w:proofErr w:type="gramEnd"/>
      <w:r>
        <w:t xml:space="preserve"> $6,200 by getting three bids. You pay it. You don't put it on a credit card. You had a small emergency fund. Now it's smaller.</w:t>
      </w:r>
    </w:p>
    <w:p w14:paraId="00000043" w14:textId="77777777" w:rsidR="00C57012" w:rsidRDefault="00000000">
      <w:r>
        <w:t>Eighty-three percent of homeowners experienced an unexpected maintenance issue in 2024.</w:t>
      </w:r>
    </w:p>
    <w:p w14:paraId="00000044" w14:textId="77777777" w:rsidR="00C57012" w:rsidRDefault="00000000">
      <w:pPr>
        <w:rPr>
          <w:ins w:id="86" w:author="Clau Kegode" w:date="2026-06-11T20:09:00Z" w16du:dateUtc="2026-06-11T17:09:00Z"/>
        </w:rPr>
      </w:pPr>
      <w:r>
        <w:t xml:space="preserve">You are not an exception. You are the rule. You just didn't know it </w:t>
      </w:r>
      <w:proofErr w:type="gramStart"/>
      <w:r>
        <w:t>going</w:t>
      </w:r>
      <w:proofErr w:type="gramEnd"/>
      <w:r>
        <w:t xml:space="preserve"> in.</w:t>
      </w:r>
    </w:p>
    <w:p w14:paraId="39433978" w14:textId="77777777" w:rsidR="001B4DFF" w:rsidRDefault="001B4DFF">
      <w:pPr>
        <w:rPr>
          <w:ins w:id="87" w:author="Clau Kegode" w:date="2026-06-11T20:09:00Z" w16du:dateUtc="2026-06-11T17:09:00Z"/>
        </w:rPr>
      </w:pPr>
    </w:p>
    <w:p w14:paraId="00C2EE7F" w14:textId="20F17253" w:rsidR="001B4DFF" w:rsidRDefault="001B4DFF">
      <w:ins w:id="88" w:author="Clau Kegode" w:date="2026-06-11T20:09:00Z">
        <w:r w:rsidRPr="001B4DFF">
          <w:lastRenderedPageBreak/>
          <w:t>The surprise isn’t the repair—it’s how quickly it teaches resilience.</w:t>
        </w:r>
      </w:ins>
    </w:p>
    <w:p w14:paraId="00000045" w14:textId="77777777" w:rsidR="00C57012" w:rsidRDefault="00C57012"/>
    <w:p w14:paraId="00000046" w14:textId="77777777" w:rsidR="00C57012" w:rsidRDefault="00000000">
      <w:r>
        <w:t>But here's what else happens in year two. Home prices in your area tick up 4.2 percent. Your house is now worth approximately $405,000. You didn't do anything. You just stayed. Your equity grew while you slept.</w:t>
      </w:r>
    </w:p>
    <w:p w14:paraId="00000047" w14:textId="77777777" w:rsidR="00C57012" w:rsidRDefault="00C57012"/>
    <w:p w14:paraId="00000048" w14:textId="6215DF27" w:rsidR="00C57012" w:rsidRDefault="00000000">
      <w:r>
        <w:t xml:space="preserve">Net worth: </w:t>
      </w:r>
      <w:del w:id="89" w:author="Clau Kegode" w:date="2026-06-11T20:13:00Z" w16du:dateUtc="2026-06-11T17:13:00Z">
        <w:r w:rsidDel="001B4DFF">
          <w:delText xml:space="preserve">negative </w:delText>
        </w:r>
      </w:del>
      <w:ins w:id="90" w:author="Clau Kegode" w:date="2026-06-11T20:13:00Z" w16du:dateUtc="2026-06-11T17:13:00Z">
        <w:r w:rsidR="001B4DFF">
          <w:t>-</w:t>
        </w:r>
      </w:ins>
      <w:r>
        <w:t>$228,000.</w:t>
      </w:r>
    </w:p>
    <w:p w14:paraId="00000049" w14:textId="77777777" w:rsidR="00C57012" w:rsidRDefault="00C57012"/>
    <w:p w14:paraId="0000004A" w14:textId="75E72933" w:rsidR="00C57012" w:rsidRDefault="00000000">
      <w:r>
        <w:t>Year three. You get a raise. Not a huge one. But enough to breathe</w:t>
      </w:r>
      <w:ins w:id="91" w:author="Clau Kegode" w:date="2026-06-11T20:10:00Z" w16du:dateUtc="2026-06-11T17:10:00Z">
        <w:r w:rsidR="001B4DFF">
          <w:t xml:space="preserve"> easier</w:t>
        </w:r>
      </w:ins>
      <w:r>
        <w:t>. You refinance. The rate drops to 6.4</w:t>
      </w:r>
      <w:del w:id="92" w:author="Clau Kegode" w:date="2026-06-11T20:11:00Z" w16du:dateUtc="2026-06-11T17:11:00Z">
        <w:r w:rsidDel="001B4DFF">
          <w:delText xml:space="preserve"> percent</w:delText>
        </w:r>
      </w:del>
      <w:ins w:id="93" w:author="Clau Kegode" w:date="2026-06-11T20:11:00Z" w16du:dateUtc="2026-06-11T17:11:00Z">
        <w:r w:rsidR="001B4DFF">
          <w:t>%</w:t>
        </w:r>
      </w:ins>
      <w:r>
        <w:t xml:space="preserve">. Your payment falls by $180 </w:t>
      </w:r>
      <w:del w:id="94" w:author="Clau Kegode" w:date="2026-06-11T20:11:00Z" w16du:dateUtc="2026-06-11T17:11:00Z">
        <w:r w:rsidDel="001B4DFF">
          <w:delText>a</w:delText>
        </w:r>
      </w:del>
      <w:ins w:id="95" w:author="Clau Kegode" w:date="2026-06-11T20:11:00Z" w16du:dateUtc="2026-06-11T17:11:00Z">
        <w:r w:rsidR="001B4DFF">
          <w:t>each</w:t>
        </w:r>
      </w:ins>
      <w:r>
        <w:t xml:space="preserve"> month. It's not dramatic. But it's real. You take that $180 and you put it directly into principal every month. This is not glamorous. Nobody makes a documentary about this. </w:t>
      </w:r>
      <w:del w:id="96" w:author="Clau Kegode" w:date="2026-06-11T20:11:00Z" w16du:dateUtc="2026-06-11T17:11:00Z">
        <w:r w:rsidDel="001B4DFF">
          <w:delText xml:space="preserve">But </w:delText>
        </w:r>
      </w:del>
      <w:ins w:id="97" w:author="Clau Kegode" w:date="2026-06-11T20:11:00Z" w16du:dateUtc="2026-06-11T17:11:00Z">
        <w:r w:rsidR="001B4DFF">
          <w:t xml:space="preserve">Yet </w:t>
        </w:r>
      </w:ins>
      <w:r>
        <w:t>this is how</w:t>
      </w:r>
      <w:del w:id="98" w:author="Clau Kegode" w:date="2026-06-11T20:11:00Z" w16du:dateUtc="2026-06-11T17:11:00Z">
        <w:r w:rsidDel="001B4DFF">
          <w:delText xml:space="preserve"> it actually works</w:delText>
        </w:r>
      </w:del>
      <w:ins w:id="99" w:author="Clau Kegode" w:date="2026-06-11T20:11:00Z" w16du:dateUtc="2026-06-11T17:11:00Z">
        <w:r w:rsidR="001B4DFF">
          <w:t xml:space="preserve"> progress </w:t>
        </w:r>
        <w:proofErr w:type="gramStart"/>
        <w:r w:rsidR="001B4DFF">
          <w:t>actually happens</w:t>
        </w:r>
      </w:ins>
      <w:proofErr w:type="gramEnd"/>
      <w:r>
        <w:t>.</w:t>
      </w:r>
    </w:p>
    <w:p w14:paraId="0000004B" w14:textId="77777777" w:rsidR="00C57012" w:rsidRDefault="00C57012"/>
    <w:p w14:paraId="0000004C" w14:textId="2606A2C5" w:rsidR="00C57012" w:rsidRDefault="00000000">
      <w:r>
        <w:t xml:space="preserve">The fourth rule, refinancing is not a reward for waiting. It's a tool you use when </w:t>
      </w:r>
      <w:proofErr w:type="gramStart"/>
      <w:r>
        <w:t>the math</w:t>
      </w:r>
      <w:proofErr w:type="gramEnd"/>
      <w:r>
        <w:t xml:space="preserve"> changes. </w:t>
      </w:r>
      <w:proofErr w:type="gramStart"/>
      <w:r>
        <w:t>You don't</w:t>
      </w:r>
      <w:proofErr w:type="gramEnd"/>
      <w:r>
        <w:t xml:space="preserve"> wait for the perfect rate. You refinance when the savings justify the cost. And then you put the difference somewhere it compounds</w:t>
      </w:r>
      <w:ins w:id="100" w:author="Clau Kegode" w:date="2026-06-11T20:12:00Z" w16du:dateUtc="2026-06-11T17:12:00Z">
        <w:r w:rsidR="001B4DFF">
          <w:t xml:space="preserve"> </w:t>
        </w:r>
      </w:ins>
      <w:ins w:id="101" w:author="Clau Kegode" w:date="2026-06-11T20:13:00Z" w16du:dateUtc="2026-06-11T17:13:00Z">
        <w:r w:rsidR="001B4DFF">
          <w:t>steadily</w:t>
        </w:r>
      </w:ins>
      <w:r>
        <w:t>.</w:t>
      </w:r>
    </w:p>
    <w:p w14:paraId="0000004D" w14:textId="77777777" w:rsidR="00C57012" w:rsidRDefault="00C57012"/>
    <w:p w14:paraId="0000004E" w14:textId="31B3F20E" w:rsidR="00C57012" w:rsidRDefault="00000000">
      <w:r>
        <w:t xml:space="preserve">Net worth: </w:t>
      </w:r>
      <w:del w:id="102" w:author="Clau Kegode" w:date="2026-06-11T20:12:00Z" w16du:dateUtc="2026-06-11T17:12:00Z">
        <w:r w:rsidDel="001B4DFF">
          <w:delText xml:space="preserve">negative </w:delText>
        </w:r>
      </w:del>
      <w:ins w:id="103" w:author="Clau Kegode" w:date="2026-06-11T20:12:00Z" w16du:dateUtc="2026-06-11T17:12:00Z">
        <w:r w:rsidR="001B4DFF">
          <w:t>-</w:t>
        </w:r>
      </w:ins>
      <w:r>
        <w:t>$187,000.</w:t>
      </w:r>
    </w:p>
    <w:p w14:paraId="0000004F" w14:textId="77777777" w:rsidR="00C57012" w:rsidRDefault="00C57012"/>
    <w:p w14:paraId="00000050" w14:textId="315882C7" w:rsidR="00C57012" w:rsidRDefault="00000000">
      <w:r>
        <w:t>Year five. Something unexpected happens. You get used to the payment. Not in a resigned way</w:t>
      </w:r>
      <w:ins w:id="104" w:author="Clau Kegode" w:date="2026-06-11T20:14:00Z" w16du:dateUtc="2026-06-11T17:14:00Z">
        <w:r w:rsidR="001B4DFF">
          <w:t xml:space="preserve">, </w:t>
        </w:r>
      </w:ins>
      <w:del w:id="105" w:author="Clau Kegode" w:date="2026-06-11T20:14:00Z" w16du:dateUtc="2026-06-11T17:14:00Z">
        <w:r w:rsidDel="001B4DFF">
          <w:delText xml:space="preserve">. </w:delText>
        </w:r>
      </w:del>
      <w:ins w:id="106" w:author="Clau Kegode" w:date="2026-06-11T20:14:00Z" w16du:dateUtc="2026-06-11T17:14:00Z">
        <w:r w:rsidR="001B4DFF">
          <w:t xml:space="preserve">but </w:t>
        </w:r>
      </w:ins>
      <w:del w:id="107" w:author="Clau Kegode" w:date="2026-06-11T20:14:00Z" w16du:dateUtc="2026-06-11T17:14:00Z">
        <w:r w:rsidDel="001B4DFF">
          <w:delText>I</w:delText>
        </w:r>
      </w:del>
      <w:ins w:id="108" w:author="Clau Kegode" w:date="2026-06-11T20:14:00Z" w16du:dateUtc="2026-06-11T17:14:00Z">
        <w:r w:rsidR="001B4DFF">
          <w:t>i</w:t>
        </w:r>
      </w:ins>
      <w:r>
        <w:t xml:space="preserve">n a structural </w:t>
      </w:r>
      <w:ins w:id="109" w:author="Clau Kegode" w:date="2026-06-11T20:20:00Z" w16du:dateUtc="2026-06-11T17:20:00Z">
        <w:r w:rsidR="00B174E5">
          <w:t>rhythm</w:t>
        </w:r>
      </w:ins>
      <w:del w:id="110" w:author="Clau Kegode" w:date="2026-06-11T20:14:00Z" w16du:dateUtc="2026-06-11T17:14:00Z">
        <w:r w:rsidDel="001B4DFF">
          <w:delText>way</w:delText>
        </w:r>
      </w:del>
      <w:r>
        <w:t xml:space="preserve">. Your rent would have gone up three times in five years. Your mortgage didn't. You locked in the cost of your housing in 2023 and every year that passes, inflation makes that number smaller in real terms. Your neighbors who kept renting are paying $400 more </w:t>
      </w:r>
      <w:ins w:id="111" w:author="Clau Kegode" w:date="2026-06-11T20:15:00Z" w16du:dateUtc="2026-06-11T17:15:00Z">
        <w:r w:rsidR="001B4DFF">
          <w:t xml:space="preserve">monthly </w:t>
        </w:r>
      </w:ins>
      <w:del w:id="112" w:author="Clau Kegode" w:date="2026-06-11T20:15:00Z" w16du:dateUtc="2026-06-11T17:15:00Z">
        <w:r w:rsidDel="001B4DFF">
          <w:delText xml:space="preserve">per month </w:delText>
        </w:r>
      </w:del>
      <w:r>
        <w:t>than they were five years ago. You are paying the same.</w:t>
      </w:r>
    </w:p>
    <w:p w14:paraId="00000051" w14:textId="52566F77" w:rsidR="00C57012" w:rsidRDefault="00000000">
      <w:r>
        <w:t>Home prices are up 60</w:t>
      </w:r>
      <w:del w:id="113" w:author="Clau Kegode" w:date="2026-06-11T20:15:00Z" w16du:dateUtc="2026-06-11T17:15:00Z">
        <w:r w:rsidDel="001B4DFF">
          <w:delText xml:space="preserve"> percent </w:delText>
        </w:r>
      </w:del>
      <w:ins w:id="114" w:author="Clau Kegode" w:date="2026-06-11T20:15:00Z" w16du:dateUtc="2026-06-11T17:15:00Z">
        <w:r w:rsidR="001B4DFF">
          <w:t>%</w:t>
        </w:r>
      </w:ins>
      <w:r>
        <w:t>nationwide since 2019.</w:t>
      </w:r>
    </w:p>
    <w:p w14:paraId="00000052" w14:textId="77777777" w:rsidR="00C57012" w:rsidRDefault="00000000">
      <w:pPr>
        <w:rPr>
          <w:ins w:id="115" w:author="Clau Kegode" w:date="2026-06-11T20:15:00Z" w16du:dateUtc="2026-06-11T17:15:00Z"/>
        </w:rPr>
      </w:pPr>
      <w:r>
        <w:t xml:space="preserve">You didn't </w:t>
      </w:r>
      <w:proofErr w:type="gramStart"/>
      <w:r>
        <w:t>buy</w:t>
      </w:r>
      <w:proofErr w:type="gramEnd"/>
      <w:r>
        <w:t xml:space="preserve"> in 2019. But you bought. And the people who </w:t>
      </w:r>
      <w:proofErr w:type="gramStart"/>
      <w:r>
        <w:t>kept</w:t>
      </w:r>
      <w:proofErr w:type="gramEnd"/>
      <w:r>
        <w:t xml:space="preserve"> waiting are now looking at a market that has moved further away from them.</w:t>
      </w:r>
    </w:p>
    <w:p w14:paraId="056E1110" w14:textId="77777777" w:rsidR="001B4DFF" w:rsidRDefault="001B4DFF">
      <w:pPr>
        <w:rPr>
          <w:ins w:id="116" w:author="Clau Kegode" w:date="2026-06-11T20:15:00Z" w16du:dateUtc="2026-06-11T17:15:00Z"/>
        </w:rPr>
      </w:pPr>
    </w:p>
    <w:p w14:paraId="091F09B2" w14:textId="761AC996" w:rsidR="001B4DFF" w:rsidRDefault="001B4DFF">
      <w:ins w:id="117" w:author="Clau Kegode" w:date="2026-06-11T20:15:00Z">
        <w:r w:rsidRPr="001B4DFF">
          <w:t>It’s the moment you realize stability itself is a form of gain.</w:t>
        </w:r>
      </w:ins>
    </w:p>
    <w:p w14:paraId="00000053" w14:textId="77777777" w:rsidR="00C57012" w:rsidRDefault="00C57012"/>
    <w:p w14:paraId="00000054" w14:textId="77777777" w:rsidR="00C57012" w:rsidRDefault="00000000">
      <w:r>
        <w:t>The shift. You stop thinking about what you paid and start thinking about what you own.</w:t>
      </w:r>
    </w:p>
    <w:p w14:paraId="00000055" w14:textId="77777777" w:rsidR="00C57012" w:rsidRDefault="00C57012"/>
    <w:p w14:paraId="00000056" w14:textId="4EC7C12E" w:rsidR="00C57012" w:rsidRDefault="00000000">
      <w:r>
        <w:t xml:space="preserve">Net worth: </w:t>
      </w:r>
      <w:del w:id="118" w:author="Clau Kegode" w:date="2026-06-11T20:15:00Z" w16du:dateUtc="2026-06-11T17:15:00Z">
        <w:r w:rsidDel="001B4DFF">
          <w:delText xml:space="preserve">negative </w:delText>
        </w:r>
      </w:del>
      <w:ins w:id="119" w:author="Clau Kegode" w:date="2026-06-11T20:15:00Z" w16du:dateUtc="2026-06-11T17:15:00Z">
        <w:r w:rsidR="001B4DFF">
          <w:t>-</w:t>
        </w:r>
      </w:ins>
      <w:r>
        <w:t>$94,000. You can see the other side.</w:t>
      </w:r>
    </w:p>
    <w:p w14:paraId="00000057" w14:textId="77777777" w:rsidR="00C57012" w:rsidRDefault="00C57012"/>
    <w:p w14:paraId="00000058" w14:textId="77777777" w:rsidR="00C57012" w:rsidRDefault="00000000">
      <w:r>
        <w:t>Year seven.</w:t>
      </w:r>
    </w:p>
    <w:p w14:paraId="00000059" w14:textId="4AE3D2E5" w:rsidR="00C57012" w:rsidRDefault="00000000">
      <w:r>
        <w:t>82</w:t>
      </w:r>
      <w:del w:id="120" w:author="Clau Kegode" w:date="2026-06-11T20:16:00Z" w16du:dateUtc="2026-06-11T17:16:00Z">
        <w:r w:rsidDel="001B4DFF">
          <w:delText xml:space="preserve"> percent</w:delText>
        </w:r>
      </w:del>
      <w:ins w:id="121" w:author="Clau Kegode" w:date="2026-06-11T20:16:00Z" w16du:dateUtc="2026-06-11T17:16:00Z">
        <w:r w:rsidR="001B4DFF">
          <w:t>%</w:t>
        </w:r>
      </w:ins>
      <w:r>
        <w:t xml:space="preserve"> of Americans who bought a home in 2023 or 2024 have at least one regret about the home-buying process.</w:t>
      </w:r>
    </w:p>
    <w:p w14:paraId="0000005A" w14:textId="77777777" w:rsidR="00C57012" w:rsidRDefault="00000000">
      <w:r>
        <w:t>You are one of them. You regret the water heater. You regret not negotiating harder on the inspection. You regret the one month you skipped the extra principal payment to buy furniture you didn't need. But you do not regret buying. That distinction matters more than people realize.</w:t>
      </w:r>
    </w:p>
    <w:p w14:paraId="0000005B" w14:textId="77777777" w:rsidR="00C57012" w:rsidRDefault="00C57012"/>
    <w:p w14:paraId="0000005C" w14:textId="77777777" w:rsidR="00C57012" w:rsidRDefault="00000000">
      <w:r>
        <w:t>Your house is now worth approximately $430,000. Your remaining balance is $311,000. Your equity: $119,000. You have never had $119,000 in equity before. You have never had $119,000 in anything before.</w:t>
      </w:r>
    </w:p>
    <w:p w14:paraId="0000005D" w14:textId="77777777" w:rsidR="00C57012" w:rsidRDefault="00C57012">
      <w:pPr>
        <w:rPr>
          <w:ins w:id="122" w:author="Clau Kegode" w:date="2026-06-11T20:16:00Z" w16du:dateUtc="2026-06-11T17:16:00Z"/>
        </w:rPr>
      </w:pPr>
    </w:p>
    <w:p w14:paraId="5504347F" w14:textId="031DD898" w:rsidR="001B4DFF" w:rsidRDefault="001B4DFF">
      <w:pPr>
        <w:rPr>
          <w:ins w:id="123" w:author="Clau Kegode" w:date="2026-06-11T20:16:00Z" w16du:dateUtc="2026-06-11T17:16:00Z"/>
        </w:rPr>
      </w:pPr>
      <w:ins w:id="124" w:author="Clau Kegode" w:date="2026-06-11T20:16:00Z">
        <w:r w:rsidRPr="001B4DFF">
          <w:t>And for the first time, the numbers feel like momentum instead of debt.</w:t>
        </w:r>
      </w:ins>
    </w:p>
    <w:p w14:paraId="5502E1A9" w14:textId="77777777" w:rsidR="001B4DFF" w:rsidRDefault="001B4DFF"/>
    <w:p w14:paraId="0000005E" w14:textId="0D35F787" w:rsidR="00C57012" w:rsidRDefault="00000000">
      <w:r>
        <w:t xml:space="preserve">Net worth: </w:t>
      </w:r>
      <w:ins w:id="125" w:author="Clau Kegode" w:date="2026-06-11T20:17:00Z" w16du:dateUtc="2026-06-11T17:17:00Z">
        <w:r w:rsidR="001B4DFF">
          <w:t>+</w:t>
        </w:r>
      </w:ins>
      <w:del w:id="126" w:author="Clau Kegode" w:date="2026-06-11T20:17:00Z" w16du:dateUtc="2026-06-11T17:17:00Z">
        <w:r w:rsidDel="001B4DFF">
          <w:delText xml:space="preserve">positive </w:delText>
        </w:r>
      </w:del>
      <w:r>
        <w:t>$31,000. The sign flipped. Quietly. On a Tuesday. No ceremony. Just a number that crossed zero.</w:t>
      </w:r>
    </w:p>
    <w:p w14:paraId="0000005F" w14:textId="77777777" w:rsidR="00C57012" w:rsidRDefault="00C57012"/>
    <w:p w14:paraId="00000060" w14:textId="1EAFA894" w:rsidR="00C57012" w:rsidRDefault="00000000">
      <w:r>
        <w:t>The fifth rule</w:t>
      </w:r>
      <w:ins w:id="127" w:author="Clau Kegode" w:date="2026-06-11T20:18:00Z" w16du:dateUtc="2026-06-11T17:18:00Z">
        <w:r w:rsidR="001B4DFF">
          <w:t>:</w:t>
        </w:r>
      </w:ins>
      <w:del w:id="128" w:author="Clau Kegode" w:date="2026-06-11T20:18:00Z" w16du:dateUtc="2026-06-11T17:18:00Z">
        <w:r w:rsidDel="001B4DFF">
          <w:delText>,</w:delText>
        </w:r>
      </w:del>
      <w:r>
        <w:t xml:space="preserve"> equity is not money yet. But it is options. A line of credit if you need it. A foundation for the next move. A force that compounds quietly underneath everything else you do. You cannot spend equity. But you can use it. And knowing it exists </w:t>
      </w:r>
      <w:ins w:id="129" w:author="Clau Kegode" w:date="2026-06-11T20:18:00Z" w16du:dateUtc="2026-06-11T17:18:00Z">
        <w:r w:rsidR="001B4DFF">
          <w:t xml:space="preserve">reshapes </w:t>
        </w:r>
      </w:ins>
      <w:del w:id="130" w:author="Clau Kegode" w:date="2026-06-11T20:18:00Z" w16du:dateUtc="2026-06-11T17:18:00Z">
        <w:r w:rsidDel="001B4DFF">
          <w:delText xml:space="preserve">changes </w:delText>
        </w:r>
      </w:del>
      <w:r>
        <w:t>how you make decisions.</w:t>
      </w:r>
    </w:p>
    <w:p w14:paraId="00000061" w14:textId="77777777" w:rsidR="00C57012" w:rsidRDefault="00C57012"/>
    <w:p w14:paraId="00000062" w14:textId="77777777" w:rsidR="00C57012" w:rsidRDefault="00000000">
      <w:pPr>
        <w:rPr>
          <w:ins w:id="131" w:author="Clau Kegode" w:date="2026-06-11T20:19:00Z" w16du:dateUtc="2026-06-11T17:19:00Z"/>
        </w:rPr>
      </w:pPr>
      <w:r>
        <w:t xml:space="preserve">Year ten. You've made $336,000 in total mortgage payments over the decade. The house is worth roughly $460,000. Your remaining balance is around $280,000. Your equity: $180,000. Your original down payment was $47,000. That $47,000 has become $180,000 in equity. Not including the value of having lived somewhere stable for ten years. Not including the </w:t>
      </w:r>
      <w:proofErr w:type="gramStart"/>
      <w:r>
        <w:t>rent</w:t>
      </w:r>
      <w:proofErr w:type="gramEnd"/>
      <w:r>
        <w:t xml:space="preserve"> you never paid. Not including the </w:t>
      </w:r>
      <w:proofErr w:type="gramStart"/>
      <w:r>
        <w:t>raises</w:t>
      </w:r>
      <w:proofErr w:type="gramEnd"/>
      <w:r>
        <w:t xml:space="preserve"> you got because you weren't stressed about housing every six months.</w:t>
      </w:r>
    </w:p>
    <w:p w14:paraId="6E5858A2" w14:textId="77777777" w:rsidR="001B4DFF" w:rsidRDefault="001B4DFF">
      <w:pPr>
        <w:rPr>
          <w:ins w:id="132" w:author="Clau Kegode" w:date="2026-06-11T20:19:00Z" w16du:dateUtc="2026-06-11T17:19:00Z"/>
        </w:rPr>
      </w:pPr>
    </w:p>
    <w:p w14:paraId="0A64D7B6" w14:textId="0FEAA1ED" w:rsidR="001B4DFF" w:rsidRDefault="001B4DFF">
      <w:ins w:id="133" w:author="Clau Kegode" w:date="2026-06-11T20:19:00Z">
        <w:r w:rsidRPr="001B4DFF">
          <w:t>It’s the quiet math of stability turning into wealth.</w:t>
        </w:r>
      </w:ins>
    </w:p>
    <w:p w14:paraId="00000063" w14:textId="77777777" w:rsidR="00C57012" w:rsidRDefault="00C57012"/>
    <w:p w14:paraId="00000064" w14:textId="26E6D700" w:rsidR="00C57012" w:rsidRDefault="00000000">
      <w:r>
        <w:t xml:space="preserve">Net worth: </w:t>
      </w:r>
      <w:del w:id="134" w:author="Clau Kegode" w:date="2026-06-11T20:21:00Z" w16du:dateUtc="2026-06-11T17:21:00Z">
        <w:r w:rsidDel="00B174E5">
          <w:delText xml:space="preserve">positive </w:delText>
        </w:r>
      </w:del>
      <w:ins w:id="135" w:author="Clau Kegode" w:date="2026-06-11T20:21:00Z" w16du:dateUtc="2026-06-11T17:21:00Z">
        <w:r w:rsidR="00B174E5">
          <w:t>+</w:t>
        </w:r>
      </w:ins>
      <w:r>
        <w:t>$94,000.</w:t>
      </w:r>
    </w:p>
    <w:p w14:paraId="00000065" w14:textId="77777777" w:rsidR="00C57012" w:rsidRDefault="00C57012"/>
    <w:p w14:paraId="00000066" w14:textId="396B121D" w:rsidR="00C57012" w:rsidRDefault="00000000">
      <w:r>
        <w:t>You are 41 years old</w:t>
      </w:r>
      <w:ins w:id="136" w:author="Clau Kegode" w:date="2026-06-11T20:21:00Z" w16du:dateUtc="2026-06-11T17:21:00Z">
        <w:r w:rsidR="00B174E5">
          <w:t xml:space="preserve"> now</w:t>
        </w:r>
      </w:ins>
      <w:r>
        <w:t>. You are not rich</w:t>
      </w:r>
      <w:ins w:id="137" w:author="Clau Kegode" w:date="2026-06-11T20:21:00Z" w16du:dateUtc="2026-06-11T17:21:00Z">
        <w:r w:rsidR="00B174E5">
          <w:t>, b</w:t>
        </w:r>
      </w:ins>
      <w:del w:id="138" w:author="Clau Kegode" w:date="2026-06-11T20:21:00Z" w16du:dateUtc="2026-06-11T17:21:00Z">
        <w:r w:rsidDel="00B174E5">
          <w:delText>. B</w:delText>
        </w:r>
      </w:del>
      <w:r>
        <w:t xml:space="preserve">ut you are structurally different from where you started. You own something that cannot be taken from you with a lease </w:t>
      </w:r>
      <w:del w:id="139" w:author="Clau Kegode" w:date="2026-06-11T20:21:00Z" w16du:dateUtc="2026-06-11T17:21:00Z">
        <w:r w:rsidDel="00B174E5">
          <w:delText xml:space="preserve">non-renewal </w:delText>
        </w:r>
      </w:del>
      <w:r>
        <w:t>notice. You own something that gets cheaper in real terms every year inflation runs</w:t>
      </w:r>
      <w:ins w:id="140" w:author="Clau Kegode" w:date="2026-06-11T20:22:00Z" w16du:dateUtc="2026-06-11T17:22:00Z">
        <w:r w:rsidR="00B174E5">
          <w:t xml:space="preserve"> its course</w:t>
        </w:r>
      </w:ins>
      <w:r>
        <w:t xml:space="preserve">. You own something that, for ten years, quietly converted your monthly payment into your own </w:t>
      </w:r>
      <w:del w:id="141" w:author="Clau Kegode" w:date="2026-06-11T20:22:00Z" w16du:dateUtc="2026-06-11T17:22:00Z">
        <w:r w:rsidDel="00B174E5">
          <w:delText>balance sheet</w:delText>
        </w:r>
      </w:del>
      <w:ins w:id="142" w:author="Clau Kegode" w:date="2026-06-11T20:22:00Z" w16du:dateUtc="2026-06-11T17:22:00Z">
        <w:r w:rsidR="00B174E5">
          <w:t>ledger</w:t>
        </w:r>
      </w:ins>
      <w:r>
        <w:t>.</w:t>
      </w:r>
      <w:ins w:id="143" w:author="Clau Kegode" w:date="2026-06-11T20:22:00Z" w16du:dateUtc="2026-06-11T17:22:00Z">
        <w:r w:rsidR="00B174E5">
          <w:t xml:space="preserve"> </w:t>
        </w:r>
      </w:ins>
      <w:ins w:id="144" w:author="Clau Kegode" w:date="2026-06-11T20:22:00Z">
        <w:r w:rsidR="00B174E5" w:rsidRPr="00B174E5">
          <w:t>It’s the kind of stability that slowly rewrites your financial story.</w:t>
        </w:r>
      </w:ins>
    </w:p>
    <w:p w14:paraId="00000067" w14:textId="77777777" w:rsidR="00C57012" w:rsidRDefault="00C57012"/>
    <w:p w14:paraId="00000068" w14:textId="77777777" w:rsidR="00C57012" w:rsidRDefault="00000000">
      <w:r>
        <w:t>The sixth rule, timing the market and time in the market are not the same skill.</w:t>
      </w:r>
    </w:p>
    <w:p w14:paraId="00000069" w14:textId="6DDCF592" w:rsidR="00C57012" w:rsidRDefault="00000000">
      <w:r>
        <w:t>Buying a first home later in life can have long-term financial impacts. Buyers who are 38</w:t>
      </w:r>
      <w:ins w:id="145" w:author="Clau Kegode" w:date="2026-06-11T20:23:00Z" w16du:dateUtc="2026-06-11T17:23:00Z">
        <w:r w:rsidR="00B174E5">
          <w:t xml:space="preserve"> years old</w:t>
        </w:r>
      </w:ins>
      <w:r>
        <w:t xml:space="preserve"> will still be paying off a 30-year mortgage well into retirement — and it could mean they are less wealthy </w:t>
      </w:r>
      <w:proofErr w:type="gramStart"/>
      <w:r>
        <w:t>as</w:t>
      </w:r>
      <w:proofErr w:type="gramEnd"/>
      <w:r>
        <w:t xml:space="preserve"> retirees, because home equity is a significant source of retirement savings for many households.</w:t>
      </w:r>
    </w:p>
    <w:p w14:paraId="0000006A" w14:textId="065A29D2" w:rsidR="00C57012" w:rsidDel="00B174E5" w:rsidRDefault="00000000">
      <w:pPr>
        <w:rPr>
          <w:del w:id="146" w:author="Clau Kegode" w:date="2026-06-11T20:24:00Z" w16du:dateUtc="2026-06-11T17:24:00Z"/>
        </w:rPr>
      </w:pPr>
      <w:r>
        <w:t>The cost of waiting is not zero. The cost of waiting is compound</w:t>
      </w:r>
      <w:del w:id="147" w:author="Clau Kegode" w:date="2026-06-11T20:23:00Z" w16du:dateUtc="2026-06-11T17:23:00Z">
        <w:r w:rsidDel="00B174E5">
          <w:delText>ing</w:delText>
        </w:r>
      </w:del>
      <w:ins w:id="148" w:author="Clau Kegode" w:date="2026-06-11T20:23:00Z" w16du:dateUtc="2026-06-11T17:23:00Z">
        <w:r w:rsidR="00B174E5">
          <w:t xml:space="preserve"> interest</w:t>
        </w:r>
      </w:ins>
      <w:r>
        <w:t>. And compounding works in both directions.</w:t>
      </w:r>
      <w:ins w:id="149" w:author="Clau Kegode" w:date="2026-06-11T20:24:00Z" w16du:dateUtc="2026-06-11T17:24:00Z">
        <w:r w:rsidR="00B174E5">
          <w:t xml:space="preserve"> Waiting feels safe, but the math proves costly.</w:t>
        </w:r>
      </w:ins>
    </w:p>
    <w:p w14:paraId="7F50F3FD" w14:textId="3387AA23" w:rsidR="00B174E5" w:rsidRDefault="00B174E5"/>
    <w:p w14:paraId="0000006C" w14:textId="77777777" w:rsidR="00C57012" w:rsidRDefault="00000000">
      <w:r>
        <w:t xml:space="preserve">The shift. You stop asking whether you bought at the right time. You start asking what you're </w:t>
      </w:r>
      <w:proofErr w:type="gramStart"/>
      <w:r>
        <w:t>building</w:t>
      </w:r>
      <w:proofErr w:type="gramEnd"/>
      <w:r>
        <w:t xml:space="preserve"> with the time you have.</w:t>
      </w:r>
    </w:p>
    <w:p w14:paraId="0000006D" w14:textId="77777777" w:rsidR="00C57012" w:rsidRDefault="00000000">
      <w:r>
        <w:t>The median age of first-time homebuyers hit 38 last year — up from 35 in 2023 and almost a decade older than in the 1980s, when the typical first-time buyer was just 29.</w:t>
      </w:r>
    </w:p>
    <w:p w14:paraId="0000006E" w14:textId="77777777" w:rsidR="00C57012" w:rsidRDefault="00000000">
      <w:pPr>
        <w:rPr>
          <w:ins w:id="150" w:author="Clau Kegode" w:date="2026-06-11T20:24:00Z" w16du:dateUtc="2026-06-11T17:24:00Z"/>
        </w:rPr>
      </w:pPr>
      <w:r>
        <w:t xml:space="preserve">That gap is not just </w:t>
      </w:r>
      <w:proofErr w:type="gramStart"/>
      <w:r>
        <w:t>a statistic</w:t>
      </w:r>
      <w:proofErr w:type="gramEnd"/>
      <w:r>
        <w:t xml:space="preserve">. That is ten years of equity someone didn't build. Ten years of a fixed payment someone didn't lock in. Ten years of compounding that happened </w:t>
      </w:r>
      <w:proofErr w:type="gramStart"/>
      <w:r>
        <w:t>for</w:t>
      </w:r>
      <w:proofErr w:type="gramEnd"/>
      <w:r>
        <w:t xml:space="preserve"> someone else instead.</w:t>
      </w:r>
    </w:p>
    <w:p w14:paraId="7D8BD200" w14:textId="77777777" w:rsidR="00B174E5" w:rsidRDefault="00B174E5">
      <w:pPr>
        <w:rPr>
          <w:ins w:id="151" w:author="Clau Kegode" w:date="2026-06-11T20:24:00Z" w16du:dateUtc="2026-06-11T17:24:00Z"/>
        </w:rPr>
      </w:pPr>
    </w:p>
    <w:p w14:paraId="55F928D6" w14:textId="0E460AC0" w:rsidR="00B174E5" w:rsidRDefault="00B174E5">
      <w:ins w:id="152" w:author="Clau Kegode" w:date="2026-06-11T20:24:00Z">
        <w:r w:rsidRPr="00B174E5">
          <w:t>That missing decade is the invisible cost of hesitation.</w:t>
        </w:r>
      </w:ins>
    </w:p>
    <w:p w14:paraId="0000006F" w14:textId="77777777" w:rsidR="00C57012" w:rsidRDefault="00C57012"/>
    <w:p w14:paraId="00000070" w14:textId="00603174" w:rsidR="00C57012" w:rsidRDefault="00000000">
      <w:r>
        <w:t xml:space="preserve">You think about all the months you spent waiting. All the rate alerts you set that never triggered the right number. All the Zillow sessions at midnight that ended with you closing the app and telling </w:t>
      </w:r>
      <w:proofErr w:type="gramStart"/>
      <w:r>
        <w:t>yourself</w:t>
      </w:r>
      <w:proofErr w:type="gramEnd"/>
      <w:r>
        <w:t xml:space="preserve"> </w:t>
      </w:r>
      <w:ins w:id="153" w:author="Clau Kegode" w:date="2026-06-11T20:25:00Z" w16du:dateUtc="2026-06-11T17:25:00Z">
        <w:r w:rsidR="00B174E5">
          <w:t>“</w:t>
        </w:r>
      </w:ins>
      <w:r>
        <w:t>next year</w:t>
      </w:r>
      <w:ins w:id="154" w:author="Clau Kegode" w:date="2026-06-11T20:25:00Z" w16du:dateUtc="2026-06-11T17:25:00Z">
        <w:r w:rsidR="00B174E5">
          <w:t>”</w:t>
        </w:r>
      </w:ins>
      <w:r>
        <w:t>. Next year the rates will drop. Next year the prices will soften. Next year will be the right time.</w:t>
      </w:r>
    </w:p>
    <w:p w14:paraId="00000071" w14:textId="77777777" w:rsidR="00C57012" w:rsidRDefault="00C57012"/>
    <w:p w14:paraId="00000072" w14:textId="4B5DA2C3" w:rsidR="00C57012" w:rsidRDefault="00000000">
      <w:r>
        <w:t xml:space="preserve">Next year never </w:t>
      </w:r>
      <w:proofErr w:type="gramStart"/>
      <w:r>
        <w:t>came</w:t>
      </w:r>
      <w:proofErr w:type="gramEnd"/>
      <w:r>
        <w:t xml:space="preserve">. You </w:t>
      </w:r>
      <w:ins w:id="155" w:author="Clau Kegode" w:date="2026-06-11T20:25:00Z" w16du:dateUtc="2026-06-11T17:25:00Z">
        <w:r w:rsidR="00B174E5">
          <w:t>did</w:t>
        </w:r>
      </w:ins>
      <w:del w:id="156" w:author="Clau Kegode" w:date="2026-06-11T20:25:00Z" w16du:dateUtc="2026-06-11T17:25:00Z">
        <w:r w:rsidDel="00B174E5">
          <w:delText>came</w:delText>
        </w:r>
      </w:del>
      <w:r>
        <w:t>.</w:t>
      </w:r>
    </w:p>
    <w:p w14:paraId="00000073" w14:textId="77777777" w:rsidR="00C57012" w:rsidRDefault="00C57012"/>
    <w:p w14:paraId="00000074" w14:textId="77777777" w:rsidR="00C57012" w:rsidRDefault="00000000">
      <w:pPr>
        <w:rPr>
          <w:ins w:id="157" w:author="Clau Kegode" w:date="2026-06-11T20:25:00Z" w16du:dateUtc="2026-06-11T17:25:00Z"/>
        </w:rPr>
      </w:pPr>
      <w:r>
        <w:t xml:space="preserve">And now you are sitting in a house that is paid down by $109,000 from where you started. A house where the gutters need cleaning again, because they always need cleaning again. </w:t>
      </w:r>
      <w:proofErr w:type="gramStart"/>
      <w:r>
        <w:t>A house</w:t>
      </w:r>
      <w:proofErr w:type="gramEnd"/>
      <w:r>
        <w:t xml:space="preserve"> where the water heater you replaced in month two is still running perfectly. A house that creaks in a specific way in the hallway that you now find familiar. Comfortable. Yours.</w:t>
      </w:r>
    </w:p>
    <w:p w14:paraId="66D44A84" w14:textId="77777777" w:rsidR="00B174E5" w:rsidRDefault="00B174E5">
      <w:pPr>
        <w:rPr>
          <w:ins w:id="158" w:author="Clau Kegode" w:date="2026-06-11T20:25:00Z" w16du:dateUtc="2026-06-11T17:25:00Z"/>
        </w:rPr>
      </w:pPr>
    </w:p>
    <w:p w14:paraId="6D881FEE" w14:textId="5B8F0E63" w:rsidR="00B174E5" w:rsidRDefault="00B174E5">
      <w:ins w:id="159" w:author="Clau Kegode" w:date="2026-06-11T20:25:00Z">
        <w:r w:rsidRPr="00B174E5">
          <w:t>It’s the ordinary details that make ownership extraordinary.</w:t>
        </w:r>
      </w:ins>
    </w:p>
    <w:p w14:paraId="00000075" w14:textId="77777777" w:rsidR="00C57012" w:rsidRDefault="00C57012"/>
    <w:p w14:paraId="00000076" w14:textId="086AC8BF" w:rsidR="00C57012" w:rsidRDefault="00000000">
      <w:r>
        <w:t xml:space="preserve">Somewhere right now, someone is 31 years old. They have </w:t>
      </w:r>
      <w:del w:id="160" w:author="Clau Kegode" w:date="2026-06-11T20:26:00Z" w16du:dateUtc="2026-06-11T17:26:00Z">
        <w:r w:rsidDel="00B174E5">
          <w:delText>$47,000 saved</w:delText>
        </w:r>
      </w:del>
      <w:ins w:id="161" w:author="Clau Kegode" w:date="2026-06-11T20:26:00Z" w16du:dateUtc="2026-06-11T17:26:00Z">
        <w:r w:rsidR="00B174E5">
          <w:t>saved $47,000</w:t>
        </w:r>
      </w:ins>
      <w:r>
        <w:t>. They are staring at a listing at 11:17 p.m. The house has three bedrooms. It is already under contract. They close the app. They open it again. They are doing the math. They are afraid of the rate. They are afraid of the timing. They are afraid of being wrong.</w:t>
      </w:r>
    </w:p>
    <w:p w14:paraId="00000077" w14:textId="77777777" w:rsidR="00C57012" w:rsidRDefault="00C57012"/>
    <w:p w14:paraId="00000078" w14:textId="77777777" w:rsidR="00C57012" w:rsidRDefault="00000000">
      <w:r>
        <w:t>They will wait six more months. Maybe eighteen. Maybe they will stop waiting and sign forty-three times at a table covered in documents and hand over everything they saved and drive to a house that echoes.</w:t>
      </w:r>
    </w:p>
    <w:p w14:paraId="00000079" w14:textId="77777777" w:rsidR="00C57012" w:rsidRDefault="00C57012"/>
    <w:p w14:paraId="0000007A" w14:textId="77777777" w:rsidR="00C57012" w:rsidRDefault="00000000">
      <w:r>
        <w:t>The door doesn't ask if it's the right time. It just opens. And whoever shows up to open it is the one who starts building.</w:t>
      </w:r>
    </w:p>
    <w:p w14:paraId="0000007B" w14:textId="77777777" w:rsidR="00C57012" w:rsidRDefault="00C57012"/>
    <w:p w14:paraId="0000007C" w14:textId="77777777" w:rsidR="00C57012" w:rsidRDefault="00000000">
      <w:r>
        <w:t>The house is $412,500. It always starts there. It always will.</w:t>
      </w:r>
    </w:p>
    <w:p w14:paraId="0000007D" w14:textId="77777777" w:rsidR="00C57012" w:rsidRDefault="00C57012"/>
    <w:p w14:paraId="0000007E" w14:textId="77777777" w:rsidR="00C57012" w:rsidRDefault="00000000">
      <w:r>
        <w:t>#</w:t>
      </w:r>
    </w:p>
    <w:p w14:paraId="0000007F" w14:textId="77777777" w:rsidR="00C57012" w:rsidRDefault="00C57012"/>
    <w:p w14:paraId="00000080" w14:textId="77777777" w:rsidR="00C57012" w:rsidRDefault="00000000">
      <w:r>
        <w:t>═══════════════════════════════════════════════════════</w:t>
      </w:r>
    </w:p>
    <w:p w14:paraId="00000081" w14:textId="77777777" w:rsidR="00C57012" w:rsidRDefault="00C57012"/>
    <w:p w14:paraId="00000082" w14:textId="77777777" w:rsidR="00C57012" w:rsidRDefault="00000000">
      <w:r>
        <w:t>POV: You Try to Look Rich for 10 Years</w:t>
      </w:r>
    </w:p>
    <w:p w14:paraId="00000083" w14:textId="77777777" w:rsidR="00C57012" w:rsidRDefault="00C57012"/>
    <w:p w14:paraId="00000084" w14:textId="77777777" w:rsidR="00C57012" w:rsidRDefault="00000000">
      <w:r>
        <w:t>---</w:t>
      </w:r>
    </w:p>
    <w:p w14:paraId="00000085" w14:textId="77777777" w:rsidR="00C57012" w:rsidRDefault="00C57012"/>
    <w:p w14:paraId="00000086" w14:textId="77777777" w:rsidR="00C57012" w:rsidRDefault="00000000">
      <w:r>
        <w:t>#</w:t>
      </w:r>
    </w:p>
    <w:p w14:paraId="00000087" w14:textId="77777777" w:rsidR="00C57012" w:rsidRDefault="00C57012"/>
    <w:p w14:paraId="00000088" w14:textId="2C864219" w:rsidR="00C57012" w:rsidRDefault="00000000">
      <w:r>
        <w:t xml:space="preserve">$340 a month. That's the lease. Not the insurance. Not the registration. Not the $4.20 premium </w:t>
      </w:r>
      <w:ins w:id="162" w:author="Clau Kegode" w:date="2026-06-11T20:27:00Z" w16du:dateUtc="2026-06-11T17:27:00Z">
        <w:r w:rsidR="00B174E5">
          <w:t>gas</w:t>
        </w:r>
      </w:ins>
      <w:del w:id="163" w:author="Clau Kegode" w:date="2026-06-11T20:27:00Z" w16du:dateUtc="2026-06-11T17:27:00Z">
        <w:r w:rsidDel="00B174E5">
          <w:delText>fuel</w:delText>
        </w:r>
      </w:del>
      <w:r>
        <w:t xml:space="preserve"> you fill it with twice a week. Just the base payment on a car you don't own and will never own. You are 27</w:t>
      </w:r>
      <w:ins w:id="164" w:author="Clau Kegode" w:date="2026-06-11T20:28:00Z" w16du:dateUtc="2026-06-11T17:28:00Z">
        <w:r w:rsidR="00B174E5">
          <w:t>,</w:t>
        </w:r>
      </w:ins>
      <w:r>
        <w:t xml:space="preserve"> </w:t>
      </w:r>
      <w:del w:id="165" w:author="Clau Kegode" w:date="2026-06-11T20:28:00Z" w16du:dateUtc="2026-06-11T17:28:00Z">
        <w:r w:rsidDel="00B174E5">
          <w:delText xml:space="preserve">years old. You are </w:delText>
        </w:r>
      </w:del>
      <w:r>
        <w:t>sitting in a BMW 3 Series in a parking garage at 7:14</w:t>
      </w:r>
      <w:ins w:id="166" w:author="Clau Kegode" w:date="2026-06-11T20:28:00Z" w16du:dateUtc="2026-06-11T17:28:00Z">
        <w:r w:rsidR="00B174E5">
          <w:t xml:space="preserve"> am,</w:t>
        </w:r>
      </w:ins>
      <w:r>
        <w:t xml:space="preserve"> </w:t>
      </w:r>
      <w:del w:id="167" w:author="Clau Kegode" w:date="2026-06-11T20:28:00Z" w16du:dateUtc="2026-06-11T17:28:00Z">
        <w:r w:rsidDel="00B174E5">
          <w:delText>in the morning</w:delText>
        </w:r>
      </w:del>
      <w:r>
        <w:t xml:space="preserve">, </w:t>
      </w:r>
      <w:del w:id="168" w:author="Clau Kegode" w:date="2026-06-11T20:28:00Z" w16du:dateUtc="2026-06-11T17:28:00Z">
        <w:r w:rsidDel="00B174E5">
          <w:delText xml:space="preserve">and you are </w:delText>
        </w:r>
      </w:del>
      <w:r>
        <w:t>already doing math you don't like.</w:t>
      </w:r>
    </w:p>
    <w:p w14:paraId="00000089" w14:textId="77777777" w:rsidR="00C57012" w:rsidRDefault="00C57012"/>
    <w:p w14:paraId="0000008A" w14:textId="1EB264A9" w:rsidR="00C57012" w:rsidRDefault="00000000">
      <w:r>
        <w:lastRenderedPageBreak/>
        <w:t xml:space="preserve">You have $1,900 in your checking account. You have $6,400 on a credit card. You have a job that pays $74,000 </w:t>
      </w:r>
      <w:del w:id="169" w:author="Clau Kegode" w:date="2026-06-11T20:29:00Z" w16du:dateUtc="2026-06-11T17:29:00Z">
        <w:r w:rsidDel="00B174E5">
          <w:delText>a year</w:delText>
        </w:r>
      </w:del>
      <w:ins w:id="170" w:author="Clau Kegode" w:date="2026-06-11T20:29:00Z" w16du:dateUtc="2026-06-11T17:29:00Z">
        <w:r w:rsidR="00BB400C">
          <w:t>annually</w:t>
        </w:r>
      </w:ins>
      <w:r>
        <w:t xml:space="preserve">, which sounds like a lot until it becomes $4,200 </w:t>
      </w:r>
      <w:del w:id="171" w:author="Clau Kegode" w:date="2026-06-11T20:29:00Z" w16du:dateUtc="2026-06-11T17:29:00Z">
        <w:r w:rsidDel="00BB400C">
          <w:delText>a month</w:delText>
        </w:r>
      </w:del>
      <w:proofErr w:type="gramStart"/>
      <w:ins w:id="172" w:author="Clau Kegode" w:date="2026-06-11T20:29:00Z" w16du:dateUtc="2026-06-11T17:29:00Z">
        <w:r w:rsidR="00BB400C">
          <w:t xml:space="preserve">monthly </w:t>
        </w:r>
      </w:ins>
      <w:r>
        <w:t xml:space="preserve"> after</w:t>
      </w:r>
      <w:proofErr w:type="gramEnd"/>
      <w:r>
        <w:t xml:space="preserve"> taxes and you start subtracting things. The lease. The apartment. The gym membership you chose specifically because the building has floor-to-ceiling windows and people can see you working out. The wardrobe that cost $3,800 over </w:t>
      </w:r>
      <w:del w:id="173" w:author="Clau Kegode" w:date="2026-06-11T20:30:00Z" w16du:dateUtc="2026-06-11T17:30:00Z">
        <w:r w:rsidDel="00BB400C">
          <w:delText xml:space="preserve">the last </w:delText>
        </w:r>
      </w:del>
      <w:r>
        <w:t>eighteen months and lives mostly in a closet you can barely afford. You are not broke. You tell yourself you are not broke. But you are performing a version of yourself that costs more than you make, and somewhere underneath the performance, you know it</w:t>
      </w:r>
      <w:ins w:id="174" w:author="Clau Kegode" w:date="2026-06-11T20:30:00Z" w16du:dateUtc="2026-06-11T17:30:00Z">
        <w:r w:rsidR="00BB400C">
          <w:t xml:space="preserve"> </w:t>
        </w:r>
        <w:proofErr w:type="gramStart"/>
        <w:r w:rsidR="00BB400C">
          <w:t>it</w:t>
        </w:r>
      </w:ins>
      <w:ins w:id="175" w:author="Clau Kegode" w:date="2026-06-11T20:31:00Z" w16du:dateUtc="2026-06-11T17:31:00Z">
        <w:r w:rsidR="00BB400C">
          <w:t>’s</w:t>
        </w:r>
      </w:ins>
      <w:proofErr w:type="gramEnd"/>
      <w:ins w:id="176" w:author="Clau Kegode" w:date="2026-06-11T20:30:00Z" w16du:dateUtc="2026-06-11T17:30:00Z">
        <w:r w:rsidR="00BB400C">
          <w:t xml:space="preserve"> unsustainable</w:t>
        </w:r>
      </w:ins>
      <w:r>
        <w:t>.</w:t>
      </w:r>
    </w:p>
    <w:p w14:paraId="0000008B" w14:textId="77777777" w:rsidR="00C57012" w:rsidRDefault="00C57012"/>
    <w:p w14:paraId="0000008C" w14:textId="77777777" w:rsidR="00C57012" w:rsidRDefault="00000000">
      <w:pPr>
        <w:rPr>
          <w:ins w:id="177" w:author="Clau Kegode" w:date="2026-06-11T20:31:00Z" w16du:dateUtc="2026-06-11T17:31:00Z"/>
        </w:rPr>
      </w:pPr>
      <w:r>
        <w:t>This is where it starts. Not with a disaster. With a costume.</w:t>
      </w:r>
    </w:p>
    <w:p w14:paraId="1AE6BEA6" w14:textId="77777777" w:rsidR="00BB400C" w:rsidRDefault="00BB400C">
      <w:pPr>
        <w:rPr>
          <w:ins w:id="178" w:author="Clau Kegode" w:date="2026-06-11T20:31:00Z" w16du:dateUtc="2026-06-11T17:31:00Z"/>
        </w:rPr>
      </w:pPr>
    </w:p>
    <w:p w14:paraId="26FCF4BD" w14:textId="59122F7F" w:rsidR="00BB400C" w:rsidRDefault="00BB400C">
      <w:ins w:id="179" w:author="Clau Kegode" w:date="2026-06-11T20:31:00Z">
        <w:r w:rsidRPr="00BB400C">
          <w:t>The mask feels empowering at first, but it hides the math underneath.</w:t>
        </w:r>
      </w:ins>
    </w:p>
    <w:p w14:paraId="0000008D" w14:textId="77777777" w:rsidR="00C57012" w:rsidRDefault="00C57012"/>
    <w:p w14:paraId="0000008E" w14:textId="1C428E06" w:rsidR="00C57012" w:rsidRDefault="00000000">
      <w:r>
        <w:t xml:space="preserve">The first rule, looking wealthy and building wealth are not just different activities. They are </w:t>
      </w:r>
      <w:del w:id="180" w:author="Clau Kegode" w:date="2026-06-11T20:31:00Z" w16du:dateUtc="2026-06-11T17:31:00Z">
        <w:r w:rsidDel="00BB400C">
          <w:delText>opposing forces</w:delText>
        </w:r>
      </w:del>
      <w:ins w:id="181" w:author="Clau Kegode" w:date="2026-06-11T20:31:00Z" w16du:dateUtc="2026-06-11T17:31:00Z">
        <w:r w:rsidR="00BB400C">
          <w:t>opposites</w:t>
        </w:r>
      </w:ins>
      <w:r>
        <w:t>. Every dollar that goes toward the image is a dollar that cannot go toward the thing the image is supposed to represent.</w:t>
      </w:r>
    </w:p>
    <w:p w14:paraId="0000008F" w14:textId="77777777" w:rsidR="00C57012" w:rsidRDefault="00C57012"/>
    <w:p w14:paraId="00000090" w14:textId="6A08F497" w:rsidR="00C57012" w:rsidRDefault="00000000">
      <w:r>
        <w:t xml:space="preserve">You started this somewhere around 24. A new job. A salary that felt enormous compared to what you made before. You were not trying to deceive anyone. You were trying to feel like you had arrived. The apartment was $400 more </w:t>
      </w:r>
      <w:del w:id="182" w:author="Clau Kegode" w:date="2026-06-11T20:31:00Z" w16du:dateUtc="2026-06-11T17:31:00Z">
        <w:r w:rsidDel="00BB400C">
          <w:delText>per month</w:delText>
        </w:r>
      </w:del>
      <w:ins w:id="183" w:author="Clau Kegode" w:date="2026-06-11T20:31:00Z" w16du:dateUtc="2026-06-11T17:31:00Z">
        <w:r w:rsidR="00BB400C">
          <w:t>monthly</w:t>
        </w:r>
      </w:ins>
      <w:r>
        <w:t xml:space="preserve"> than you needed. The suits were real wool. The shoes were leather, </w:t>
      </w:r>
      <w:proofErr w:type="spellStart"/>
      <w:r>
        <w:t>resoleable</w:t>
      </w:r>
      <w:proofErr w:type="spellEnd"/>
      <w:r>
        <w:t>, the kind of shoes that signal you understand quality. You bought two pairs. You told yourself they were investments. They were not investments. They were $900 shoes.</w:t>
      </w:r>
    </w:p>
    <w:p w14:paraId="00000091" w14:textId="77777777" w:rsidR="00C57012" w:rsidRDefault="00C57012"/>
    <w:p w14:paraId="00000092" w14:textId="12CA602F" w:rsidR="00C57012" w:rsidRDefault="00000000">
      <w:r>
        <w:t>Your net worth at 24</w:t>
      </w:r>
      <w:ins w:id="184" w:author="Clau Kegode" w:date="2026-06-11T20:32:00Z" w16du:dateUtc="2026-06-11T17:32:00Z">
        <w:r w:rsidR="00BB400C">
          <w:t>:</w:t>
        </w:r>
      </w:ins>
      <w:del w:id="185" w:author="Clau Kegode" w:date="2026-06-11T20:32:00Z" w16du:dateUtc="2026-06-11T17:32:00Z">
        <w:r w:rsidDel="00BB400C">
          <w:delText xml:space="preserve"> is</w:delText>
        </w:r>
      </w:del>
      <w:r>
        <w:t xml:space="preserve"> </w:t>
      </w:r>
      <w:del w:id="186" w:author="Clau Kegode" w:date="2026-06-11T20:32:00Z" w16du:dateUtc="2026-06-11T17:32:00Z">
        <w:r w:rsidDel="00BB400C">
          <w:delText xml:space="preserve">negative </w:delText>
        </w:r>
      </w:del>
      <w:ins w:id="187" w:author="Clau Kegode" w:date="2026-06-11T20:32:00Z" w16du:dateUtc="2026-06-11T17:32:00Z">
        <w:r w:rsidR="00BB400C">
          <w:t>-</w:t>
        </w:r>
      </w:ins>
      <w:r>
        <w:t>$11,000. Student loans mostly. A little credit card. Nothing alarming. You are not worried. You are 24. You have time. You have a salary. You have a plan that exists mostly as a feeling rather than a number.</w:t>
      </w:r>
    </w:p>
    <w:p w14:paraId="00000093" w14:textId="77777777" w:rsidR="00C57012" w:rsidRDefault="00C57012">
      <w:pPr>
        <w:rPr>
          <w:ins w:id="188" w:author="Clau Kegode" w:date="2026-06-11T20:32:00Z" w16du:dateUtc="2026-06-11T17:32:00Z"/>
        </w:rPr>
      </w:pPr>
    </w:p>
    <w:p w14:paraId="2162E7B9" w14:textId="7C9565B6" w:rsidR="00BB400C" w:rsidRDefault="00BB400C">
      <w:pPr>
        <w:rPr>
          <w:ins w:id="189" w:author="Clau Kegode" w:date="2026-06-11T20:32:00Z" w16du:dateUtc="2026-06-11T17:32:00Z"/>
        </w:rPr>
      </w:pPr>
      <w:ins w:id="190" w:author="Clau Kegode" w:date="2026-06-11T20:32:00Z">
        <w:r w:rsidRPr="00BB400C">
          <w:t>It felt like progress, but the numbers said otherwise.</w:t>
        </w:r>
      </w:ins>
    </w:p>
    <w:p w14:paraId="7DD01524" w14:textId="77777777" w:rsidR="00BB400C" w:rsidRDefault="00BB400C"/>
    <w:p w14:paraId="00000094" w14:textId="741D59B3" w:rsidR="00C57012" w:rsidRDefault="00000000">
      <w:r>
        <w:t>By 26, the salary goes up. A new role</w:t>
      </w:r>
      <w:ins w:id="191" w:author="Clau Kegode" w:date="2026-06-11T20:32:00Z" w16du:dateUtc="2026-06-11T17:32:00Z">
        <w:r w:rsidR="00BB400C">
          <w:t>:</w:t>
        </w:r>
      </w:ins>
      <w:del w:id="192" w:author="Clau Kegode" w:date="2026-06-11T20:32:00Z" w16du:dateUtc="2026-06-11T17:32:00Z">
        <w:r w:rsidDel="00BB400C">
          <w:delText>.</w:delText>
        </w:r>
      </w:del>
      <w:r>
        <w:t xml:space="preserve"> $68,000. Then a lateral move</w:t>
      </w:r>
      <w:del w:id="193" w:author="Clau Kegode" w:date="2026-06-11T20:33:00Z" w16du:dateUtc="2026-06-11T17:33:00Z">
        <w:r w:rsidDel="00BB400C">
          <w:delText xml:space="preserve"> that takes you</w:delText>
        </w:r>
      </w:del>
      <w:r>
        <w:t xml:space="preserve"> to $74,000. And here is what happens with every </w:t>
      </w:r>
      <w:proofErr w:type="gramStart"/>
      <w:r>
        <w:t>raise</w:t>
      </w:r>
      <w:proofErr w:type="gramEnd"/>
      <w:r>
        <w:t>. You feel it for about three days. Then the new number becomes the floor. Not the ceiling. The floor. And you find ways to fill the space above it.</w:t>
      </w:r>
    </w:p>
    <w:p w14:paraId="00000095" w14:textId="77777777" w:rsidR="00C57012" w:rsidRDefault="00C57012"/>
    <w:p w14:paraId="00000096" w14:textId="65BB9B21" w:rsidR="00C57012" w:rsidRDefault="00000000">
      <w:r>
        <w:t xml:space="preserve">The second rule, a </w:t>
      </w:r>
      <w:proofErr w:type="gramStart"/>
      <w:r>
        <w:t>raise</w:t>
      </w:r>
      <w:proofErr w:type="gramEnd"/>
      <w:r>
        <w:t xml:space="preserve"> doesn't make you richer if your spending rises to meet it. This happens automatically, almost invisibly, because your brain experiences the upgrade as deserved, not </w:t>
      </w:r>
      <w:del w:id="194" w:author="Clau Kegode" w:date="2026-06-11T20:33:00Z" w16du:dateUtc="2026-06-11T17:33:00Z">
        <w:r w:rsidDel="00BB400C">
          <w:delText>as a choice</w:delText>
        </w:r>
      </w:del>
      <w:ins w:id="195" w:author="Clau Kegode" w:date="2026-06-11T20:33:00Z" w16du:dateUtc="2026-06-11T17:33:00Z">
        <w:r w:rsidR="00BB400C">
          <w:t>optional</w:t>
        </w:r>
      </w:ins>
      <w:r>
        <w:t>.</w:t>
      </w:r>
    </w:p>
    <w:p w14:paraId="00000097" w14:textId="77777777" w:rsidR="00C57012" w:rsidRDefault="00C57012"/>
    <w:p w14:paraId="00000098" w14:textId="58C584F1" w:rsidR="00C57012" w:rsidRDefault="00000000">
      <w:r>
        <w:t xml:space="preserve">You upgrade the apartment at 26. It's $400 more </w:t>
      </w:r>
      <w:del w:id="196" w:author="Clau Kegode" w:date="2026-06-11T20:33:00Z" w16du:dateUtc="2026-06-11T17:33:00Z">
        <w:r w:rsidDel="00BB400C">
          <w:delText>per month</w:delText>
        </w:r>
      </w:del>
      <w:ins w:id="197" w:author="Clau Kegode" w:date="2026-06-11T20:33:00Z" w16du:dateUtc="2026-06-11T17:33:00Z">
        <w:r w:rsidR="00BB400C">
          <w:t>monthly</w:t>
        </w:r>
      </w:ins>
      <w:r>
        <w:t xml:space="preserve">, but the kitchen has quartz </w:t>
      </w:r>
      <w:proofErr w:type="gramStart"/>
      <w:r>
        <w:t>countertops</w:t>
      </w:r>
      <w:proofErr w:type="gramEnd"/>
      <w:r>
        <w:t xml:space="preserve"> and the building has a rooftop. You go to the rooftop twice in the first month. You go once in the following year. The countertops cost $4,800 annually in rent premium and you eat over the sink most nights. You buy a coffee machine that costs $380 because the one you had made coffee and this one makes coffee </w:t>
      </w:r>
      <w:ins w:id="198" w:author="Clau Kegode" w:date="2026-06-11T20:34:00Z" w16du:dateUtc="2026-06-11T17:34:00Z">
        <w:r w:rsidR="00BB400C">
          <w:t>“</w:t>
        </w:r>
      </w:ins>
      <w:r>
        <w:t>correctly</w:t>
      </w:r>
      <w:ins w:id="199" w:author="Clau Kegode" w:date="2026-06-11T20:34:00Z" w16du:dateUtc="2026-06-11T17:34:00Z">
        <w:r w:rsidR="00BB400C">
          <w:t>”</w:t>
        </w:r>
      </w:ins>
      <w:r>
        <w:t xml:space="preserve">. You get the lease on the BMW because you </w:t>
      </w:r>
      <w:r>
        <w:lastRenderedPageBreak/>
        <w:t xml:space="preserve">saw someone driving one and you thought about how you would </w:t>
      </w:r>
      <w:proofErr w:type="gramStart"/>
      <w:r>
        <w:t>look</w:t>
      </w:r>
      <w:proofErr w:type="gramEnd"/>
      <w:r>
        <w:t xml:space="preserve"> driving one. You don't think that consciously. But that is what happens.</w:t>
      </w:r>
    </w:p>
    <w:p w14:paraId="00000099" w14:textId="77777777" w:rsidR="00C57012" w:rsidRDefault="00C57012"/>
    <w:p w14:paraId="0000009A" w14:textId="297AD381" w:rsidR="00C57012" w:rsidRDefault="00000000">
      <w:pPr>
        <w:rPr>
          <w:ins w:id="200" w:author="Clau Kegode" w:date="2026-06-11T20:34:00Z" w16du:dateUtc="2026-06-11T17:34:00Z"/>
        </w:rPr>
      </w:pPr>
      <w:r>
        <w:t xml:space="preserve">Your net worth </w:t>
      </w:r>
      <w:proofErr w:type="gramStart"/>
      <w:r>
        <w:t>at</w:t>
      </w:r>
      <w:proofErr w:type="gramEnd"/>
      <w:r>
        <w:t xml:space="preserve"> 26 is </w:t>
      </w:r>
      <w:del w:id="201" w:author="Clau Kegode" w:date="2026-06-11T20:34:00Z" w16du:dateUtc="2026-06-11T17:34:00Z">
        <w:r w:rsidDel="00BB400C">
          <w:delText xml:space="preserve">negative </w:delText>
        </w:r>
      </w:del>
      <w:ins w:id="202" w:author="Clau Kegode" w:date="2026-06-11T20:34:00Z" w16du:dateUtc="2026-06-11T17:34:00Z">
        <w:r w:rsidR="00BB400C">
          <w:t>-</w:t>
        </w:r>
      </w:ins>
      <w:r>
        <w:t xml:space="preserve">$4,200. You've paid down some debt. Income is up. But the spending has absorbed every </w:t>
      </w:r>
      <w:proofErr w:type="gramStart"/>
      <w:r>
        <w:t>raise</w:t>
      </w:r>
      <w:proofErr w:type="gramEnd"/>
      <w:r>
        <w:t xml:space="preserve">, every bonus, every overtime hour. On paper you are moving forward. </w:t>
      </w:r>
      <w:proofErr w:type="gramStart"/>
      <w:r>
        <w:t>In reality you</w:t>
      </w:r>
      <w:proofErr w:type="gramEnd"/>
      <w:r>
        <w:t xml:space="preserve"> are running in place with better shoes.</w:t>
      </w:r>
    </w:p>
    <w:p w14:paraId="5C9CFF39" w14:textId="77777777" w:rsidR="00BB400C" w:rsidRDefault="00BB400C">
      <w:pPr>
        <w:rPr>
          <w:ins w:id="203" w:author="Clau Kegode" w:date="2026-06-11T20:34:00Z" w16du:dateUtc="2026-06-11T17:34:00Z"/>
        </w:rPr>
      </w:pPr>
    </w:p>
    <w:p w14:paraId="63DBED4E" w14:textId="0B7CDA07" w:rsidR="00BB400C" w:rsidRDefault="00BB400C">
      <w:ins w:id="204" w:author="Clau Kegode" w:date="2026-06-11T20:34:00Z">
        <w:r w:rsidRPr="00BB400C">
          <w:t>The treadmill of lifestyle inflation feels like progress until you measure it.</w:t>
        </w:r>
      </w:ins>
    </w:p>
    <w:p w14:paraId="0000009B" w14:textId="77777777" w:rsidR="00C57012" w:rsidRDefault="00C57012"/>
    <w:p w14:paraId="0000009C" w14:textId="77777777" w:rsidR="00C57012" w:rsidRDefault="00000000">
      <w:r>
        <w:t xml:space="preserve">The performance has </w:t>
      </w:r>
      <w:proofErr w:type="gramStart"/>
      <w:r>
        <w:t>a logic</w:t>
      </w:r>
      <w:proofErr w:type="gramEnd"/>
      <w:r>
        <w:t xml:space="preserve"> to it. You notice people treat you differently when you </w:t>
      </w:r>
      <w:proofErr w:type="gramStart"/>
      <w:r>
        <w:t>look</w:t>
      </w:r>
      <w:proofErr w:type="gramEnd"/>
      <w:r>
        <w:t xml:space="preserve"> a certain way. Meetings go differently. Dates go differently. The hostess at a restaurant seats you at a different table. You are not imagining this. Appearance changes how people read you, and how people read you changes what they offer you. </w:t>
      </w:r>
      <w:proofErr w:type="gramStart"/>
      <w:r>
        <w:t>So</w:t>
      </w:r>
      <w:proofErr w:type="gramEnd"/>
      <w:r>
        <w:t xml:space="preserve"> the spending has a return. It's just not a financial one.</w:t>
      </w:r>
    </w:p>
    <w:p w14:paraId="0000009D" w14:textId="77777777" w:rsidR="00C57012" w:rsidRDefault="00C57012"/>
    <w:p w14:paraId="0000009E" w14:textId="78FEA693" w:rsidR="00C57012" w:rsidRDefault="00000000">
      <w:r>
        <w:t>The shift. You stop spending money to buy things and start spending money to control how people see you. The problem is that's a cost that never stops. Because perception is not an asset. It doesn't compound. It just requires</w:t>
      </w:r>
      <w:ins w:id="205" w:author="Clau Kegode" w:date="2026-06-11T20:34:00Z" w16du:dateUtc="2026-06-11T17:34:00Z">
        <w:r w:rsidR="00BB400C">
          <w:t xml:space="preserve"> constant</w:t>
        </w:r>
      </w:ins>
      <w:r>
        <w:t xml:space="preserve"> maintenance. Forever.</w:t>
      </w:r>
    </w:p>
    <w:p w14:paraId="0000009F" w14:textId="77777777" w:rsidR="00C57012" w:rsidRDefault="00C57012"/>
    <w:p w14:paraId="000000A0" w14:textId="2F95FF19" w:rsidR="00C57012" w:rsidRDefault="00000000">
      <w:r>
        <w:t xml:space="preserve">You are 29. Your net worth is $8,400. Positive, finally. But you make $82,000 </w:t>
      </w:r>
      <w:del w:id="206" w:author="Clau Kegode" w:date="2026-06-11T20:35:00Z" w16du:dateUtc="2026-06-11T17:35:00Z">
        <w:r w:rsidDel="00BB400C">
          <w:delText>a year</w:delText>
        </w:r>
      </w:del>
      <w:ins w:id="207" w:author="Clau Kegode" w:date="2026-06-11T20:35:00Z" w16du:dateUtc="2026-06-11T17:35:00Z">
        <w:r w:rsidR="00BB400C">
          <w:t>annually</w:t>
        </w:r>
      </w:ins>
      <w:r>
        <w:t xml:space="preserve"> and you are 29 years old and your net worth is $8,400. You do the math one evening and you stare at it for a long time. You have been working for seven years. You have been earning a real income for </w:t>
      </w:r>
      <w:proofErr w:type="gramStart"/>
      <w:r>
        <w:t>five</w:t>
      </w:r>
      <w:proofErr w:type="gramEnd"/>
      <w:r>
        <w:t xml:space="preserve">. And you have $8,400 to </w:t>
      </w:r>
      <w:proofErr w:type="gramStart"/>
      <w:r>
        <w:t>show</w:t>
      </w:r>
      <w:proofErr w:type="gramEnd"/>
      <w:r>
        <w:t xml:space="preserve"> for it. The lease on the car </w:t>
      </w:r>
      <w:del w:id="208" w:author="Clau Kegode" w:date="2026-06-11T20:35:00Z" w16du:dateUtc="2026-06-11T17:35:00Z">
        <w:r w:rsidDel="00BB400C">
          <w:delText xml:space="preserve">alone has </w:delText>
        </w:r>
      </w:del>
      <w:r>
        <w:t xml:space="preserve">cost you $24,000 over three years and you handed the keys back and leased another one because you couldn't imagine driving something that didn't signal what you </w:t>
      </w:r>
      <w:proofErr w:type="gramStart"/>
      <w:r>
        <w:t>needed it</w:t>
      </w:r>
      <w:proofErr w:type="gramEnd"/>
      <w:r>
        <w:t xml:space="preserve"> to signal.</w:t>
      </w:r>
    </w:p>
    <w:p w14:paraId="000000A1" w14:textId="77777777" w:rsidR="00C57012" w:rsidRDefault="00C57012"/>
    <w:p w14:paraId="000000A2" w14:textId="77777777" w:rsidR="00C57012" w:rsidRDefault="00000000">
      <w:r>
        <w:t xml:space="preserve">You have spent, conservatively, $340,000 over </w:t>
      </w:r>
      <w:del w:id="209" w:author="Clau Kegode" w:date="2026-06-11T20:36:00Z" w16du:dateUtc="2026-06-11T17:36:00Z">
        <w:r w:rsidDel="00BB400C">
          <w:delText xml:space="preserve">the last </w:delText>
        </w:r>
      </w:del>
      <w:r>
        <w:t>five years. Rent, food, clothes, the car, the gym, the dinners that were less about hunger and more about the room you wanted to be seen in. $340,000. And your net worth is $8,400.</w:t>
      </w:r>
    </w:p>
    <w:p w14:paraId="000000A3" w14:textId="77777777" w:rsidR="00C57012" w:rsidRDefault="00C57012"/>
    <w:p w14:paraId="000000A4" w14:textId="330AE5C2" w:rsidR="00C57012" w:rsidRDefault="00000000">
      <w:r>
        <w:t xml:space="preserve">The third rule, the gap between what you earn and what you keep is the only number that </w:t>
      </w:r>
      <w:del w:id="210" w:author="Clau Kegode" w:date="2026-06-11T20:36:00Z" w16du:dateUtc="2026-06-11T17:36:00Z">
        <w:r w:rsidDel="00BB400C">
          <w:delText>actually matters</w:delText>
        </w:r>
      </w:del>
      <w:ins w:id="211" w:author="Clau Kegode" w:date="2026-06-11T20:36:00Z" w16du:dateUtc="2026-06-11T17:36:00Z">
        <w:r w:rsidR="00BB400C">
          <w:t>matters</w:t>
        </w:r>
      </w:ins>
      <w:r>
        <w:t>. Everything else is theater.</w:t>
      </w:r>
    </w:p>
    <w:p w14:paraId="000000A5" w14:textId="77777777" w:rsidR="00C57012" w:rsidRDefault="00C57012"/>
    <w:p w14:paraId="000000A6" w14:textId="6D7FF82A" w:rsidR="00C57012" w:rsidRDefault="00000000">
      <w:pPr>
        <w:rPr>
          <w:ins w:id="212" w:author="Clau Kegode" w:date="2026-06-11T20:55:00Z" w16du:dateUtc="2026-06-11T17:55:00Z"/>
        </w:rPr>
      </w:pPr>
      <w:r>
        <w:t>There is a researcher named Thomas</w:t>
      </w:r>
      <w:ins w:id="213" w:author="Clau Kegode" w:date="2026-06-11T20:53:00Z" w16du:dateUtc="2026-06-11T17:53:00Z">
        <w:r w:rsidR="00385164">
          <w:t xml:space="preserve"> J.</w:t>
        </w:r>
      </w:ins>
      <w:r>
        <w:t xml:space="preserve"> Stanley who spent decades studying how wealth </w:t>
      </w:r>
      <w:proofErr w:type="gramStart"/>
      <w:r>
        <w:t>actually accumulates</w:t>
      </w:r>
      <w:proofErr w:type="gramEnd"/>
      <w:r>
        <w:t xml:space="preserve"> in America. His </w:t>
      </w:r>
      <w:proofErr w:type="gramStart"/>
      <w:r>
        <w:t>finding was</w:t>
      </w:r>
      <w:proofErr w:type="gramEnd"/>
      <w:r>
        <w:t xml:space="preserve"> not complicated. The people who look </w:t>
      </w:r>
      <w:proofErr w:type="gramStart"/>
      <w:r>
        <w:t>the wealthiest</w:t>
      </w:r>
      <w:proofErr w:type="gramEnd"/>
      <w:r>
        <w:t xml:space="preserve"> are rarely the wealthiest. The people who are genuinely wealthy are disproportionately </w:t>
      </w:r>
      <w:ins w:id="214" w:author="Clau Kegode" w:date="2026-06-11T20:53:00Z" w16du:dateUtc="2026-06-11T17:53:00Z">
        <w:r w:rsidR="00385164">
          <w:t>ordinary</w:t>
        </w:r>
      </w:ins>
      <w:del w:id="215" w:author="Clau Kegode" w:date="2026-06-11T20:53:00Z" w16du:dateUtc="2026-06-11T17:53:00Z">
        <w:r w:rsidDel="00385164">
          <w:delText>boring</w:delText>
        </w:r>
      </w:del>
      <w:r>
        <w:t xml:space="preserve">. They drive </w:t>
      </w:r>
      <w:del w:id="216" w:author="Clau Kegode" w:date="2026-06-11T20:53:00Z" w16du:dateUtc="2026-06-11T17:53:00Z">
        <w:r w:rsidDel="00385164">
          <w:delText xml:space="preserve">unremarkable </w:delText>
        </w:r>
      </w:del>
      <w:ins w:id="217" w:author="Clau Kegode" w:date="2026-06-11T20:53:00Z" w16du:dateUtc="2026-06-11T17:53:00Z">
        <w:r w:rsidR="00385164">
          <w:t xml:space="preserve">simple </w:t>
        </w:r>
      </w:ins>
      <w:r>
        <w:t xml:space="preserve">cars. They live in </w:t>
      </w:r>
      <w:del w:id="218" w:author="Clau Kegode" w:date="2026-06-11T20:53:00Z" w16du:dateUtc="2026-06-11T17:53:00Z">
        <w:r w:rsidDel="00385164">
          <w:delText xml:space="preserve">normal </w:delText>
        </w:r>
      </w:del>
      <w:ins w:id="219" w:author="Clau Kegode" w:date="2026-06-11T20:53:00Z" w16du:dateUtc="2026-06-11T17:53:00Z">
        <w:r w:rsidR="00385164">
          <w:t xml:space="preserve">average </w:t>
        </w:r>
      </w:ins>
      <w:r>
        <w:t>neighborhoods. They do not wear their net worth. They are what Stanley called</w:t>
      </w:r>
      <w:ins w:id="220" w:author="Clau Kegode" w:date="2026-06-11T20:54:00Z" w16du:dateUtc="2026-06-11T17:54:00Z">
        <w:r w:rsidR="00385164">
          <w:t>, “</w:t>
        </w:r>
      </w:ins>
      <w:del w:id="221" w:author="Clau Kegode" w:date="2026-06-11T20:54:00Z" w16du:dateUtc="2026-06-11T17:54:00Z">
        <w:r w:rsidDel="00385164">
          <w:delText xml:space="preserve"> </w:delText>
        </w:r>
      </w:del>
      <w:r>
        <w:t>Balance Sheet Affluent</w:t>
      </w:r>
      <w:ins w:id="222" w:author="Clau Kegode" w:date="2026-06-11T20:54:00Z" w16du:dateUtc="2026-06-11T17:54:00Z">
        <w:r w:rsidR="00385164">
          <w:t>”</w:t>
        </w:r>
      </w:ins>
      <w:r>
        <w:t>. And the people performing wealth, the ones with the lease and the wardrobe and the rooftop apartment, Stanley had a name for them too. Under Accumulators of Wealth</w:t>
      </w:r>
      <w:del w:id="223" w:author="Clau Kegode" w:date="2026-06-11T20:54:00Z" w16du:dateUtc="2026-06-11T17:54:00Z">
        <w:r w:rsidDel="00385164">
          <w:delText xml:space="preserve">. </w:delText>
        </w:r>
      </w:del>
      <w:ins w:id="224" w:author="Clau Kegode" w:date="2026-06-11T20:54:00Z" w16du:dateUtc="2026-06-11T17:54:00Z">
        <w:r w:rsidR="00385164">
          <w:t xml:space="preserve"> (</w:t>
        </w:r>
      </w:ins>
      <w:r>
        <w:t>UAWs</w:t>
      </w:r>
      <w:ins w:id="225" w:author="Clau Kegode" w:date="2026-06-11T20:54:00Z" w16du:dateUtc="2026-06-11T17:54:00Z">
        <w:r w:rsidR="00385164">
          <w:t>)</w:t>
        </w:r>
      </w:ins>
      <w:r>
        <w:t>. People whose net worth is far below what their income and age should produce. You are</w:t>
      </w:r>
      <w:del w:id="226" w:author="Clau Kegode" w:date="2026-06-11T20:51:00Z" w16du:dateUtc="2026-06-11T17:51:00Z">
        <w:r w:rsidDel="00385164">
          <w:delText>,</w:delText>
        </w:r>
      </w:del>
      <w:r>
        <w:t xml:space="preserve"> at 29, a textbook UAW. You have the income of someone who should have $82,000 in net worth. You have $8,400.</w:t>
      </w:r>
    </w:p>
    <w:p w14:paraId="7352C7E7" w14:textId="77777777" w:rsidR="00385164" w:rsidRDefault="00385164">
      <w:pPr>
        <w:rPr>
          <w:ins w:id="227" w:author="Clau Kegode" w:date="2026-06-11T20:55:00Z" w16du:dateUtc="2026-06-11T17:55:00Z"/>
        </w:rPr>
      </w:pPr>
    </w:p>
    <w:p w14:paraId="0EC0E520" w14:textId="61779B1A" w:rsidR="00385164" w:rsidRDefault="00385164">
      <w:ins w:id="228" w:author="Clau Kegode" w:date="2026-06-11T20:55:00Z">
        <w:r w:rsidRPr="00385164">
          <w:t>It’s the moment you realize the image has stolen the substance.</w:t>
        </w:r>
      </w:ins>
    </w:p>
    <w:p w14:paraId="000000A7" w14:textId="77777777" w:rsidR="00C57012" w:rsidRDefault="00C57012"/>
    <w:p w14:paraId="6FC964A1" w14:textId="7206E6C6" w:rsidR="00385164" w:rsidRDefault="00000000">
      <w:pPr>
        <w:rPr>
          <w:ins w:id="229" w:author="Clau Kegode" w:date="2026-06-11T20:56:00Z" w16du:dateUtc="2026-06-11T17:56:00Z"/>
        </w:rPr>
      </w:pPr>
      <w:r>
        <w:t>You are 31. Something shifts. Not dramatically. Not because of a book or a podcast or a crisis. Because of a number. You are sitting across from someone at a dinner party, a person roughly your age, and you ask what they do and they tell you they are taking the next year off. You ask how. They say they have enough saved. You ask how much is enough. They say around $400,000</w:t>
      </w:r>
      <w:del w:id="230" w:author="Clau Kegode" w:date="2026-06-11T20:55:00Z" w16du:dateUtc="2026-06-11T17:55:00Z">
        <w:r w:rsidDel="00385164">
          <w:delText xml:space="preserve"> in</w:delText>
        </w:r>
      </w:del>
      <w:r>
        <w:t xml:space="preserve"> invest</w:t>
      </w:r>
      <w:ins w:id="231" w:author="Clau Kegode" w:date="2026-06-11T20:55:00Z" w16du:dateUtc="2026-06-11T17:55:00Z">
        <w:r w:rsidR="00385164">
          <w:t>ed</w:t>
        </w:r>
      </w:ins>
      <w:del w:id="232" w:author="Clau Kegode" w:date="2026-06-11T20:55:00Z" w16du:dateUtc="2026-06-11T17:55:00Z">
        <w:r w:rsidDel="00385164">
          <w:delText>ments</w:delText>
        </w:r>
      </w:del>
      <w:r>
        <w:t>. You are 31. You have $14,000 in a brokerage account and $7,000 in a savings</w:t>
      </w:r>
      <w:del w:id="233" w:author="Clau Kegode" w:date="2026-06-11T20:56:00Z" w16du:dateUtc="2026-06-11T17:56:00Z">
        <w:r w:rsidDel="00385164">
          <w:delText xml:space="preserve"> account</w:delText>
        </w:r>
      </w:del>
      <w:r>
        <w:t xml:space="preserve">. You feel something you don't have a word for. Not jealousy exactly. Something quieter. The recognition that while you were buying the version of </w:t>
      </w:r>
      <w:proofErr w:type="gramStart"/>
      <w:r>
        <w:t>the life</w:t>
      </w:r>
      <w:proofErr w:type="gramEnd"/>
      <w:r>
        <w:t>, someone else was buying the actual thing.</w:t>
      </w:r>
    </w:p>
    <w:p w14:paraId="043BB76A" w14:textId="77777777" w:rsidR="00385164" w:rsidRDefault="00385164">
      <w:pPr>
        <w:rPr>
          <w:ins w:id="234" w:author="Clau Kegode" w:date="2026-06-11T20:56:00Z" w16du:dateUtc="2026-06-11T17:56:00Z"/>
        </w:rPr>
      </w:pPr>
    </w:p>
    <w:p w14:paraId="47CAD3AA" w14:textId="54BCDAE1" w:rsidR="00385164" w:rsidRDefault="00385164">
      <w:ins w:id="235" w:author="Clau Kegode" w:date="2026-06-11T20:56:00Z">
        <w:r w:rsidRPr="00385164">
          <w:t>It’s not envy—it’s the shock of realizing you traded compounding for appearances.</w:t>
        </w:r>
      </w:ins>
    </w:p>
    <w:p w14:paraId="000000A9" w14:textId="77777777" w:rsidR="00C57012" w:rsidRDefault="00C57012"/>
    <w:p w14:paraId="000000AA" w14:textId="2ABF6B96" w:rsidR="00C57012" w:rsidRDefault="00000000">
      <w:r>
        <w:t xml:space="preserve">You go home that night. You open a spreadsheet. Not a budget, you've had budgets, budgets don't work because budgets tell you what you can't spend and you always find a way around them. You open a spreadsheet and you calculate what you would have if you </w:t>
      </w:r>
      <w:proofErr w:type="gramStart"/>
      <w:r>
        <w:t>had invested</w:t>
      </w:r>
      <w:proofErr w:type="gramEnd"/>
      <w:r>
        <w:t xml:space="preserve"> just the lease payments alone, every month, for the last six years, at 8% </w:t>
      </w:r>
      <w:del w:id="236" w:author="Clau Kegode" w:date="2026-06-11T20:56:00Z" w16du:dateUtc="2026-06-11T17:56:00Z">
        <w:r w:rsidDel="00385164">
          <w:delText xml:space="preserve">average </w:delText>
        </w:r>
      </w:del>
      <w:r>
        <w:t>annual return. The number is $31,400. You didn't invest that money. You drove it. You handed it back. You have nothing to show for it.</w:t>
      </w:r>
    </w:p>
    <w:p w14:paraId="000000AB" w14:textId="77777777" w:rsidR="00C57012" w:rsidRDefault="00C57012"/>
    <w:p w14:paraId="000000AC" w14:textId="77777777" w:rsidR="00C57012" w:rsidRDefault="00000000">
      <w:r>
        <w:t>The shift. You stop asking what things cost and start asking what things cost you. Not the price tag. The opportunity cost. The future version of the money you are handing over right now.</w:t>
      </w:r>
    </w:p>
    <w:p w14:paraId="000000AD" w14:textId="77777777" w:rsidR="00C57012" w:rsidRDefault="00C57012"/>
    <w:p w14:paraId="000000AE" w14:textId="386F98DF" w:rsidR="00C57012" w:rsidRDefault="00000000">
      <w:r>
        <w:t xml:space="preserve">You are 31 and you make a decision that feels almost violent in how simple it is. You do not renew the lease. You buy a used Honda Accord for $14,000 cash. You feel embarrassed about it for about two weeks. Then you stop feeling embarrassed because you stop </w:t>
      </w:r>
      <w:proofErr w:type="gramStart"/>
      <w:r>
        <w:t>caring</w:t>
      </w:r>
      <w:proofErr w:type="gramEnd"/>
      <w:r>
        <w:t xml:space="preserve"> what the car communicates. You put the $340 </w:t>
      </w:r>
      <w:ins w:id="237" w:author="Clau Kegode" w:date="2026-06-11T20:57:00Z" w16du:dateUtc="2026-06-11T17:57:00Z">
        <w:r w:rsidR="00385164">
          <w:t xml:space="preserve">monthly </w:t>
        </w:r>
      </w:ins>
      <w:del w:id="238" w:author="Clau Kegode" w:date="2026-06-11T20:57:00Z" w16du:dateUtc="2026-06-11T17:57:00Z">
        <w:r w:rsidDel="00385164">
          <w:delText xml:space="preserve">a month </w:delText>
        </w:r>
      </w:del>
      <w:r>
        <w:t xml:space="preserve">into index funds. You keep the </w:t>
      </w:r>
      <w:proofErr w:type="gramStart"/>
      <w:r>
        <w:t>apartment</w:t>
      </w:r>
      <w:proofErr w:type="gramEnd"/>
      <w:r>
        <w:t xml:space="preserve"> but you stop upgrading it. You keep the clothes you have. You stop buying clothes as a strategy.</w:t>
      </w:r>
      <w:ins w:id="239" w:author="Clau Kegode" w:date="2026-06-11T20:58:00Z" w16du:dateUtc="2026-06-11T17:58:00Z">
        <w:r w:rsidR="00385164">
          <w:t xml:space="preserve"> </w:t>
        </w:r>
      </w:ins>
      <w:ins w:id="240" w:author="Clau Kegode" w:date="2026-06-11T20:58:00Z">
        <w:r w:rsidR="00385164" w:rsidRPr="00385164">
          <w:t>It’s the first time your choices start compounding instead of draining.</w:t>
        </w:r>
      </w:ins>
    </w:p>
    <w:p w14:paraId="000000AF" w14:textId="77777777" w:rsidR="00C57012" w:rsidRDefault="00C57012"/>
    <w:p w14:paraId="000000B0" w14:textId="78336952" w:rsidR="00C57012" w:rsidRDefault="00000000">
      <w:r>
        <w:t>Your net worth at 31 is $21,000. Your net worth at 32 is $44,000. At 33 it is $71,000. The number is moving now. Not because you are earning dramatically more. Because you stopped bleeding</w:t>
      </w:r>
      <w:ins w:id="241" w:author="Clau Kegode" w:date="2026-06-11T20:58:00Z" w16du:dateUtc="2026-06-11T17:58:00Z">
        <w:r w:rsidR="00385164">
          <w:t xml:space="preserve"> money</w:t>
        </w:r>
      </w:ins>
      <w:r>
        <w:t>.</w:t>
      </w:r>
    </w:p>
    <w:p w14:paraId="000000B1" w14:textId="77777777" w:rsidR="00C57012" w:rsidRDefault="00C57012"/>
    <w:p w14:paraId="000000B2" w14:textId="370CF2A7" w:rsidR="00C57012" w:rsidRDefault="00000000">
      <w:r>
        <w:t>The fourth rule</w:t>
      </w:r>
      <w:del w:id="242" w:author="Clau Kegode" w:date="2026-06-11T20:58:00Z" w16du:dateUtc="2026-06-11T17:58:00Z">
        <w:r w:rsidDel="00385164">
          <w:delText>,</w:delText>
        </w:r>
      </w:del>
      <w:ins w:id="243" w:author="Clau Kegode" w:date="2026-06-11T20:58:00Z" w16du:dateUtc="2026-06-11T17:58:00Z">
        <w:r w:rsidR="00385164">
          <w:t>:</w:t>
        </w:r>
      </w:ins>
      <w:r>
        <w:t xml:space="preserve"> most people have a wealth problem that looks like an income problem. It isn't. It's a retention problem. The money is coming in. It's just leaving faster than it arrives.</w:t>
      </w:r>
    </w:p>
    <w:p w14:paraId="000000B3" w14:textId="77777777" w:rsidR="00C57012" w:rsidRDefault="00C57012"/>
    <w:p w14:paraId="000000B4" w14:textId="2325E0E6" w:rsidR="00C57012" w:rsidRDefault="00000000">
      <w:r>
        <w:t xml:space="preserve">You are 34. Net worth crosses $100,000 for the first time. You are 34 years old and this is the first time you have had six figures in assets. It should feel better than it does. It doesn't feel like much. It feels like the </w:t>
      </w:r>
      <w:ins w:id="244" w:author="Clau Kegode" w:date="2026-06-11T21:05:00Z" w16du:dateUtc="2026-06-11T18:05:00Z">
        <w:r w:rsidR="002C4E04">
          <w:t>start</w:t>
        </w:r>
      </w:ins>
      <w:del w:id="245" w:author="Clau Kegode" w:date="2026-06-11T21:05:00Z" w16du:dateUtc="2026-06-11T18:05:00Z">
        <w:r w:rsidDel="002C4E04">
          <w:delText>beginning</w:delText>
        </w:r>
      </w:del>
      <w:r>
        <w:t>. But you check the account anyway, every few days, not out of anxiety, out of disbelief. Because for most of your adult life this number was a ceiling. And now it's a floor.</w:t>
      </w:r>
      <w:ins w:id="246" w:author="Clau Kegode" w:date="2026-06-11T21:01:00Z" w16du:dateUtc="2026-06-11T18:01:00Z">
        <w:r w:rsidR="00385164">
          <w:t xml:space="preserve"> It’s </w:t>
        </w:r>
      </w:ins>
      <w:ins w:id="247" w:author="Clau Kegode" w:date="2026-06-11T21:52:00Z" w16du:dateUtc="2026-06-11T18:52:00Z">
        <w:r w:rsidR="00155C19">
          <w:t>a</w:t>
        </w:r>
      </w:ins>
      <w:ins w:id="248" w:author="Clau Kegode" w:date="2026-06-11T21:01:00Z" w16du:dateUtc="2026-06-11T18:01:00Z">
        <w:r w:rsidR="00385164">
          <w:t xml:space="preserve"> quiet flip from </w:t>
        </w:r>
      </w:ins>
      <w:ins w:id="249" w:author="Clau Kegode" w:date="2026-06-11T21:02:00Z" w16du:dateUtc="2026-06-11T18:02:00Z">
        <w:r w:rsidR="00385164">
          <w:t>surviving to building.</w:t>
        </w:r>
      </w:ins>
    </w:p>
    <w:p w14:paraId="000000B5" w14:textId="77777777" w:rsidR="00C57012" w:rsidRDefault="00C57012"/>
    <w:p w14:paraId="000000B6" w14:textId="79076392" w:rsidR="00C57012" w:rsidRDefault="00000000">
      <w:r>
        <w:t xml:space="preserve">You tell almost no one. This is </w:t>
      </w:r>
      <w:ins w:id="250" w:author="Clau Kegode" w:date="2026-06-11T21:05:00Z" w16du:dateUtc="2026-06-11T18:05:00Z">
        <w:r w:rsidR="002C4E04">
          <w:t>different</w:t>
        </w:r>
      </w:ins>
      <w:del w:id="251" w:author="Clau Kegode" w:date="2026-06-11T21:05:00Z" w16du:dateUtc="2026-06-11T18:05:00Z">
        <w:r w:rsidDel="002C4E04">
          <w:delText>new</w:delText>
        </w:r>
      </w:del>
      <w:r>
        <w:t xml:space="preserve"> behavior. For a decade, you communicated your financial status outward. The car, the clothes, the apartment, the restaurants. Now you are </w:t>
      </w:r>
      <w:r>
        <w:lastRenderedPageBreak/>
        <w:t>doing the opposite</w:t>
      </w:r>
      <w:ins w:id="252" w:author="Clau Kegode" w:date="2026-06-11T21:02:00Z" w16du:dateUtc="2026-06-11T18:02:00Z">
        <w:r w:rsidR="002C4E04">
          <w:t>:</w:t>
        </w:r>
      </w:ins>
      <w:del w:id="253" w:author="Clau Kegode" w:date="2026-06-11T21:02:00Z" w16du:dateUtc="2026-06-11T18:02:00Z">
        <w:r w:rsidDel="002C4E04">
          <w:delText>. S</w:delText>
        </w:r>
      </w:del>
      <w:ins w:id="254" w:author="Clau Kegode" w:date="2026-06-11T21:02:00Z" w16du:dateUtc="2026-06-11T18:02:00Z">
        <w:r w:rsidR="002C4E04">
          <w:t xml:space="preserve"> s</w:t>
        </w:r>
      </w:ins>
      <w:r>
        <w:t xml:space="preserve">tealth. Not because you are hiding something. Because you have finally understood that the performance was always for other people and other people's opinions of your bank account are worth </w:t>
      </w:r>
      <w:ins w:id="255" w:author="Clau Kegode" w:date="2026-06-11T21:05:00Z" w16du:dateUtc="2026-06-11T18:05:00Z">
        <w:r w:rsidR="002C4E04">
          <w:t>z</w:t>
        </w:r>
      </w:ins>
      <w:ins w:id="256" w:author="Clau Kegode" w:date="2026-06-11T21:06:00Z" w16du:dateUtc="2026-06-11T18:06:00Z">
        <w:r w:rsidR="002C4E04">
          <w:t>ero</w:t>
        </w:r>
      </w:ins>
      <w:del w:id="257" w:author="Clau Kegode" w:date="2026-06-11T21:02:00Z" w16du:dateUtc="2026-06-11T18:02:00Z">
        <w:r w:rsidDel="002C4E04">
          <w:delText xml:space="preserve">exactly </w:delText>
        </w:r>
      </w:del>
      <w:del w:id="258" w:author="Clau Kegode" w:date="2026-06-11T21:05:00Z" w16du:dateUtc="2026-06-11T18:05:00Z">
        <w:r w:rsidDel="002C4E04">
          <w:delText>nothing</w:delText>
        </w:r>
      </w:del>
      <w:r>
        <w:t>.</w:t>
      </w:r>
    </w:p>
    <w:p w14:paraId="000000B7" w14:textId="77777777" w:rsidR="00C57012" w:rsidRDefault="00C57012"/>
    <w:p w14:paraId="000000B8" w14:textId="37CAEAB9" w:rsidR="00C57012" w:rsidRDefault="00000000">
      <w:r>
        <w:t>The fifth rule</w:t>
      </w:r>
      <w:ins w:id="259" w:author="Clau Kegode" w:date="2026-06-11T21:02:00Z" w16du:dateUtc="2026-06-11T18:02:00Z">
        <w:r w:rsidR="002C4E04">
          <w:t>:</w:t>
        </w:r>
      </w:ins>
      <w:del w:id="260" w:author="Clau Kegode" w:date="2026-06-11T21:02:00Z" w16du:dateUtc="2026-06-11T18:02:00Z">
        <w:r w:rsidDel="002C4E04">
          <w:delText>,</w:delText>
        </w:r>
      </w:del>
      <w:r>
        <w:t xml:space="preserve"> the moment you stop </w:t>
      </w:r>
      <w:proofErr w:type="gramStart"/>
      <w:r>
        <w:t>spending</w:t>
      </w:r>
      <w:proofErr w:type="gramEnd"/>
      <w:r>
        <w:t xml:space="preserve"> to signal wealth to others is the moment you start </w:t>
      </w:r>
      <w:proofErr w:type="gramStart"/>
      <w:r>
        <w:t>actually accumulating</w:t>
      </w:r>
      <w:proofErr w:type="gramEnd"/>
      <w:r>
        <w:t xml:space="preserve"> it. Not because frugality is a virtue. Because </w:t>
      </w:r>
      <w:del w:id="261" w:author="Clau Kegode" w:date="2026-06-11T21:03:00Z" w16du:dateUtc="2026-06-11T18:03:00Z">
        <w:r w:rsidDel="002C4E04">
          <w:delText xml:space="preserve">silence </w:delText>
        </w:r>
      </w:del>
      <w:ins w:id="262" w:author="Clau Kegode" w:date="2026-06-11T21:03:00Z" w16du:dateUtc="2026-06-11T18:03:00Z">
        <w:r w:rsidR="002C4E04">
          <w:t xml:space="preserve">quiet </w:t>
        </w:r>
      </w:ins>
      <w:ins w:id="263" w:author="Clau Kegode" w:date="2026-06-11T21:06:00Z" w16du:dateUtc="2026-06-11T18:06:00Z">
        <w:r w:rsidR="002C4E04">
          <w:t>cost less</w:t>
        </w:r>
      </w:ins>
      <w:del w:id="264" w:author="Clau Kegode" w:date="2026-06-11T21:06:00Z" w16du:dateUtc="2026-06-11T18:06:00Z">
        <w:r w:rsidDel="002C4E04">
          <w:delText xml:space="preserve">is cheaper </w:delText>
        </w:r>
      </w:del>
      <w:ins w:id="265" w:author="Clau Kegode" w:date="2026-06-11T21:53:00Z" w16du:dateUtc="2026-06-11T18:53:00Z">
        <w:r w:rsidR="00155C19">
          <w:t xml:space="preserve"> </w:t>
        </w:r>
      </w:ins>
      <w:r>
        <w:t>than noise.</w:t>
      </w:r>
    </w:p>
    <w:p w14:paraId="000000B9" w14:textId="77777777" w:rsidR="00C57012" w:rsidRDefault="00C57012"/>
    <w:p w14:paraId="000000BA" w14:textId="2CE27339" w:rsidR="00C57012" w:rsidRDefault="00000000">
      <w:r>
        <w:t>You are 36. Net worth is $187,000. You have index funds. A Roth IRA you've been maxing for three years. The used car still runs. You live in a smaller apartment than you could technically afford. You cook most nights. You wear the same four pairs of shoes. You go to a gym that costs $29</w:t>
      </w:r>
      <w:ins w:id="266" w:author="Clau Kegode" w:date="2026-06-11T21:03:00Z" w16du:dateUtc="2026-06-11T18:03:00Z">
        <w:r w:rsidR="002C4E04">
          <w:t xml:space="preserve"> monthly</w:t>
        </w:r>
      </w:ins>
      <w:del w:id="267" w:author="Clau Kegode" w:date="2026-06-11T21:03:00Z" w16du:dateUtc="2026-06-11T18:03:00Z">
        <w:r w:rsidDel="002C4E04">
          <w:delText xml:space="preserve"> a month</w:delText>
        </w:r>
      </w:del>
      <w:r>
        <w:t xml:space="preserve"> and has no floor-to-ceiling windows.</w:t>
      </w:r>
    </w:p>
    <w:p w14:paraId="000000BB" w14:textId="77777777" w:rsidR="00C57012" w:rsidRDefault="00C57012"/>
    <w:p w14:paraId="000000BC" w14:textId="77777777" w:rsidR="00C57012" w:rsidRDefault="00000000">
      <w:pPr>
        <w:rPr>
          <w:ins w:id="268" w:author="Clau Kegode" w:date="2026-06-11T21:04:00Z" w16du:dateUtc="2026-06-11T18:04:00Z"/>
        </w:rPr>
      </w:pPr>
      <w:r>
        <w:t xml:space="preserve">Nobody at work knows what your bank account looks like. Some of them assume you are broke because you drive the Accord. Some of them assume you are doing fine. None of them know you are doing better than almost anyone in the building. And that gap, the gap between what you look like and what you </w:t>
      </w:r>
      <w:proofErr w:type="gramStart"/>
      <w:r>
        <w:t>actually have</w:t>
      </w:r>
      <w:proofErr w:type="gramEnd"/>
      <w:r>
        <w:t>, used to run in the other direction. You used to look wealthier than you were. Now you look less wealthy than you are. And the second version feels like freedom. The first version felt like debt.</w:t>
      </w:r>
    </w:p>
    <w:p w14:paraId="0A1E3583" w14:textId="77777777" w:rsidR="002C4E04" w:rsidRDefault="002C4E04">
      <w:pPr>
        <w:rPr>
          <w:ins w:id="269" w:author="Clau Kegode" w:date="2026-06-11T21:04:00Z" w16du:dateUtc="2026-06-11T18:04:00Z"/>
        </w:rPr>
      </w:pPr>
    </w:p>
    <w:p w14:paraId="0839FDB1" w14:textId="17494BB7" w:rsidR="002C4E04" w:rsidRDefault="002C4E04">
      <w:ins w:id="270" w:author="Clau Kegode" w:date="2026-06-11T21:04:00Z">
        <w:r w:rsidRPr="002C4E04">
          <w:t>The reversal is the real signal of progress.</w:t>
        </w:r>
      </w:ins>
    </w:p>
    <w:p w14:paraId="000000BD" w14:textId="77777777" w:rsidR="00C57012" w:rsidRDefault="00C57012"/>
    <w:p w14:paraId="000000BE" w14:textId="06DC45CD" w:rsidR="00C57012" w:rsidRDefault="00000000">
      <w:r>
        <w:t>You are 38. Net worth crosses $300,000. You feel the compound interest starting to do something real. The money is making money. Not huge amounts. But amounts you can see</w:t>
      </w:r>
      <w:ins w:id="271" w:author="Clau Kegode" w:date="2026-06-11T21:08:00Z" w16du:dateUtc="2026-06-11T18:08:00Z">
        <w:r w:rsidR="002C4E04">
          <w:t xml:space="preserve"> clearly</w:t>
        </w:r>
      </w:ins>
      <w:r>
        <w:t xml:space="preserve">. Amounts that move without you doing anything. You put $1,200 in last month and the account went </w:t>
      </w:r>
      <w:proofErr w:type="gramStart"/>
      <w:r>
        <w:t>up</w:t>
      </w:r>
      <w:proofErr w:type="gramEnd"/>
      <w:r>
        <w:t xml:space="preserve"> $3,400. The market did the rest. This is the thing nobody tells you about in the years when you are busy performing. The machine runs quietly. It doesn't </w:t>
      </w:r>
      <w:proofErr w:type="gramStart"/>
      <w:r>
        <w:t>care</w:t>
      </w:r>
      <w:proofErr w:type="gramEnd"/>
      <w:r>
        <w:t xml:space="preserve"> what you drive. It doesn't </w:t>
      </w:r>
      <w:proofErr w:type="gramStart"/>
      <w:r>
        <w:t>care</w:t>
      </w:r>
      <w:proofErr w:type="gramEnd"/>
      <w:r>
        <w:t xml:space="preserve"> what you wear. It just needs time and capital. And for ten years you gave it </w:t>
      </w:r>
      <w:proofErr w:type="gramStart"/>
      <w:r>
        <w:t>neither</w:t>
      </w:r>
      <w:proofErr w:type="gramEnd"/>
      <w:r>
        <w:t>.</w:t>
      </w:r>
    </w:p>
    <w:p w14:paraId="000000BF" w14:textId="77777777" w:rsidR="00C57012" w:rsidRDefault="00C57012"/>
    <w:p w14:paraId="000000C0" w14:textId="535B84FC" w:rsidR="00C57012" w:rsidRDefault="00000000">
      <w:r>
        <w:t xml:space="preserve">The sixth rule, compound </w:t>
      </w:r>
      <w:proofErr w:type="gramStart"/>
      <w:r>
        <w:t>interest</w:t>
      </w:r>
      <w:proofErr w:type="gramEnd"/>
      <w:r>
        <w:t xml:space="preserve"> is not </w:t>
      </w:r>
      <w:proofErr w:type="gramStart"/>
      <w:r>
        <w:t>patient</w:t>
      </w:r>
      <w:proofErr w:type="gramEnd"/>
      <w:r>
        <w:t>. It starts working the moment you feed it. Every year you delay is a year of growth that cannot be recovered. The money you spent looking rich in your twenties is not just gone. It is gone plus everything it would have</w:t>
      </w:r>
      <w:ins w:id="272" w:author="Clau Kegode" w:date="2026-06-11T21:09:00Z" w16du:dateUtc="2026-06-11T18:09:00Z">
        <w:r w:rsidR="002C4E04">
          <w:t xml:space="preserve"> grown into</w:t>
        </w:r>
      </w:ins>
      <w:del w:id="273" w:author="Clau Kegode" w:date="2026-06-11T21:09:00Z" w16du:dateUtc="2026-06-11T18:09:00Z">
        <w:r w:rsidDel="002C4E04">
          <w:delText xml:space="preserve"> become</w:delText>
        </w:r>
      </w:del>
      <w:r>
        <w:t>.</w:t>
      </w:r>
    </w:p>
    <w:p w14:paraId="000000C1" w14:textId="77777777" w:rsidR="00C57012" w:rsidRDefault="00C57012"/>
    <w:p w14:paraId="000000C2" w14:textId="67050A46" w:rsidR="00C57012" w:rsidRDefault="00000000">
      <w:r>
        <w:t>You are 41</w:t>
      </w:r>
      <w:ins w:id="274" w:author="Clau Kegode" w:date="2026-06-11T21:12:00Z" w16du:dateUtc="2026-06-11T18:12:00Z">
        <w:r w:rsidR="002C4E04">
          <w:t xml:space="preserve"> years old</w:t>
        </w:r>
      </w:ins>
      <w:r>
        <w:t xml:space="preserve">. Net worth is </w:t>
      </w:r>
      <w:ins w:id="275" w:author="Clau Kegode" w:date="2026-06-11T21:12:00Z" w16du:dateUtc="2026-06-11T18:12:00Z">
        <w:r w:rsidR="002C4E04">
          <w:t xml:space="preserve">about </w:t>
        </w:r>
      </w:ins>
      <w:r>
        <w:t>$520,000. You do not feel rich. You feel st</w:t>
      </w:r>
      <w:ins w:id="276" w:author="Clau Kegode" w:date="2026-06-11T21:13:00Z" w16du:dateUtc="2026-06-11T18:13:00Z">
        <w:r w:rsidR="002C4E04">
          <w:t>eady instead</w:t>
        </w:r>
      </w:ins>
      <w:del w:id="277" w:author="Clau Kegode" w:date="2026-06-11T21:12:00Z" w16du:dateUtc="2026-06-11T18:12:00Z">
        <w:r w:rsidDel="002C4E04">
          <w:delText>able</w:delText>
        </w:r>
      </w:del>
      <w:r>
        <w:t xml:space="preserve">. And stable is something you have never felt before in your adult life, not once, not even when you were leasing the </w:t>
      </w:r>
      <w:ins w:id="278" w:author="Clau Kegode" w:date="2026-06-11T21:13:00Z" w16du:dateUtc="2026-06-11T18:13:00Z">
        <w:r w:rsidR="002C4E04">
          <w:t xml:space="preserve">flashy </w:t>
        </w:r>
      </w:ins>
      <w:r>
        <w:t>BMW</w:t>
      </w:r>
      <w:ins w:id="279" w:author="Clau Kegode" w:date="2026-06-11T21:13:00Z" w16du:dateUtc="2026-06-11T18:13:00Z">
        <w:r w:rsidR="002C4E04">
          <w:t xml:space="preserve">, </w:t>
        </w:r>
      </w:ins>
      <w:del w:id="280" w:author="Clau Kegode" w:date="2026-06-11T21:13:00Z" w16du:dateUtc="2026-06-11T18:13:00Z">
        <w:r w:rsidDel="002C4E04">
          <w:delText xml:space="preserve"> and</w:delText>
        </w:r>
      </w:del>
      <w:r>
        <w:t xml:space="preserve"> wearing the suits</w:t>
      </w:r>
      <w:ins w:id="281" w:author="Clau Kegode" w:date="2026-06-11T21:13:00Z" w16du:dateUtc="2026-06-11T18:13:00Z">
        <w:r w:rsidR="002C4E04">
          <w:t>,</w:t>
        </w:r>
      </w:ins>
      <w:r>
        <w:t xml:space="preserve"> and sitting at the good table. That whole decade felt like standing on </w:t>
      </w:r>
      <w:ins w:id="282" w:author="Clau Kegode" w:date="2026-06-11T21:13:00Z" w16du:dateUtc="2026-06-11T18:13:00Z">
        <w:r w:rsidR="002C4E04">
          <w:t>fragile</w:t>
        </w:r>
      </w:ins>
      <w:ins w:id="283" w:author="Clau Kegode" w:date="2026-06-11T21:09:00Z" w16du:dateUtc="2026-06-11T18:09:00Z">
        <w:r w:rsidR="002C4E04">
          <w:t xml:space="preserve"> </w:t>
        </w:r>
      </w:ins>
      <w:r>
        <w:t xml:space="preserve">ice. Impressive from a distance. </w:t>
      </w:r>
      <w:proofErr w:type="gramStart"/>
      <w:r>
        <w:t>Thin</w:t>
      </w:r>
      <w:proofErr w:type="gramEnd"/>
      <w:r>
        <w:t xml:space="preserve"> </w:t>
      </w:r>
      <w:ins w:id="284" w:author="Clau Kegode" w:date="2026-06-11T21:13:00Z" w16du:dateUtc="2026-06-11T18:13:00Z">
        <w:r w:rsidR="002C4E04">
          <w:t xml:space="preserve">and risky </w:t>
        </w:r>
      </w:ins>
      <w:r>
        <w:t>underneath.</w:t>
      </w:r>
    </w:p>
    <w:p w14:paraId="000000C3" w14:textId="77777777" w:rsidR="00C57012" w:rsidRDefault="00C57012"/>
    <w:p w14:paraId="000000C4" w14:textId="1AAB5F68" w:rsidR="00C57012" w:rsidRDefault="00000000">
      <w:pPr>
        <w:rPr>
          <w:ins w:id="285" w:author="Clau Kegode" w:date="2026-06-11T21:14:00Z" w16du:dateUtc="2026-06-11T18:14:00Z"/>
        </w:rPr>
      </w:pPr>
      <w:r>
        <w:t xml:space="preserve">You think about the person you were at </w:t>
      </w:r>
      <w:ins w:id="286" w:author="Clau Kegode" w:date="2026-06-11T21:14:00Z" w16du:dateUtc="2026-06-11T18:14:00Z">
        <w:r w:rsidR="002C4E04">
          <w:t xml:space="preserve">age </w:t>
        </w:r>
      </w:ins>
      <w:r>
        <w:t xml:space="preserve">27. Sitting in the parking garage at 7:14 </w:t>
      </w:r>
      <w:del w:id="287" w:author="Clau Kegode" w:date="2026-06-11T21:14:00Z" w16du:dateUtc="2026-06-11T18:14:00Z">
        <w:r w:rsidDel="002C4E04">
          <w:delText>in the morning</w:delText>
        </w:r>
      </w:del>
      <w:ins w:id="288" w:author="Clau Kegode" w:date="2026-06-11T21:14:00Z" w16du:dateUtc="2026-06-11T18:14:00Z">
        <w:r w:rsidR="002C4E04">
          <w:t>a.m.</w:t>
        </w:r>
      </w:ins>
      <w:r>
        <w:t xml:space="preserve"> doing math you didn't like. You were not stupid. You were not irresponsible. You were playing a game that everyone around you was </w:t>
      </w:r>
      <w:proofErr w:type="gramStart"/>
      <w:r>
        <w:t>playing</w:t>
      </w:r>
      <w:proofErr w:type="gramEnd"/>
      <w:r>
        <w:t xml:space="preserve"> and no one had explained the rules of. The game looked like success. The game was </w:t>
      </w:r>
      <w:ins w:id="289" w:author="Clau Kegode" w:date="2026-06-11T21:14:00Z" w16du:dateUtc="2026-06-11T18:14:00Z">
        <w:r w:rsidR="002C4E04">
          <w:t>costly</w:t>
        </w:r>
      </w:ins>
      <w:del w:id="290" w:author="Clau Kegode" w:date="2026-06-11T21:14:00Z" w16du:dateUtc="2026-06-11T18:14:00Z">
        <w:r w:rsidDel="002C4E04">
          <w:delText>expensive</w:delText>
        </w:r>
      </w:del>
      <w:r>
        <w:t xml:space="preserve">. The game had no </w:t>
      </w:r>
      <w:proofErr w:type="gramStart"/>
      <w:r>
        <w:t>end point</w:t>
      </w:r>
      <w:proofErr w:type="gramEnd"/>
      <w:r>
        <w:t xml:space="preserve"> because there is always a better car, a better apartment, a better watch, a better version of the performance. Nobody wins </w:t>
      </w:r>
      <w:r>
        <w:lastRenderedPageBreak/>
        <w:t>that game. You just keep playing it until you run out of money or run out of time or, if you're lucky, you figure out that the game was never real.</w:t>
      </w:r>
    </w:p>
    <w:p w14:paraId="55002556" w14:textId="77777777" w:rsidR="002C4E04" w:rsidRDefault="002C4E04">
      <w:pPr>
        <w:rPr>
          <w:ins w:id="291" w:author="Clau Kegode" w:date="2026-06-11T21:14:00Z" w16du:dateUtc="2026-06-11T18:14:00Z"/>
        </w:rPr>
      </w:pPr>
    </w:p>
    <w:p w14:paraId="123A9E42" w14:textId="4A5276B0" w:rsidR="002C4E04" w:rsidRDefault="002C4E04">
      <w:ins w:id="292" w:author="Clau Kegode" w:date="2026-06-11T21:14:00Z">
        <w:r w:rsidRPr="002C4E04">
          <w:t>It takes years to realize that chasing appearances is not the same as building security.</w:t>
        </w:r>
      </w:ins>
    </w:p>
    <w:p w14:paraId="000000C5" w14:textId="77777777" w:rsidR="00C57012" w:rsidRDefault="00C57012"/>
    <w:p w14:paraId="000000C6" w14:textId="755DA9C9" w:rsidR="00C57012" w:rsidRDefault="00000000">
      <w:r>
        <w:t>The shift. You stop measuring your progress by what people can see and start measuring it by what the spreadsheet s</w:t>
      </w:r>
      <w:ins w:id="293" w:author="Clau Kegode" w:date="2026-06-11T21:15:00Z" w16du:dateUtc="2026-06-11T18:15:00Z">
        <w:r w:rsidR="002C4E04">
          <w:t>hows</w:t>
        </w:r>
      </w:ins>
      <w:del w:id="294" w:author="Clau Kegode" w:date="2026-06-11T21:15:00Z" w16du:dateUtc="2026-06-11T18:15:00Z">
        <w:r w:rsidDel="002C4E04">
          <w:delText>ays</w:delText>
        </w:r>
      </w:del>
      <w:r>
        <w:t>. And the spreadsheet is the only thing that was telling the truth the whole time.</w:t>
      </w:r>
    </w:p>
    <w:p w14:paraId="000000C7" w14:textId="77777777" w:rsidR="00C57012" w:rsidRDefault="00C57012"/>
    <w:p w14:paraId="000000C8" w14:textId="584B573E" w:rsidR="00C57012" w:rsidRDefault="00000000">
      <w:r>
        <w:t>You are 43</w:t>
      </w:r>
      <w:ins w:id="295" w:author="Clau Kegode" w:date="2026-06-11T21:15:00Z" w16du:dateUtc="2026-06-11T18:15:00Z">
        <w:r w:rsidR="002C4E04">
          <w:t xml:space="preserve"> now</w:t>
        </w:r>
      </w:ins>
      <w:r>
        <w:t xml:space="preserve">. Net worth is </w:t>
      </w:r>
      <w:ins w:id="296" w:author="Clau Kegode" w:date="2026-06-11T21:15:00Z" w16du:dateUtc="2026-06-11T18:15:00Z">
        <w:r w:rsidR="002C4E04">
          <w:t xml:space="preserve">around </w:t>
        </w:r>
      </w:ins>
      <w:r>
        <w:t>$670,000. You are not a millionaire yet. You will be. You can see the trajectory now. Not as a hope</w:t>
      </w:r>
      <w:ins w:id="297" w:author="Clau Kegode" w:date="2026-06-11T21:15:00Z" w16du:dateUtc="2026-06-11T18:15:00Z">
        <w:r w:rsidR="002C4E04">
          <w:t xml:space="preserve"> but a</w:t>
        </w:r>
      </w:ins>
      <w:del w:id="298" w:author="Clau Kegode" w:date="2026-06-11T21:15:00Z" w16du:dateUtc="2026-06-11T18:15:00Z">
        <w:r w:rsidDel="002C4E04">
          <w:delText>. A</w:delText>
        </w:r>
      </w:del>
      <w:r>
        <w:t>s a mathematical</w:t>
      </w:r>
      <w:ins w:id="299" w:author="Clau Kegode" w:date="2026-06-11T21:15:00Z" w16du:dateUtc="2026-06-11T18:15:00Z">
        <w:r w:rsidR="002C4E04">
          <w:t xml:space="preserve"> path</w:t>
        </w:r>
      </w:ins>
      <w:r>
        <w:t xml:space="preserve"> </w:t>
      </w:r>
      <w:del w:id="300" w:author="Clau Kegode" w:date="2026-06-11T21:15:00Z" w16du:dateUtc="2026-06-11T18:15:00Z">
        <w:r w:rsidDel="002C4E04">
          <w:delText>certainty</w:delText>
        </w:r>
      </w:del>
      <w:ins w:id="301" w:author="Clau Kegode" w:date="2026-06-12T17:34:00Z" w16du:dateUtc="2026-06-12T14:34:00Z">
        <w:r w:rsidR="00A83B01">
          <w:t>forward</w:t>
        </w:r>
      </w:ins>
      <w:r>
        <w:t xml:space="preserve">, assuming you don't change </w:t>
      </w:r>
      <w:proofErr w:type="gramStart"/>
      <w:r>
        <w:t>the</w:t>
      </w:r>
      <w:proofErr w:type="gramEnd"/>
      <w:r>
        <w:t xml:space="preserve"> behavior. </w:t>
      </w:r>
      <w:proofErr w:type="gramStart"/>
      <w:r>
        <w:t>The behavior</w:t>
      </w:r>
      <w:proofErr w:type="gramEnd"/>
      <w:r>
        <w:t xml:space="preserve"> is the thing. It was always the behavior.</w:t>
      </w:r>
    </w:p>
    <w:p w14:paraId="000000C9" w14:textId="77777777" w:rsidR="00C57012" w:rsidRDefault="00C57012"/>
    <w:p w14:paraId="000000CA" w14:textId="77777777" w:rsidR="00C57012" w:rsidRDefault="00000000">
      <w:r>
        <w:t>You think about the Charles Schwab data you read once. Americans, on average, say they need a net worth of $2.2 million to feel wealthy. You are not there. But you are somewhere you never were for the first ten years. You are on the right side of the ledger. You are accumulating. You are building. The number goes up every month without you performing anything for anyone.</w:t>
      </w:r>
    </w:p>
    <w:p w14:paraId="000000CB" w14:textId="77777777" w:rsidR="00C57012" w:rsidRDefault="00C57012"/>
    <w:p w14:paraId="000000CC" w14:textId="5995D6BA" w:rsidR="00C57012" w:rsidRDefault="00000000">
      <w:r>
        <w:t>The seventh rule, wealth is not an event. It is a direction. And the direction is set by a thousand small decisions made in private, not by a single visible moment of success.</w:t>
      </w:r>
      <w:ins w:id="302" w:author="Clau Kegode" w:date="2026-06-11T21:16:00Z" w16du:dateUtc="2026-06-11T18:16:00Z">
        <w:r w:rsidR="002C4E04">
          <w:t xml:space="preserve"> </w:t>
        </w:r>
      </w:ins>
      <w:ins w:id="303" w:author="Clau Kegode" w:date="2026-06-11T21:16:00Z">
        <w:r w:rsidR="002C4E04" w:rsidRPr="002C4E04">
          <w:t>Wealth, in this sense, feels less like a finish line and more like a compass.</w:t>
        </w:r>
      </w:ins>
    </w:p>
    <w:p w14:paraId="000000CD" w14:textId="77777777" w:rsidR="00C57012" w:rsidRDefault="00C57012"/>
    <w:p w14:paraId="000000CE" w14:textId="614755E8" w:rsidR="00C57012" w:rsidRDefault="00000000">
      <w:r>
        <w:t>Somewhere in this city right now, there is a 27-year-old sitting in a parking garage at 7:14</w:t>
      </w:r>
      <w:del w:id="304" w:author="Clau Kegode" w:date="2026-06-11T21:16:00Z" w16du:dateUtc="2026-06-11T18:16:00Z">
        <w:r w:rsidDel="002C4E04">
          <w:delText xml:space="preserve"> </w:delText>
        </w:r>
      </w:del>
      <w:ins w:id="305" w:author="Clau Kegode" w:date="2026-06-11T21:16:00Z" w16du:dateUtc="2026-06-11T18:16:00Z">
        <w:r w:rsidR="002C4E04">
          <w:t>a.m.</w:t>
        </w:r>
      </w:ins>
      <w:del w:id="306" w:author="Clau Kegode" w:date="2026-06-11T21:16:00Z" w16du:dateUtc="2026-06-11T18:16:00Z">
        <w:r w:rsidDel="002C4E04">
          <w:delText>in the morning</w:delText>
        </w:r>
      </w:del>
      <w:r>
        <w:t xml:space="preserve">. The car is leased. The suit is </w:t>
      </w:r>
      <w:ins w:id="307" w:author="Clau Kegode" w:date="2026-06-11T21:16:00Z" w16du:dateUtc="2026-06-11T18:16:00Z">
        <w:r w:rsidR="002C4E04">
          <w:t>fine</w:t>
        </w:r>
      </w:ins>
      <w:del w:id="308" w:author="Clau Kegode" w:date="2026-06-11T21:16:00Z" w16du:dateUtc="2026-06-11T18:16:00Z">
        <w:r w:rsidDel="002C4E04">
          <w:delText>real</w:delText>
        </w:r>
      </w:del>
      <w:r>
        <w:t xml:space="preserve"> wool. The shoes are $900 leather. The checking account has $1,900 in it. The credit card </w:t>
      </w:r>
      <w:proofErr w:type="gramStart"/>
      <w:r>
        <w:t>has</w:t>
      </w:r>
      <w:proofErr w:type="gramEnd"/>
      <w:r>
        <w:t xml:space="preserve"> $6,400 </w:t>
      </w:r>
      <w:ins w:id="309" w:author="Clau Kegode" w:date="2026-06-11T21:16:00Z" w16du:dateUtc="2026-06-11T18:16:00Z">
        <w:r w:rsidR="002C4E04">
          <w:t>owe</w:t>
        </w:r>
      </w:ins>
      <w:ins w:id="310" w:author="Clau Kegode" w:date="2026-06-11T21:17:00Z" w16du:dateUtc="2026-06-11T18:17:00Z">
        <w:r w:rsidR="002C4E04">
          <w:t>d</w:t>
        </w:r>
      </w:ins>
      <w:del w:id="311" w:author="Clau Kegode" w:date="2026-06-11T21:16:00Z" w16du:dateUtc="2026-06-11T18:16:00Z">
        <w:r w:rsidDel="002C4E04">
          <w:delText>on it</w:delText>
        </w:r>
      </w:del>
      <w:r>
        <w:t>. And the performance is about to begin again.</w:t>
      </w:r>
    </w:p>
    <w:p w14:paraId="000000CF" w14:textId="77777777" w:rsidR="00C57012" w:rsidRDefault="00C57012"/>
    <w:p w14:paraId="000000D0" w14:textId="77777777" w:rsidR="00C57012" w:rsidRDefault="00000000">
      <w:r>
        <w:t>He is not stupid. He is not irresponsible. He is playing the game everyone around him is playing. He just doesn't know yet that the game has a cost he can't see. That every month the lease runs, the compound interest doesn't. That the image is borrowing from the future. That the BMW in the parking garage is not a symbol of where he is going. It is the reason he isn't there yet.</w:t>
      </w:r>
    </w:p>
    <w:p w14:paraId="000000D1" w14:textId="77777777" w:rsidR="00C57012" w:rsidRDefault="00C57012"/>
    <w:p w14:paraId="000000D2" w14:textId="77777777" w:rsidR="00C57012" w:rsidRDefault="00000000">
      <w:r>
        <w:t>The machine doesn't care what it looks like from the outside. It only cares what goes into it. The balance is $340 a month. It always starts there. And it always costs more than that.</w:t>
      </w:r>
    </w:p>
    <w:p w14:paraId="000000D3" w14:textId="77777777" w:rsidR="00C57012" w:rsidRDefault="00C57012"/>
    <w:p w14:paraId="000000D4" w14:textId="77777777" w:rsidR="00C57012" w:rsidRDefault="00000000">
      <w:r>
        <w:t>#</w:t>
      </w:r>
    </w:p>
    <w:p w14:paraId="000000D5" w14:textId="77777777" w:rsidR="00C57012" w:rsidRDefault="00C57012"/>
    <w:p w14:paraId="000000D6" w14:textId="77777777" w:rsidR="00C57012" w:rsidRDefault="00000000">
      <w:r>
        <w:t>═══════════════════════════════════════════════════════</w:t>
      </w:r>
    </w:p>
    <w:p w14:paraId="000000D7" w14:textId="77777777" w:rsidR="00C57012" w:rsidRDefault="00C57012"/>
    <w:p w14:paraId="000000D8" w14:textId="77777777" w:rsidR="00C57012" w:rsidRDefault="00000000">
      <w:r>
        <w:t>POV: You Invest Everything During a Market Crash</w:t>
      </w:r>
    </w:p>
    <w:p w14:paraId="000000D9" w14:textId="77777777" w:rsidR="00C57012" w:rsidRDefault="00C57012"/>
    <w:p w14:paraId="000000DA" w14:textId="77777777" w:rsidR="00C57012" w:rsidRDefault="00000000">
      <w:r>
        <w:t>---</w:t>
      </w:r>
    </w:p>
    <w:p w14:paraId="000000DB" w14:textId="77777777" w:rsidR="00C57012" w:rsidRDefault="00C57012"/>
    <w:p w14:paraId="000000DC" w14:textId="77777777" w:rsidR="00C57012" w:rsidRDefault="00000000">
      <w:r>
        <w:t>#</w:t>
      </w:r>
    </w:p>
    <w:p w14:paraId="000000DD" w14:textId="77777777" w:rsidR="00C57012" w:rsidRDefault="00C57012"/>
    <w:p w14:paraId="000000DE" w14:textId="2854E09F" w:rsidR="00C57012" w:rsidRDefault="00000000">
      <w:r>
        <w:lastRenderedPageBreak/>
        <w:t>$34,000. That's what you had</w:t>
      </w:r>
      <w:ins w:id="312" w:author="Clau Kegode" w:date="2026-06-11T21:17:00Z" w16du:dateUtc="2026-06-11T18:17:00Z">
        <w:r w:rsidR="002C4E04">
          <w:t xml:space="preserve"> on </w:t>
        </w:r>
      </w:ins>
      <w:del w:id="313" w:author="Clau Kegode" w:date="2026-06-11T21:17:00Z" w16du:dateUtc="2026-06-11T18:17:00Z">
        <w:r w:rsidDel="002C4E04">
          <w:delText xml:space="preserve">. </w:delText>
        </w:r>
      </w:del>
      <w:r>
        <w:t xml:space="preserve">February 19th, 2020. The market is at an all-time high. Your portfolio is </w:t>
      </w:r>
      <w:ins w:id="314" w:author="Clau Kegode" w:date="2026-06-11T21:21:00Z" w16du:dateUtc="2026-06-11T18:21:00Z">
        <w:r w:rsidR="002C4E04">
          <w:t>solidly</w:t>
        </w:r>
      </w:ins>
      <w:ins w:id="315" w:author="Clau Kegode" w:date="2026-06-11T21:18:00Z" w16du:dateUtc="2026-06-11T18:18:00Z">
        <w:r w:rsidR="002C4E04">
          <w:t xml:space="preserve"> </w:t>
        </w:r>
      </w:ins>
      <w:r>
        <w:t>green. Has been green for eleven months straight. You are 28 years old</w:t>
      </w:r>
      <w:ins w:id="316" w:author="Clau Kegode" w:date="2026-06-11T21:18:00Z" w16du:dateUtc="2026-06-11T18:18:00Z">
        <w:r w:rsidR="002C4E04">
          <w:t>,</w:t>
        </w:r>
      </w:ins>
      <w:r>
        <w:t xml:space="preserve"> and you feel like you finally understand this.</w:t>
      </w:r>
    </w:p>
    <w:p w14:paraId="000000DF" w14:textId="77777777" w:rsidR="00C57012" w:rsidRDefault="00000000">
      <w:r>
        <w:t>You don't.</w:t>
      </w:r>
    </w:p>
    <w:p w14:paraId="000000E0" w14:textId="034D24BF" w:rsidR="00C57012" w:rsidRDefault="00000000">
      <w:r>
        <w:t xml:space="preserve">U.S. markets are still trading near all-time highs. Nobody is scared. The news is talking about the virus, but it's </w:t>
      </w:r>
      <w:ins w:id="317" w:author="Clau Kegode" w:date="2026-06-11T21:20:00Z" w16du:dateUtc="2026-06-11T18:20:00Z">
        <w:r w:rsidR="002C4E04">
          <w:t>“</w:t>
        </w:r>
      </w:ins>
      <w:r>
        <w:t>over there</w:t>
      </w:r>
      <w:ins w:id="318" w:author="Clau Kegode" w:date="2026-06-11T21:19:00Z" w16du:dateUtc="2026-06-11T18:19:00Z">
        <w:r w:rsidR="002C4E04">
          <w:t>,</w:t>
        </w:r>
      </w:ins>
      <w:ins w:id="319" w:author="Clau Kegode" w:date="2026-06-11T21:20:00Z" w16du:dateUtc="2026-06-11T18:20:00Z">
        <w:r w:rsidR="002C4E04">
          <w:t>”</w:t>
        </w:r>
      </w:ins>
      <w:del w:id="320" w:author="Clau Kegode" w:date="2026-06-11T21:19:00Z" w16du:dateUtc="2026-06-11T18:19:00Z">
        <w:r w:rsidDel="002C4E04">
          <w:delText>.</w:delText>
        </w:r>
      </w:del>
      <w:ins w:id="321" w:author="Clau Kegode" w:date="2026-06-11T21:20:00Z" w16du:dateUtc="2026-06-11T18:20:00Z">
        <w:r w:rsidR="002C4E04">
          <w:t xml:space="preserve"> </w:t>
        </w:r>
      </w:ins>
      <w:del w:id="322" w:author="Clau Kegode" w:date="2026-06-11T21:20:00Z" w16du:dateUtc="2026-06-11T18:20:00Z">
        <w:r w:rsidDel="002C4E04">
          <w:delText xml:space="preserve"> It's </w:delText>
        </w:r>
      </w:del>
      <w:r>
        <w:t>someone else's problem.</w:t>
      </w:r>
    </w:p>
    <w:p w14:paraId="000000E1" w14:textId="77777777" w:rsidR="00C57012" w:rsidRDefault="00000000">
      <w:r>
        <w:t>You check your brokerage app while you're eating breakfast. You feel good. You close it.</w:t>
      </w:r>
    </w:p>
    <w:p w14:paraId="000000E2" w14:textId="77777777" w:rsidR="00C57012" w:rsidRDefault="00000000">
      <w:r>
        <w:t>Then, in one month, the S&amp;P 500 falls 34% from its peak.</w:t>
      </w:r>
    </w:p>
    <w:p w14:paraId="000000E3" w14:textId="77777777" w:rsidR="00C57012" w:rsidRDefault="00000000">
      <w:r>
        <w:t>Not gradually. Not politely. It falls like something broke.</w:t>
      </w:r>
    </w:p>
    <w:p w14:paraId="000000E4" w14:textId="77777777" w:rsidR="00C57012" w:rsidRDefault="00000000">
      <w:r>
        <w:t>It was the fastest correction in market history from an all-time high.</w:t>
      </w:r>
    </w:p>
    <w:p w14:paraId="000000E5" w14:textId="77777777" w:rsidR="00C57012" w:rsidRDefault="00000000">
      <w:pPr>
        <w:rPr>
          <w:ins w:id="323" w:author="Clau Kegode" w:date="2026-06-11T21:20:00Z" w16du:dateUtc="2026-06-11T18:20:00Z"/>
        </w:rPr>
      </w:pPr>
      <w:r>
        <w:t>Six days to enter correction territory. Six. You check your phone and the number is wrong. You check it again. Still wrong.</w:t>
      </w:r>
    </w:p>
    <w:p w14:paraId="6DA5376B" w14:textId="77777777" w:rsidR="002C4E04" w:rsidRDefault="002C4E04">
      <w:pPr>
        <w:rPr>
          <w:ins w:id="324" w:author="Clau Kegode" w:date="2026-06-11T21:20:00Z" w16du:dateUtc="2026-06-11T18:20:00Z"/>
        </w:rPr>
      </w:pPr>
    </w:p>
    <w:p w14:paraId="4CF54847" w14:textId="5D46D207" w:rsidR="002C4E04" w:rsidRDefault="002C4E04">
      <w:ins w:id="325" w:author="Clau Kegode" w:date="2026-06-11T21:20:00Z">
        <w:r w:rsidRPr="002C4E04">
          <w:t>The speed of the drop made it feel less like math and more like chaos.</w:t>
        </w:r>
      </w:ins>
    </w:p>
    <w:p w14:paraId="000000E6" w14:textId="77777777" w:rsidR="00C57012" w:rsidRDefault="00C57012"/>
    <w:p w14:paraId="000000E7" w14:textId="77777777" w:rsidR="00C57012" w:rsidRDefault="00000000">
      <w:r>
        <w:t>Your $34,000 is now worth $22,400.</w:t>
      </w:r>
    </w:p>
    <w:p w14:paraId="000000E8" w14:textId="77777777" w:rsidR="00C57012" w:rsidRDefault="00C57012"/>
    <w:p w14:paraId="000000E9" w14:textId="77777777" w:rsidR="00C57012" w:rsidRDefault="00000000">
      <w:r>
        <w:t>You haven't sold anything. But it feels like someone reached into your account and took $11,600 out while you were asleep. That's what it feels like. Not abstract. Not theoretical. Gone.</w:t>
      </w:r>
    </w:p>
    <w:p w14:paraId="000000EA" w14:textId="77777777" w:rsidR="00C57012" w:rsidRDefault="00000000">
      <w:r>
        <w:t xml:space="preserve">The CBOE Volatility Index, the VIX, surpasses 80. </w:t>
      </w:r>
      <w:proofErr w:type="gramStart"/>
      <w:r>
        <w:t>Its</w:t>
      </w:r>
      <w:proofErr w:type="gramEnd"/>
      <w:r>
        <w:t xml:space="preserve"> highest reading since the 2008 financial crisis. It's the market's fear gauge. And it is screaming.</w:t>
      </w:r>
    </w:p>
    <w:p w14:paraId="000000EB" w14:textId="77777777" w:rsidR="00C57012" w:rsidRDefault="00000000">
      <w:r>
        <w:t>The news is worse. The headlines are worse. Every morning you wake up and check the number. Every morning the number is lower than you expected.</w:t>
      </w:r>
    </w:p>
    <w:p w14:paraId="000000EC" w14:textId="52EF2768" w:rsidR="00C57012" w:rsidRDefault="00000000">
      <w:r>
        <w:t xml:space="preserve">Market </w:t>
      </w:r>
      <w:proofErr w:type="gramStart"/>
      <w:r>
        <w:t>downturns receive</w:t>
      </w:r>
      <w:proofErr w:type="gramEnd"/>
      <w:r>
        <w:t xml:space="preserve"> intense media attention. Headlines </w:t>
      </w:r>
      <w:del w:id="326" w:author="Clau Kegode" w:date="2026-06-11T21:23:00Z" w16du:dateUtc="2026-06-11T18:23:00Z">
        <w:r w:rsidDel="00C55716">
          <w:delText xml:space="preserve">highlight </w:delText>
        </w:r>
      </w:del>
      <w:ins w:id="327" w:author="Clau Kegode" w:date="2026-06-11T21:23:00Z" w16du:dateUtc="2026-06-11T18:23:00Z">
        <w:r w:rsidR="00C55716">
          <w:t xml:space="preserve">use </w:t>
        </w:r>
      </w:ins>
      <w:r>
        <w:t>dramatic phrases. Continuous exposure to negative news increases anxiety and reinforces the perception that immediate action is necessary.</w:t>
      </w:r>
    </w:p>
    <w:p w14:paraId="000000ED" w14:textId="77777777" w:rsidR="00C57012" w:rsidRDefault="00000000">
      <w:r>
        <w:t>You feel that. You feel it in your chest at 6:47 a.m. You feel it when someone mentions the economy at dinner. You feel it when you try to sleep and can't.</w:t>
      </w:r>
    </w:p>
    <w:p w14:paraId="000000EE" w14:textId="77777777" w:rsidR="00C57012" w:rsidRDefault="00C57012">
      <w:pPr>
        <w:rPr>
          <w:ins w:id="328" w:author="Clau Kegode" w:date="2026-06-11T21:24:00Z" w16du:dateUtc="2026-06-11T18:24:00Z"/>
        </w:rPr>
      </w:pPr>
    </w:p>
    <w:p w14:paraId="0907D80E" w14:textId="140D1785" w:rsidR="00C55716" w:rsidRDefault="00C55716">
      <w:ins w:id="329" w:author="Clau Kegode" w:date="2026-06-11T21:24:00Z">
        <w:r w:rsidRPr="00C55716">
          <w:t>Fear becomes a rhythm in your day, echoing louder than the numbers themselves.</w:t>
        </w:r>
      </w:ins>
    </w:p>
    <w:p w14:paraId="000000EF" w14:textId="05C70944" w:rsidR="00C57012" w:rsidRDefault="00000000">
      <w:r>
        <w:t>The first rule</w:t>
      </w:r>
      <w:ins w:id="330" w:author="Clau Kegode" w:date="2026-06-11T21:24:00Z" w16du:dateUtc="2026-06-11T18:24:00Z">
        <w:r w:rsidR="00C55716">
          <w:t>:</w:t>
        </w:r>
      </w:ins>
      <w:del w:id="331" w:author="Clau Kegode" w:date="2026-06-11T21:24:00Z" w16du:dateUtc="2026-06-11T18:24:00Z">
        <w:r w:rsidDel="00C55716">
          <w:delText>,</w:delText>
        </w:r>
      </w:del>
      <w:r>
        <w:t xml:space="preserve"> fear feels like information. It isn't. Fear during a crash is not your body telling you to act. It's your body telling you something is happening. Those are not the same thing. Acting on fear during a crash is the most expensive mistake you will ever make, and it will feel completely rational when you make it.</w:t>
      </w:r>
    </w:p>
    <w:p w14:paraId="000000F0" w14:textId="77777777" w:rsidR="00C57012" w:rsidRDefault="00000000">
      <w:r>
        <w:t xml:space="preserve">Human behavior studies show that we feel the pain of </w:t>
      </w:r>
      <w:proofErr w:type="gramStart"/>
      <w:r>
        <w:t>losses</w:t>
      </w:r>
      <w:proofErr w:type="gramEnd"/>
      <w:r>
        <w:t xml:space="preserve"> twice as strongly as the joy of gains. A psychological principle called loss aversion.</w:t>
      </w:r>
    </w:p>
    <w:p w14:paraId="000000F1" w14:textId="77777777" w:rsidR="00C57012" w:rsidRDefault="00000000">
      <w:proofErr w:type="gramStart"/>
      <w:r>
        <w:t>So</w:t>
      </w:r>
      <w:proofErr w:type="gramEnd"/>
      <w:r>
        <w:t xml:space="preserve"> when your portfolio drops $11,600, it doesn't feel like </w:t>
      </w:r>
      <w:proofErr w:type="gramStart"/>
      <w:r>
        <w:t>an</w:t>
      </w:r>
      <w:proofErr w:type="gramEnd"/>
      <w:r>
        <w:t xml:space="preserve"> $11,600 loss. It feels like a $23,000 loss. Your brain is lying to you. Not maliciously. </w:t>
      </w:r>
      <w:proofErr w:type="gramStart"/>
      <w:r>
        <w:t>Evolutionarily</w:t>
      </w:r>
      <w:proofErr w:type="gramEnd"/>
      <w:r>
        <w:t>. Your brain was built to avoid immediate threats. A bear market is not a bear. But your nervous system doesn't know that.</w:t>
      </w:r>
    </w:p>
    <w:p w14:paraId="1CC5CBFC" w14:textId="77777777" w:rsidR="00C55716" w:rsidRDefault="00C55716">
      <w:pPr>
        <w:rPr>
          <w:ins w:id="332" w:author="Clau Kegode" w:date="2026-06-11T21:24:00Z" w16du:dateUtc="2026-06-11T18:24:00Z"/>
        </w:rPr>
      </w:pPr>
    </w:p>
    <w:p w14:paraId="000000F2" w14:textId="57B3836D" w:rsidR="00C57012" w:rsidRDefault="00000000">
      <w:r>
        <w:t>March 12th, 2020. Black Thursday. A global stock market crash. U.S. stock markets suffer the greatest single-day percentage fall since the 1987 stock market crash.</w:t>
      </w:r>
    </w:p>
    <w:p w14:paraId="000000F3" w14:textId="77777777" w:rsidR="00C57012" w:rsidRDefault="00000000">
      <w:pPr>
        <w:rPr>
          <w:ins w:id="333" w:author="Clau Kegode" w:date="2026-06-11T21:24:00Z" w16du:dateUtc="2026-06-11T18:24:00Z"/>
        </w:rPr>
      </w:pPr>
      <w:r>
        <w:lastRenderedPageBreak/>
        <w:t xml:space="preserve">You open your app. You stare at the number. Your $34,000 is now $20,100. You </w:t>
      </w:r>
      <w:proofErr w:type="gramStart"/>
      <w:r>
        <w:t>think</w:t>
      </w:r>
      <w:proofErr w:type="gramEnd"/>
      <w:r>
        <w:t xml:space="preserve"> about selling. You think about it seriously. You sit with it for forty minutes. You draft the sell order. You don't submit it. Not because you're brave. Because you're frozen.</w:t>
      </w:r>
    </w:p>
    <w:p w14:paraId="4BF094B3" w14:textId="77777777" w:rsidR="00C55716" w:rsidRDefault="00C55716">
      <w:pPr>
        <w:rPr>
          <w:ins w:id="334" w:author="Clau Kegode" w:date="2026-06-11T21:24:00Z" w16du:dateUtc="2026-06-11T18:24:00Z"/>
        </w:rPr>
      </w:pPr>
    </w:p>
    <w:p w14:paraId="11C21CFF" w14:textId="4A324414" w:rsidR="00C55716" w:rsidRDefault="00C55716">
      <w:ins w:id="335" w:author="Clau Kegode" w:date="2026-06-11T21:24:00Z">
        <w:r w:rsidRPr="00C55716">
          <w:t>Sometimes the inability to act is the only thing that saves you.</w:t>
        </w:r>
      </w:ins>
    </w:p>
    <w:p w14:paraId="000000F4" w14:textId="77777777" w:rsidR="00C57012" w:rsidRDefault="00C57012"/>
    <w:p w14:paraId="000000F5" w14:textId="77777777" w:rsidR="00C57012" w:rsidRDefault="00000000">
      <w:r>
        <w:t>This is the moment. Not the dramatic one. The frozen one.</w:t>
      </w:r>
    </w:p>
    <w:p w14:paraId="000000F6" w14:textId="7FF77F13" w:rsidR="00C57012" w:rsidRDefault="00000000">
      <w:r>
        <w:t>An investor who sold on March 23</w:t>
      </w:r>
      <w:ins w:id="336" w:author="Clau Kegode" w:date="2026-06-11T21:25:00Z" w16du:dateUtc="2026-06-11T18:25:00Z">
        <w:r w:rsidR="00C55716" w:rsidRPr="00C55716">
          <w:rPr>
            <w:vertAlign w:val="superscript"/>
            <w:rPrChange w:id="337" w:author="Clau Kegode" w:date="2026-06-11T21:25:00Z" w16du:dateUtc="2026-06-11T18:25:00Z">
              <w:rPr/>
            </w:rPrChange>
          </w:rPr>
          <w:t>rd</w:t>
        </w:r>
        <w:r w:rsidR="00C55716">
          <w:t xml:space="preserve"> </w:t>
        </w:r>
      </w:ins>
      <w:del w:id="338" w:author="Clau Kegode" w:date="2026-06-11T21:24:00Z" w16du:dateUtc="2026-06-11T18:24:00Z">
        <w:r w:rsidDel="00C55716">
          <w:delText>rd</w:delText>
        </w:r>
      </w:del>
      <w:r>
        <w:t xml:space="preserve"> locked in a 34% loss. And watched the S&amp;P 500 post 18% </w:t>
      </w:r>
      <w:ins w:id="339" w:author="Clau Kegode" w:date="2026-06-11T21:25:00Z" w16du:dateUtc="2026-06-11T18:25:00Z">
        <w:r w:rsidR="00C55716">
          <w:t xml:space="preserve">gains </w:t>
        </w:r>
      </w:ins>
      <w:r>
        <w:t>for the full year.</w:t>
      </w:r>
    </w:p>
    <w:p w14:paraId="000000F7" w14:textId="77777777" w:rsidR="00C57012" w:rsidRDefault="00000000">
      <w:r>
        <w:t xml:space="preserve">They made </w:t>
      </w:r>
      <w:proofErr w:type="gramStart"/>
      <w:r>
        <w:t>the</w:t>
      </w:r>
      <w:proofErr w:type="gramEnd"/>
      <w:r>
        <w:t xml:space="preserve"> rational decision. The one that felt right. The one that felt like protection. And it cost them everything that came next.</w:t>
      </w:r>
    </w:p>
    <w:p w14:paraId="000000F8" w14:textId="77777777" w:rsidR="00C57012" w:rsidRDefault="00C57012"/>
    <w:p w14:paraId="000000F9" w14:textId="79C9ECD9" w:rsidR="00C57012" w:rsidRDefault="00000000">
      <w:r>
        <w:t>The shift</w:t>
      </w:r>
      <w:ins w:id="340" w:author="Clau Kegode" w:date="2026-06-11T21:33:00Z" w16du:dateUtc="2026-06-11T18:33:00Z">
        <w:r w:rsidR="00B22290">
          <w:t xml:space="preserve"> in mindset</w:t>
        </w:r>
      </w:ins>
      <w:r>
        <w:t>. You stop thinking about the crash as something happening to you and start thinking about it as something happening around you</w:t>
      </w:r>
      <w:ins w:id="341" w:author="Clau Kegode" w:date="2026-06-11T21:34:00Z" w16du:dateUtc="2026-06-11T18:34:00Z">
        <w:r w:rsidR="00B22290">
          <w:t>, externally</w:t>
        </w:r>
      </w:ins>
      <w:r>
        <w:t xml:space="preserve">. The market is not your enemy. It is a machine. And right </w:t>
      </w:r>
      <w:proofErr w:type="gramStart"/>
      <w:r>
        <w:t>now</w:t>
      </w:r>
      <w:proofErr w:type="gramEnd"/>
      <w:r>
        <w:t xml:space="preserve"> the machine is on sale.</w:t>
      </w:r>
    </w:p>
    <w:p w14:paraId="000000FA" w14:textId="77777777" w:rsidR="00C57012" w:rsidRDefault="00C57012"/>
    <w:p w14:paraId="000000FB" w14:textId="1FE22A43" w:rsidR="00C57012" w:rsidRDefault="00000000">
      <w:r>
        <w:t>You are 28</w:t>
      </w:r>
      <w:ins w:id="342" w:author="Clau Kegode" w:date="2026-06-11T21:34:00Z" w16du:dateUtc="2026-06-11T18:34:00Z">
        <w:r w:rsidR="00B22290">
          <w:t xml:space="preserve"> years old</w:t>
        </w:r>
      </w:ins>
      <w:r>
        <w:t xml:space="preserve">. You have $20,100 </w:t>
      </w:r>
      <w:ins w:id="343" w:author="Clau Kegode" w:date="2026-06-11T21:34:00Z" w16du:dateUtc="2026-06-11T18:34:00Z">
        <w:r w:rsidR="00B22290">
          <w:t>remaining</w:t>
        </w:r>
      </w:ins>
      <w:del w:id="344" w:author="Clau Kegode" w:date="2026-06-11T21:34:00Z" w16du:dateUtc="2026-06-11T18:34:00Z">
        <w:r w:rsidDel="00B22290">
          <w:delText>left</w:delText>
        </w:r>
      </w:del>
      <w:r>
        <w:t xml:space="preserve">. And somewhere in the back of your mind, a thought appears that you're almost </w:t>
      </w:r>
      <w:ins w:id="345" w:author="Clau Kegode" w:date="2026-06-11T21:34:00Z" w16du:dateUtc="2026-06-11T18:34:00Z">
        <w:r w:rsidR="00B22290">
          <w:t xml:space="preserve">quietly </w:t>
        </w:r>
      </w:ins>
      <w:r>
        <w:t xml:space="preserve">embarrassed to have. What if this is the </w:t>
      </w:r>
      <w:ins w:id="346" w:author="Clau Kegode" w:date="2026-06-11T21:34:00Z" w16du:dateUtc="2026-06-11T18:34:00Z">
        <w:r w:rsidR="00B22290">
          <w:t xml:space="preserve">exact </w:t>
        </w:r>
      </w:ins>
      <w:r>
        <w:t>moment?</w:t>
      </w:r>
    </w:p>
    <w:p w14:paraId="000000FC" w14:textId="77777777" w:rsidR="00C57012" w:rsidRDefault="00C57012"/>
    <w:p w14:paraId="000000FD" w14:textId="70E2B9A6" w:rsidR="00C57012" w:rsidRDefault="00000000">
      <w:r>
        <w:t>You start reading. Not headlines. Not Twitter. Actual</w:t>
      </w:r>
      <w:ins w:id="347" w:author="Clau Kegode" w:date="2026-06-11T21:35:00Z" w16du:dateUtc="2026-06-11T18:35:00Z">
        <w:r w:rsidR="00B22290">
          <w:t xml:space="preserve"> reliable</w:t>
        </w:r>
      </w:ins>
      <w:r>
        <w:t xml:space="preserve"> data.</w:t>
      </w:r>
    </w:p>
    <w:p w14:paraId="000000FE" w14:textId="5E0E1536" w:rsidR="00C57012" w:rsidRDefault="00000000">
      <w:r>
        <w:t xml:space="preserve">The stock market has recovered from every single bear market in the past 150 years. On average, about one a decade. And every time, it went on to </w:t>
      </w:r>
      <w:proofErr w:type="gramStart"/>
      <w:r>
        <w:t xml:space="preserve">new </w:t>
      </w:r>
      <w:ins w:id="348" w:author="Clau Kegode" w:date="2026-06-11T21:35:00Z" w16du:dateUtc="2026-06-11T18:35:00Z">
        <w:r w:rsidR="00B22290">
          <w:t xml:space="preserve"> all</w:t>
        </w:r>
        <w:proofErr w:type="gramEnd"/>
        <w:r w:rsidR="00B22290">
          <w:t xml:space="preserve">-time </w:t>
        </w:r>
      </w:ins>
      <w:r>
        <w:t>highs.</w:t>
      </w:r>
    </w:p>
    <w:p w14:paraId="000000FF" w14:textId="77777777" w:rsidR="00C57012" w:rsidRDefault="00000000">
      <w:r>
        <w:t>Every time. Not most of the time. Every time.</w:t>
      </w:r>
    </w:p>
    <w:p w14:paraId="00000100" w14:textId="07980010" w:rsidR="00C57012" w:rsidRDefault="00000000">
      <w:r>
        <w:t xml:space="preserve">Market crashes always feel </w:t>
      </w:r>
      <w:ins w:id="349" w:author="Clau Kegode" w:date="2026-06-11T21:36:00Z" w16du:dateUtc="2026-06-11T18:36:00Z">
        <w:r w:rsidR="00B22290">
          <w:t xml:space="preserve">deeply </w:t>
        </w:r>
      </w:ins>
      <w:del w:id="350" w:author="Clau Kegode" w:date="2026-06-11T21:36:00Z" w16du:dateUtc="2026-06-11T18:36:00Z">
        <w:r w:rsidDel="00B22290">
          <w:delText>scary when</w:delText>
        </w:r>
      </w:del>
      <w:ins w:id="351" w:author="Clau Kegode" w:date="2026-06-11T21:36:00Z" w16du:dateUtc="2026-06-11T18:36:00Z">
        <w:r w:rsidR="00B22290">
          <w:t>terrifying when</w:t>
        </w:r>
      </w:ins>
      <w:r>
        <w:t xml:space="preserve"> they happen, but there's no way to know in the moment whether you're encountering a minor correction or looking </w:t>
      </w:r>
      <w:proofErr w:type="gramStart"/>
      <w:r>
        <w:t>down</w:t>
      </w:r>
      <w:proofErr w:type="gramEnd"/>
      <w:r>
        <w:t xml:space="preserve"> the barrel of the next Great Depression</w:t>
      </w:r>
      <w:ins w:id="352" w:author="Clau Kegode" w:date="2026-06-11T21:40:00Z" w16du:dateUtc="2026-06-11T18:40:00Z">
        <w:r w:rsidR="00B22290">
          <w:t xml:space="preserve"> collapse</w:t>
        </w:r>
      </w:ins>
      <w:r>
        <w:t>.</w:t>
      </w:r>
    </w:p>
    <w:p w14:paraId="00000101" w14:textId="66D4C1B1" w:rsidR="00C57012" w:rsidRDefault="00000000">
      <w:r>
        <w:t>You know this. You hold that thought and you sit with it. And then you do something that will take you years to fully understand</w:t>
      </w:r>
      <w:ins w:id="353" w:author="Clau Kegode" w:date="2026-06-11T21:40:00Z" w16du:dateUtc="2026-06-11T18:40:00Z">
        <w:r w:rsidR="00B22290">
          <w:t xml:space="preserve"> and process</w:t>
        </w:r>
      </w:ins>
      <w:r>
        <w:t>.</w:t>
      </w:r>
    </w:p>
    <w:p w14:paraId="00000102" w14:textId="77777777" w:rsidR="00C57012" w:rsidRDefault="00C57012"/>
    <w:p w14:paraId="00000103" w14:textId="57E7A51E" w:rsidR="00C57012" w:rsidRDefault="00000000">
      <w:r>
        <w:t xml:space="preserve">You transfer $14,000 from your savings account into your </w:t>
      </w:r>
      <w:ins w:id="354" w:author="Clau Kegode" w:date="2026-06-11T21:41:00Z" w16du:dateUtc="2026-06-11T18:41:00Z">
        <w:r w:rsidR="00B22290">
          <w:t xml:space="preserve">investment </w:t>
        </w:r>
      </w:ins>
      <w:r>
        <w:t>brokerage. It is March 16th, 2020</w:t>
      </w:r>
      <w:ins w:id="355" w:author="Clau Kegode" w:date="2026-06-11T21:41:00Z" w16du:dateUtc="2026-06-11T18:41:00Z">
        <w:r w:rsidR="00B22290">
          <w:t>, and</w:t>
        </w:r>
      </w:ins>
      <w:del w:id="356" w:author="Clau Kegode" w:date="2026-06-11T21:41:00Z" w16du:dateUtc="2026-06-11T18:41:00Z">
        <w:r w:rsidDel="00B22290">
          <w:delText>. T</w:delText>
        </w:r>
      </w:del>
      <w:ins w:id="357" w:author="Clau Kegode" w:date="2026-06-11T21:41:00Z" w16du:dateUtc="2026-06-11T18:41:00Z">
        <w:r w:rsidR="00B22290">
          <w:t xml:space="preserve"> t</w:t>
        </w:r>
      </w:ins>
      <w:r>
        <w:t>he Dow just fell nearly 3,000 points in a single day.</w:t>
      </w:r>
    </w:p>
    <w:p w14:paraId="00000104" w14:textId="316D89BE" w:rsidR="00C57012" w:rsidRDefault="00000000">
      <w:r>
        <w:t xml:space="preserve">The largest one-day point </w:t>
      </w:r>
      <w:ins w:id="358" w:author="Clau Kegode" w:date="2026-06-11T21:41:00Z" w16du:dateUtc="2026-06-11T18:41:00Z">
        <w:r w:rsidR="00B22290">
          <w:t>decline</w:t>
        </w:r>
      </w:ins>
      <w:del w:id="359" w:author="Clau Kegode" w:date="2026-06-11T21:41:00Z" w16du:dateUtc="2026-06-11T18:41:00Z">
        <w:r w:rsidDel="00B22290">
          <w:delText>drop</w:delText>
        </w:r>
      </w:del>
      <w:r>
        <w:t xml:space="preserve"> ever at that time.</w:t>
      </w:r>
    </w:p>
    <w:p w14:paraId="00000105" w14:textId="48E40BBB" w:rsidR="00C57012" w:rsidRDefault="00000000">
      <w:r>
        <w:t xml:space="preserve">You are buying into the </w:t>
      </w:r>
      <w:ins w:id="360" w:author="Clau Kegode" w:date="2026-06-11T21:42:00Z" w16du:dateUtc="2026-06-11T18:42:00Z">
        <w:r w:rsidR="00B22290">
          <w:t xml:space="preserve">financial </w:t>
        </w:r>
      </w:ins>
      <w:r>
        <w:t>worst week in modern market history.</w:t>
      </w:r>
    </w:p>
    <w:p w14:paraId="00000106" w14:textId="77777777" w:rsidR="00C57012" w:rsidRDefault="00C57012"/>
    <w:p w14:paraId="00000107" w14:textId="12785A5F" w:rsidR="00C57012" w:rsidRDefault="00000000">
      <w:r>
        <w:t xml:space="preserve">Your hands are not steady </w:t>
      </w:r>
      <w:ins w:id="361" w:author="Clau Kegode" w:date="2026-06-11T21:42:00Z" w16du:dateUtc="2026-06-11T18:42:00Z">
        <w:r w:rsidR="002E3AA5">
          <w:t xml:space="preserve">at all </w:t>
        </w:r>
      </w:ins>
      <w:r>
        <w:t>when you place the order.</w:t>
      </w:r>
    </w:p>
    <w:p w14:paraId="00000108" w14:textId="77777777" w:rsidR="00C57012" w:rsidRDefault="00C57012">
      <w:pPr>
        <w:rPr>
          <w:ins w:id="362" w:author="Clau Kegode" w:date="2026-06-11T21:43:00Z" w16du:dateUtc="2026-06-11T18:43:00Z"/>
        </w:rPr>
      </w:pPr>
    </w:p>
    <w:p w14:paraId="2D3EBC39" w14:textId="723FCF0A" w:rsidR="002E3AA5" w:rsidRDefault="002E3AA5">
      <w:pPr>
        <w:rPr>
          <w:ins w:id="363" w:author="Clau Kegode" w:date="2026-06-11T21:43:00Z" w16du:dateUtc="2026-06-11T18:43:00Z"/>
        </w:rPr>
      </w:pPr>
      <w:ins w:id="364" w:author="Clau Kegode" w:date="2026-06-11T21:43:00Z">
        <w:r w:rsidRPr="002E3AA5">
          <w:t>In moments like this, logic and emotion stop aligning, and only discipline is left</w:t>
        </w:r>
      </w:ins>
      <w:ins w:id="365" w:author="Clau Kegode" w:date="2026-06-11T21:43:00Z" w16du:dateUtc="2026-06-11T18:43:00Z">
        <w:r>
          <w:t>.</w:t>
        </w:r>
      </w:ins>
    </w:p>
    <w:p w14:paraId="516FAFA4" w14:textId="77777777" w:rsidR="002E3AA5" w:rsidRDefault="002E3AA5"/>
    <w:p w14:paraId="00000109" w14:textId="7A30581C" w:rsidR="00C57012" w:rsidRDefault="00000000">
      <w:r>
        <w:t xml:space="preserve">The second rule, the best time to invest almost never feels like the best time to invest. It feels like a </w:t>
      </w:r>
      <w:ins w:id="366" w:author="Clau Kegode" w:date="2026-06-11T21:43:00Z" w16du:dateUtc="2026-06-11T18:43:00Z">
        <w:r w:rsidR="002E3AA5">
          <w:t xml:space="preserve">clear </w:t>
        </w:r>
      </w:ins>
      <w:r>
        <w:t xml:space="preserve">mistake. It feels irresponsible. It feels like you are doing something wrong in public. The feeling of confidence and the feeling of correctness almost never arrive at the same moment. If you wait to feel confident </w:t>
      </w:r>
      <w:ins w:id="367" w:author="Clau Kegode" w:date="2026-06-11T21:44:00Z" w16du:dateUtc="2026-06-11T18:44:00Z">
        <w:r w:rsidR="002E3AA5">
          <w:t xml:space="preserve">and certain </w:t>
        </w:r>
      </w:ins>
      <w:r>
        <w:t>before you act, you will always be too late.</w:t>
      </w:r>
    </w:p>
    <w:p w14:paraId="0000010A" w14:textId="77777777" w:rsidR="00C57012" w:rsidRPr="0049787A" w:rsidRDefault="00000000">
      <w:r>
        <w:lastRenderedPageBreak/>
        <w:t xml:space="preserve">March 23rd, 2020. The S&amp;P 500 closes at 2,237. A 34% plunge from its February 19th peak. </w:t>
      </w:r>
      <w:r w:rsidRPr="0049787A">
        <w:t>The fastest bear market entry on record.</w:t>
      </w:r>
    </w:p>
    <w:p w14:paraId="0000010B" w14:textId="535B6560" w:rsidR="00C57012" w:rsidRDefault="00000000">
      <w:r w:rsidRPr="0049787A">
        <w:t xml:space="preserve">You check your portfolio. Your combined position, the original $34,000 and the $14,000 you added, is now worth about $28,700. You are down $19,300 from </w:t>
      </w:r>
      <w:ins w:id="368" w:author="Clau Kegode" w:date="2026-06-11T22:26:00Z" w16du:dateUtc="2026-06-11T19:26:00Z">
        <w:r w:rsidR="0049787A">
          <w:t>where you</w:t>
        </w:r>
      </w:ins>
      <w:ins w:id="369" w:author="Clau Kegode" w:date="2026-06-11T22:28:00Z" w16du:dateUtc="2026-06-11T19:28:00Z">
        <w:r w:rsidR="0049787A">
          <w:t xml:space="preserve"> </w:t>
        </w:r>
      </w:ins>
      <w:del w:id="370" w:author="Clau Kegode" w:date="2026-06-11T22:26:00Z" w16du:dateUtc="2026-06-11T19:26:00Z">
        <w:r w:rsidRPr="0049787A" w:rsidDel="0049787A">
          <w:delText>your</w:delText>
        </w:r>
      </w:del>
      <w:r w:rsidRPr="0049787A">
        <w:t xml:space="preserve"> start</w:t>
      </w:r>
      <w:ins w:id="371" w:author="Clau Kegode" w:date="2026-06-11T22:26:00Z" w16du:dateUtc="2026-06-11T19:26:00Z">
        <w:r w:rsidR="0049787A">
          <w:t>ed</w:t>
        </w:r>
      </w:ins>
      <w:del w:id="372" w:author="Clau Kegode" w:date="2026-06-11T22:26:00Z" w16du:dateUtc="2026-06-11T19:26:00Z">
        <w:r w:rsidRPr="0049787A" w:rsidDel="0049787A">
          <w:delText>ing position</w:delText>
        </w:r>
      </w:del>
      <w:r w:rsidRPr="0049787A">
        <w:t>.</w:t>
      </w:r>
    </w:p>
    <w:p w14:paraId="0000010C" w14:textId="77777777" w:rsidR="00C57012" w:rsidRDefault="00C57012"/>
    <w:p w14:paraId="0000010D" w14:textId="77777777" w:rsidR="00C57012" w:rsidRDefault="00000000">
      <w:r>
        <w:t>You do not sell.</w:t>
      </w:r>
    </w:p>
    <w:p w14:paraId="0000010E" w14:textId="77777777" w:rsidR="00C57012" w:rsidRDefault="00C57012"/>
    <w:p w14:paraId="0000010F" w14:textId="77777777" w:rsidR="00C57012" w:rsidRDefault="00000000">
      <w:r>
        <w:t>You go for a walk. You come back. You do not sell.</w:t>
      </w:r>
    </w:p>
    <w:p w14:paraId="00000110" w14:textId="77777777" w:rsidR="00C57012" w:rsidRDefault="00000000">
      <w:r>
        <w:t>Seventy-six percent of the stock market's best days have occurred during a bear market or during the first two months of a bull market.</w:t>
      </w:r>
    </w:p>
    <w:p w14:paraId="00000111" w14:textId="701C6EAE" w:rsidR="00C57012" w:rsidRDefault="00000000">
      <w:r>
        <w:t xml:space="preserve">You don't know this yet. You will know it later. What you know right now is that the market has crashed 34% in 33 days and you just put $14,000 into it and your stomach </w:t>
      </w:r>
      <w:del w:id="373" w:author="Clau Kegode" w:date="2026-06-11T22:34:00Z" w16du:dateUtc="2026-06-11T19:34:00Z">
        <w:r w:rsidDel="0049787A">
          <w:delText>hasn't stopped</w:delText>
        </w:r>
      </w:del>
      <w:ins w:id="374" w:author="Clau Kegode" w:date="2026-06-11T22:34:00Z" w16du:dateUtc="2026-06-11T19:34:00Z">
        <w:r w:rsidR="0049787A">
          <w:t>still</w:t>
        </w:r>
      </w:ins>
      <w:r>
        <w:t xml:space="preserve"> hurt</w:t>
      </w:r>
      <w:ins w:id="375" w:author="Clau Kegode" w:date="2026-06-11T22:34:00Z" w16du:dateUtc="2026-06-11T19:34:00Z">
        <w:r w:rsidR="0049787A">
          <w:t>s</w:t>
        </w:r>
      </w:ins>
      <w:del w:id="376" w:author="Clau Kegode" w:date="2026-06-11T22:34:00Z" w16du:dateUtc="2026-06-11T19:34:00Z">
        <w:r w:rsidDel="0049787A">
          <w:delText>ing since</w:delText>
        </w:r>
      </w:del>
      <w:r>
        <w:t>.</w:t>
      </w:r>
    </w:p>
    <w:p w14:paraId="00000112" w14:textId="77777777" w:rsidR="00C57012" w:rsidRDefault="00C57012"/>
    <w:p w14:paraId="00000113" w14:textId="03A91F6B" w:rsidR="00C57012" w:rsidRDefault="00000000">
      <w:r>
        <w:t xml:space="preserve">March 24th. The market bounces 9.4% in a </w:t>
      </w:r>
      <w:ins w:id="377" w:author="Clau Kegode" w:date="2026-06-11T22:34:00Z" w16du:dateUtc="2026-06-11T19:34:00Z">
        <w:r w:rsidR="0049787A">
          <w:t xml:space="preserve">one </w:t>
        </w:r>
      </w:ins>
      <w:del w:id="378" w:author="Clau Kegode" w:date="2026-06-11T22:34:00Z" w16du:dateUtc="2026-06-11T19:34:00Z">
        <w:r w:rsidDel="0049787A">
          <w:delText xml:space="preserve">single </w:delText>
        </w:r>
      </w:del>
      <w:r>
        <w:t>day. Your portfolio goes from $28,700 to $31,400 overnight. One day. You stare at it. You don't trust it.</w:t>
      </w:r>
    </w:p>
    <w:p w14:paraId="00000114" w14:textId="77777777" w:rsidR="00C57012" w:rsidRDefault="00000000">
      <w:r>
        <w:t>Many of the best days take place shortly after the worst days. In 2020, the second-best day fell right after the second-worst day that year.</w:t>
      </w:r>
    </w:p>
    <w:p w14:paraId="00000115" w14:textId="77777777" w:rsidR="00C57012" w:rsidRDefault="00000000">
      <w:pPr>
        <w:rPr>
          <w:ins w:id="379" w:author="Clau Kegode" w:date="2026-06-11T22:35:00Z" w16du:dateUtc="2026-06-11T19:35:00Z"/>
        </w:rPr>
      </w:pPr>
      <w:r>
        <w:t>The chaos is not random. The volatility cuts in both directions. The people who sold on March 23rd didn't just miss the recovery. They missed the single best trading days in a decade, which arrived without warning, in the middle of the panic.</w:t>
      </w:r>
    </w:p>
    <w:p w14:paraId="08A5C9E3" w14:textId="77777777" w:rsidR="0049787A" w:rsidRDefault="0049787A">
      <w:pPr>
        <w:rPr>
          <w:ins w:id="380" w:author="Clau Kegode" w:date="2026-06-11T22:35:00Z" w16du:dateUtc="2026-06-11T19:35:00Z"/>
        </w:rPr>
      </w:pPr>
    </w:p>
    <w:p w14:paraId="632BE844" w14:textId="66E25529" w:rsidR="0049787A" w:rsidRDefault="0049787A">
      <w:ins w:id="381" w:author="Clau Kegode" w:date="2026-06-11T22:35:00Z">
        <w:r w:rsidRPr="0049787A">
          <w:t>The market hides recovery inside fear.</w:t>
        </w:r>
      </w:ins>
    </w:p>
    <w:p w14:paraId="00000116" w14:textId="77777777" w:rsidR="00C57012" w:rsidRDefault="00C57012"/>
    <w:p w14:paraId="00000117" w14:textId="74E8F408" w:rsidR="00C57012" w:rsidRDefault="00000000">
      <w:r>
        <w:t>The third rule</w:t>
      </w:r>
      <w:proofErr w:type="gramStart"/>
      <w:r>
        <w:t>, you</w:t>
      </w:r>
      <w:proofErr w:type="gramEnd"/>
      <w:r>
        <w:t xml:space="preserve"> cannot capture the recovery if you are not present for it. Selling during a crash doesn't protect you. It locks in your loss and removes you from the only thing that </w:t>
      </w:r>
      <w:proofErr w:type="gramStart"/>
      <w:r>
        <w:t>actually fixes</w:t>
      </w:r>
      <w:proofErr w:type="gramEnd"/>
      <w:r>
        <w:t xml:space="preserve"> it. </w:t>
      </w:r>
      <w:proofErr w:type="gramStart"/>
      <w:r>
        <w:t>The recovery</w:t>
      </w:r>
      <w:proofErr w:type="gramEnd"/>
      <w:r>
        <w:t xml:space="preserve"> is not a reward for the brave. It's a </w:t>
      </w:r>
      <w:ins w:id="382" w:author="Clau Kegode" w:date="2026-06-11T22:35:00Z" w16du:dateUtc="2026-06-11T19:35:00Z">
        <w:r w:rsidR="0049787A">
          <w:t>result</w:t>
        </w:r>
      </w:ins>
      <w:ins w:id="383" w:author="Clau Kegode" w:date="2026-06-12T17:34:00Z" w16du:dateUtc="2026-06-12T14:34:00Z">
        <w:r w:rsidR="00A83B01">
          <w:t xml:space="preserve"> </w:t>
        </w:r>
      </w:ins>
      <w:del w:id="384" w:author="Clau Kegode" w:date="2026-06-11T22:35:00Z" w16du:dateUtc="2026-06-11T19:35:00Z">
        <w:r w:rsidDel="0049787A">
          <w:delText xml:space="preserve">consequence </w:delText>
        </w:r>
      </w:del>
      <w:r>
        <w:t>of staying.</w:t>
      </w:r>
    </w:p>
    <w:p w14:paraId="00000118" w14:textId="77777777" w:rsidR="00C57012" w:rsidRDefault="00C57012"/>
    <w:p w14:paraId="00000119" w14:textId="77777777" w:rsidR="00C57012" w:rsidRDefault="00000000">
      <w:r>
        <w:t>April arrives. The market is up. Then down. Then up again.</w:t>
      </w:r>
    </w:p>
    <w:p w14:paraId="0000011A" w14:textId="77777777" w:rsidR="00C57012" w:rsidRDefault="00000000">
      <w:r>
        <w:t>After the initial shock and the massive losses, the markets begin to recover. This recovery is supported by the rapid and decisive response by governments and central banks.</w:t>
      </w:r>
    </w:p>
    <w:p w14:paraId="0000011B" w14:textId="77777777" w:rsidR="00C57012" w:rsidRDefault="00000000">
      <w:r>
        <w:t xml:space="preserve">The Federal Reserve cuts rates. Stimulus packages are announced. You don't understand all of it. You just watch </w:t>
      </w:r>
      <w:proofErr w:type="gramStart"/>
      <w:r>
        <w:t>the number</w:t>
      </w:r>
      <w:proofErr w:type="gramEnd"/>
      <w:r>
        <w:t xml:space="preserve"> move.</w:t>
      </w:r>
    </w:p>
    <w:p w14:paraId="0000011C" w14:textId="77777777" w:rsidR="00C57012" w:rsidRDefault="00C57012"/>
    <w:p w14:paraId="0000011D" w14:textId="6F0691D3" w:rsidR="00C57012" w:rsidRDefault="00000000">
      <w:r>
        <w:t xml:space="preserve">By early April, your portfolio </w:t>
      </w:r>
      <w:proofErr w:type="gramStart"/>
      <w:r>
        <w:t>is at</w:t>
      </w:r>
      <w:proofErr w:type="gramEnd"/>
      <w:r>
        <w:t xml:space="preserve"> $33,200. You are almost back to </w:t>
      </w:r>
      <w:del w:id="385" w:author="Clau Kegode" w:date="2026-06-11T22:36:00Z" w16du:dateUtc="2026-06-11T19:36:00Z">
        <w:r w:rsidDel="0049787A">
          <w:delText>where you started</w:delText>
        </w:r>
      </w:del>
      <w:ins w:id="386" w:author="Clau Kegode" w:date="2026-06-11T22:36:00Z" w16du:dateUtc="2026-06-11T19:36:00Z">
        <w:r w:rsidR="0049787A">
          <w:t>the start</w:t>
        </w:r>
      </w:ins>
      <w:r>
        <w:t xml:space="preserve">. On $34,000 of original capital. With $14,000 of fresh money added at the bottom. You are nearly even </w:t>
      </w:r>
      <w:proofErr w:type="gramStart"/>
      <w:r>
        <w:t>on</w:t>
      </w:r>
      <w:proofErr w:type="gramEnd"/>
      <w:r>
        <w:t xml:space="preserve"> the original position and sitting on a paper gain</w:t>
      </w:r>
      <w:del w:id="387" w:author="Clau Kegode" w:date="2026-06-11T22:37:00Z" w16du:dateUtc="2026-06-11T19:37:00Z">
        <w:r w:rsidDel="0049787A">
          <w:delText xml:space="preserve"> on the new money</w:delText>
        </w:r>
      </w:del>
      <w:r>
        <w:t>.</w:t>
      </w:r>
    </w:p>
    <w:p w14:paraId="0000011E" w14:textId="77777777" w:rsidR="00C57012" w:rsidRDefault="00C57012"/>
    <w:p w14:paraId="0000011F" w14:textId="6EF2C914" w:rsidR="00C57012" w:rsidRDefault="00000000">
      <w:r>
        <w:t xml:space="preserve">You are 28 years old and you are starting to understand something that most people will spend their entire lives </w:t>
      </w:r>
      <w:ins w:id="388" w:author="Clau Kegode" w:date="2026-06-11T22:37:00Z" w16du:dateUtc="2026-06-11T19:37:00Z">
        <w:r w:rsidR="0049787A">
          <w:t>avoiding</w:t>
        </w:r>
      </w:ins>
      <w:del w:id="389" w:author="Clau Kegode" w:date="2026-06-11T22:37:00Z" w16du:dateUtc="2026-06-11T19:37:00Z">
        <w:r w:rsidDel="0049787A">
          <w:delText>running from.</w:delText>
        </w:r>
      </w:del>
    </w:p>
    <w:p w14:paraId="00000120" w14:textId="77777777" w:rsidR="00C57012" w:rsidRDefault="00000000">
      <w:r>
        <w:t>By August 2020, markets regained pre-COVID levels.</w:t>
      </w:r>
    </w:p>
    <w:p w14:paraId="00000121" w14:textId="62E04339" w:rsidR="00C57012" w:rsidRDefault="00000000">
      <w:r>
        <w:t xml:space="preserve">Your portfolio crosses $54,000. You check it on a Tuesday morning before a meeting. You almost say something out loud. You don't. Because you don't know how to explain to anyone what just happened without sounding </w:t>
      </w:r>
      <w:del w:id="390" w:author="Clau Kegode" w:date="2026-06-11T22:37:00Z" w16du:dateUtc="2026-06-11T19:37:00Z">
        <w:r w:rsidDel="0049787A">
          <w:delText xml:space="preserve">like you got </w:delText>
        </w:r>
      </w:del>
      <w:r>
        <w:t xml:space="preserve">lucky. Maybe you did. Maybe luck and discipline look </w:t>
      </w:r>
      <w:del w:id="391" w:author="Clau Kegode" w:date="2026-06-11T22:38:00Z" w16du:dateUtc="2026-06-11T19:38:00Z">
        <w:r w:rsidDel="0049787A">
          <w:delText xml:space="preserve">identical </w:delText>
        </w:r>
      </w:del>
      <w:ins w:id="392" w:author="Clau Kegode" w:date="2026-06-11T22:38:00Z" w16du:dateUtc="2026-06-11T19:38:00Z">
        <w:r w:rsidR="0049787A">
          <w:t xml:space="preserve">similar </w:t>
        </w:r>
      </w:ins>
      <w:r>
        <w:t>from the outside.</w:t>
      </w:r>
    </w:p>
    <w:p w14:paraId="00000122" w14:textId="77777777" w:rsidR="00C57012" w:rsidRDefault="00C57012"/>
    <w:p w14:paraId="00000123" w14:textId="77777777" w:rsidR="00C57012" w:rsidRDefault="00000000">
      <w:r>
        <w:t xml:space="preserve">The shift. You stop checking your portfolio to see how you feel. You start </w:t>
      </w:r>
      <w:proofErr w:type="gramStart"/>
      <w:r>
        <w:t>checking it</w:t>
      </w:r>
      <w:proofErr w:type="gramEnd"/>
      <w:r>
        <w:t xml:space="preserve"> the way you check the weather. Information. Not identity.</w:t>
      </w:r>
    </w:p>
    <w:p w14:paraId="00000124" w14:textId="77777777" w:rsidR="00C57012" w:rsidRDefault="00000000">
      <w:r>
        <w:t>By 2021, many indices hit new all-time highs.</w:t>
      </w:r>
    </w:p>
    <w:p w14:paraId="00000125" w14:textId="77777777" w:rsidR="00C57012" w:rsidRDefault="00000000">
      <w:r>
        <w:t xml:space="preserve">Your portfolio </w:t>
      </w:r>
      <w:proofErr w:type="gramStart"/>
      <w:r>
        <w:t>is at</w:t>
      </w:r>
      <w:proofErr w:type="gramEnd"/>
      <w:r>
        <w:t xml:space="preserve"> $71,000. You are 29. You have never had five figures before the crash. Now you have six. The number doesn't feel real. You keep waiting for something to take it back.</w:t>
      </w:r>
    </w:p>
    <w:p w14:paraId="00000126" w14:textId="77777777" w:rsidR="00C57012" w:rsidRDefault="00C57012"/>
    <w:p w14:paraId="00000127" w14:textId="77777777" w:rsidR="00C57012" w:rsidRDefault="00000000">
      <w:r>
        <w:t>Nothing does.</w:t>
      </w:r>
    </w:p>
    <w:p w14:paraId="00000128" w14:textId="77777777" w:rsidR="00C57012" w:rsidRDefault="00C57012"/>
    <w:p w14:paraId="00000129" w14:textId="77777777" w:rsidR="00C57012" w:rsidRDefault="00000000">
      <w:r>
        <w:t>You start adding every month. Not because you feel confident. Because you understand now that confidence is not a prerequisite. Discipline is. You set up automatic contributions. $800 a month. You pretend it isn't there. You do not check it every day anymore. This is harder than it sounds.</w:t>
      </w:r>
    </w:p>
    <w:p w14:paraId="0000012A" w14:textId="77777777" w:rsidR="00C57012" w:rsidRDefault="00C57012">
      <w:pPr>
        <w:rPr>
          <w:ins w:id="393" w:author="Clau Kegode" w:date="2026-06-11T22:38:00Z" w16du:dateUtc="2026-06-11T19:38:00Z"/>
        </w:rPr>
      </w:pPr>
    </w:p>
    <w:p w14:paraId="787624E6" w14:textId="5AA372E0" w:rsidR="00666FBD" w:rsidRDefault="00666FBD">
      <w:pPr>
        <w:rPr>
          <w:ins w:id="394" w:author="Clau Kegode" w:date="2026-06-11T22:38:00Z" w16du:dateUtc="2026-06-11T19:38:00Z"/>
        </w:rPr>
      </w:pPr>
      <w:ins w:id="395" w:author="Clau Kegode" w:date="2026-06-11T22:39:00Z">
        <w:r w:rsidRPr="00666FBD">
          <w:t>Discipline feels harder than confidence, but it lasts longer.</w:t>
        </w:r>
      </w:ins>
    </w:p>
    <w:p w14:paraId="14FB3C42" w14:textId="77777777" w:rsidR="00666FBD" w:rsidRDefault="00666FBD"/>
    <w:p w14:paraId="0000012B" w14:textId="4391DA2B" w:rsidR="00C57012" w:rsidRDefault="00000000">
      <w:r>
        <w:t xml:space="preserve">The fourth rule, the investor who checks their portfolio daily is not more informed than the investor who checks it monthly. They are more emotional. Frequency of checking is not a signal of seriousness. It is a signal of anxiety. And anxiety is </w:t>
      </w:r>
      <w:ins w:id="396" w:author="Clau Kegode" w:date="2026-06-11T22:39:00Z" w16du:dateUtc="2026-06-11T19:39:00Z">
        <w:r w:rsidR="00666FBD">
          <w:t>costly</w:t>
        </w:r>
      </w:ins>
      <w:del w:id="397" w:author="Clau Kegode" w:date="2026-06-11T22:39:00Z" w16du:dateUtc="2026-06-11T19:39:00Z">
        <w:r w:rsidDel="00666FBD">
          <w:delText>expensive</w:delText>
        </w:r>
      </w:del>
      <w:r>
        <w:t>.</w:t>
      </w:r>
    </w:p>
    <w:p w14:paraId="0000012C" w14:textId="77777777" w:rsidR="00C57012" w:rsidRDefault="00000000">
      <w:r>
        <w:t>The 2022 bear market quietly erases more than $8 trillion in equity value before bouncing back to new highs within 21 months.</w:t>
      </w:r>
    </w:p>
    <w:p w14:paraId="0000012D" w14:textId="03418CC1" w:rsidR="00C57012" w:rsidRDefault="00000000">
      <w:r>
        <w:t xml:space="preserve">Your portfolio drops from $71,000 to $53,000. You are 30. You have been through this before. Not theoretically. Actually. You know what a crash feels like from the inside. You know what the headlines sound like. You know that the feeling of certainty that it will keep falling is not information. It is </w:t>
      </w:r>
      <w:ins w:id="398" w:author="Clau Kegode" w:date="2026-06-11T22:41:00Z" w16du:dateUtc="2026-06-11T19:41:00Z">
        <w:r w:rsidR="00666FBD">
          <w:t>noise</w:t>
        </w:r>
      </w:ins>
      <w:del w:id="399" w:author="Clau Kegode" w:date="2026-06-11T22:41:00Z" w16du:dateUtc="2026-06-11T19:41:00Z">
        <w:r w:rsidDel="00666FBD">
          <w:delText>weather</w:delText>
        </w:r>
      </w:del>
      <w:r>
        <w:t>.</w:t>
      </w:r>
    </w:p>
    <w:p w14:paraId="0000012E" w14:textId="77777777" w:rsidR="00C57012" w:rsidRDefault="00C57012"/>
    <w:p w14:paraId="0000012F" w14:textId="77777777" w:rsidR="00C57012" w:rsidRDefault="00000000">
      <w:r>
        <w:t>You add $800 in January 2022. You add $800 in February. You add $800 in March while everyone around you is talking about the end of the bull market, the death of growth stocks, the new era of rising rates.</w:t>
      </w:r>
    </w:p>
    <w:p w14:paraId="00000130" w14:textId="487992F5" w:rsidR="00C57012" w:rsidRDefault="00000000">
      <w:r>
        <w:t xml:space="preserve">The 2022 stock market crash was different from the others in one important way. It wasn't caused by a financial crisis or a sudden external shock. The Federal </w:t>
      </w:r>
      <w:ins w:id="400" w:author="Clau Kegode" w:date="2026-06-11T22:41:00Z" w16du:dateUtc="2026-06-11T19:41:00Z">
        <w:r w:rsidR="00666FBD">
          <w:t>r</w:t>
        </w:r>
      </w:ins>
      <w:del w:id="401" w:author="Clau Kegode" w:date="2026-06-11T22:41:00Z" w16du:dateUtc="2026-06-11T19:41:00Z">
        <w:r w:rsidDel="00666FBD">
          <w:delText>R</w:delText>
        </w:r>
      </w:del>
      <w:r>
        <w:t>eserve engineered it deliberately.</w:t>
      </w:r>
    </w:p>
    <w:p w14:paraId="00000131" w14:textId="77777777" w:rsidR="00C57012" w:rsidRDefault="00000000">
      <w:r>
        <w:t>Inflation hit 9.1% in June 2022, the highest since 1981. The Fed raised interest rates 11 times in 18 months.</w:t>
      </w:r>
    </w:p>
    <w:p w14:paraId="00000132" w14:textId="00DBA828" w:rsidR="00C57012" w:rsidRDefault="00000000">
      <w:r>
        <w:t xml:space="preserve">You keep adding. You are not fearless. You are </w:t>
      </w:r>
      <w:ins w:id="402" w:author="Clau Kegode" w:date="2026-06-11T22:41:00Z" w16du:dateUtc="2026-06-11T19:41:00Z">
        <w:r w:rsidR="00666FBD">
          <w:t>trained</w:t>
        </w:r>
      </w:ins>
      <w:del w:id="403" w:author="Clau Kegode" w:date="2026-06-11T22:41:00Z" w16du:dateUtc="2026-06-11T19:41:00Z">
        <w:r w:rsidDel="00666FBD">
          <w:delText>practiced</w:delText>
        </w:r>
      </w:del>
      <w:r>
        <w:t>.</w:t>
      </w:r>
    </w:p>
    <w:p w14:paraId="00000133" w14:textId="77777777" w:rsidR="00C57012" w:rsidRDefault="00000000">
      <w:r>
        <w:t>A $10,000 investment in the market fell to $8,183 by year-end 2022, then recovered and reached $12,897 by end of 2024. The investor who sold at year-end 2022 locked in a $1,817 loss and sat out back-to-back 25% plus years.</w:t>
      </w:r>
    </w:p>
    <w:p w14:paraId="00000134" w14:textId="77777777" w:rsidR="00C57012" w:rsidRDefault="00000000">
      <w:pPr>
        <w:rPr>
          <w:ins w:id="404" w:author="Clau Kegode" w:date="2026-06-11T22:42:00Z" w16du:dateUtc="2026-06-11T19:42:00Z"/>
        </w:rPr>
      </w:pPr>
      <w:r>
        <w:t xml:space="preserve">You don't sell. You have seen this before. You were there in March 2020. You know what the bottom looks like from the inside. It looks exactly like this. Scary. </w:t>
      </w:r>
      <w:proofErr w:type="gramStart"/>
      <w:r>
        <w:t>Rational-sounding</w:t>
      </w:r>
      <w:proofErr w:type="gramEnd"/>
      <w:r>
        <w:t>. Full of people who seem very certain that it will get worse.</w:t>
      </w:r>
    </w:p>
    <w:p w14:paraId="5A874BA5" w14:textId="77777777" w:rsidR="00666FBD" w:rsidRDefault="00666FBD">
      <w:pPr>
        <w:rPr>
          <w:ins w:id="405" w:author="Clau Kegode" w:date="2026-06-11T22:42:00Z" w16du:dateUtc="2026-06-11T19:42:00Z"/>
        </w:rPr>
      </w:pPr>
    </w:p>
    <w:p w14:paraId="7F22B568" w14:textId="3B6E3C00" w:rsidR="00666FBD" w:rsidRDefault="00666FBD">
      <w:ins w:id="406" w:author="Clau Kegode" w:date="2026-06-11T22:42:00Z">
        <w:r w:rsidRPr="00666FBD">
          <w:t>The bottom always feels convincing until it isn’t.</w:t>
        </w:r>
      </w:ins>
    </w:p>
    <w:p w14:paraId="00000135" w14:textId="77777777" w:rsidR="00C57012" w:rsidRDefault="00C57012"/>
    <w:p w14:paraId="00000136" w14:textId="0E65803F" w:rsidR="00C57012" w:rsidRDefault="00000000">
      <w:r>
        <w:lastRenderedPageBreak/>
        <w:t xml:space="preserve">The fifth </w:t>
      </w:r>
      <w:proofErr w:type="gramStart"/>
      <w:r>
        <w:t>rule</w:t>
      </w:r>
      <w:ins w:id="407" w:author="Clau Kegode" w:date="2026-06-11T22:43:00Z" w16du:dateUtc="2026-06-11T19:43:00Z">
        <w:r w:rsidR="00666FBD">
          <w:t>;</w:t>
        </w:r>
      </w:ins>
      <w:r>
        <w:t>,</w:t>
      </w:r>
      <w:proofErr w:type="gramEnd"/>
      <w:r>
        <w:t xml:space="preserve"> every crash sounds different and feels the same. The headlines </w:t>
      </w:r>
      <w:ins w:id="408" w:author="Clau Kegode" w:date="2026-06-11T22:43:00Z" w16du:dateUtc="2026-06-11T19:43:00Z">
        <w:r w:rsidR="00666FBD">
          <w:t>shift</w:t>
        </w:r>
      </w:ins>
      <w:del w:id="409" w:author="Clau Kegode" w:date="2026-06-11T22:43:00Z" w16du:dateUtc="2026-06-11T19:43:00Z">
        <w:r w:rsidDel="00666FBD">
          <w:delText>change</w:delText>
        </w:r>
      </w:del>
      <w:r>
        <w:t xml:space="preserve">. The cause </w:t>
      </w:r>
      <w:ins w:id="410" w:author="Clau Kegode" w:date="2026-06-11T22:43:00Z" w16du:dateUtc="2026-06-11T19:43:00Z">
        <w:r w:rsidR="00666FBD">
          <w:t>varies</w:t>
        </w:r>
      </w:ins>
      <w:del w:id="411" w:author="Clau Kegode" w:date="2026-06-11T22:43:00Z" w16du:dateUtc="2026-06-11T19:43:00Z">
        <w:r w:rsidDel="00666FBD">
          <w:delText>changes</w:delText>
        </w:r>
      </w:del>
      <w:r>
        <w:t>. The language changes. The psychology doesn't. Fear is fear. The market doesn't care what year it is or what the reason is. It goes down. Then it comes back. The only variable is whether you are still</w:t>
      </w:r>
      <w:ins w:id="412" w:author="Clau Kegode" w:date="2026-06-11T22:43:00Z" w16du:dateUtc="2026-06-11T19:43:00Z">
        <w:r w:rsidR="00666FBD">
          <w:t xml:space="preserve"> there</w:t>
        </w:r>
      </w:ins>
      <w:del w:id="413" w:author="Clau Kegode" w:date="2026-06-11T22:43:00Z" w16du:dateUtc="2026-06-11T19:43:00Z">
        <w:r w:rsidDel="00666FBD">
          <w:delText xml:space="preserve"> in it</w:delText>
        </w:r>
      </w:del>
      <w:r>
        <w:t xml:space="preserve"> when it does.</w:t>
      </w:r>
    </w:p>
    <w:p w14:paraId="00000137" w14:textId="77777777" w:rsidR="00C57012" w:rsidRDefault="00000000">
      <w:r>
        <w:t>By missing just 10 of the market's best days over a 20-year period, the sideline investor made a 5.33% return each year on average instead of a 9.52% return that a buy-and-hold investor made.</w:t>
      </w:r>
    </w:p>
    <w:p w14:paraId="00000138" w14:textId="77777777" w:rsidR="00C57012" w:rsidRDefault="00000000">
      <w:pPr>
        <w:rPr>
          <w:ins w:id="414" w:author="Clau Kegode" w:date="2026-06-11T22:44:00Z" w16du:dateUtc="2026-06-11T19:44:00Z"/>
        </w:rPr>
      </w:pPr>
      <w:r>
        <w:t>That difference sounds small. It isn't. On $100,000, over 20 years, that difference is the gap between $620,000 and $250,000. The same starting point. The same years. Different decisions about when to be present.</w:t>
      </w:r>
    </w:p>
    <w:p w14:paraId="736F6F7E" w14:textId="77777777" w:rsidR="00666FBD" w:rsidRDefault="00666FBD">
      <w:pPr>
        <w:rPr>
          <w:ins w:id="415" w:author="Clau Kegode" w:date="2026-06-11T22:44:00Z" w16du:dateUtc="2026-06-11T19:44:00Z"/>
        </w:rPr>
      </w:pPr>
    </w:p>
    <w:p w14:paraId="1131902D" w14:textId="532CE752" w:rsidR="00666FBD" w:rsidRDefault="00666FBD">
      <w:pPr>
        <w:rPr>
          <w:ins w:id="416" w:author="Clau Kegode" w:date="2026-06-11T22:44:00Z" w16du:dateUtc="2026-06-11T19:44:00Z"/>
        </w:rPr>
      </w:pPr>
      <w:ins w:id="417" w:author="Clau Kegode" w:date="2026-06-11T22:44:00Z">
        <w:r w:rsidRPr="00666FBD">
          <w:t>Small percentages create massive gaps over time.</w:t>
        </w:r>
      </w:ins>
    </w:p>
    <w:p w14:paraId="0925447A" w14:textId="77777777" w:rsidR="00666FBD" w:rsidRDefault="00666FBD"/>
    <w:p w14:paraId="00000139" w14:textId="77777777" w:rsidR="00C57012" w:rsidRDefault="00000000">
      <w:r>
        <w:t>If you missed the market's 10 best days over the past 30 years, your returns would have been cut in half.</w:t>
      </w:r>
    </w:p>
    <w:p w14:paraId="0000013A" w14:textId="77777777" w:rsidR="00C57012" w:rsidRDefault="00000000">
      <w:r>
        <w:t>And those 10 best days?</w:t>
      </w:r>
    </w:p>
    <w:p w14:paraId="0000013B" w14:textId="77777777" w:rsidR="00C57012" w:rsidRDefault="00000000">
      <w:r>
        <w:t>Over the last 20 years, seven of the 10 best days happened when the market was in bear market territory.</w:t>
      </w:r>
    </w:p>
    <w:p w14:paraId="0000013C" w14:textId="77777777" w:rsidR="00C57012" w:rsidRDefault="00000000">
      <w:r>
        <w:t>Not during the calm. Not during the confidence. During the fear. During the exact moment when every instinct you have is screaming at you to get out.</w:t>
      </w:r>
    </w:p>
    <w:p w14:paraId="0000013D" w14:textId="77777777" w:rsidR="00C57012" w:rsidRDefault="00C57012"/>
    <w:p w14:paraId="0000013E" w14:textId="4C4399E6" w:rsidR="00C57012" w:rsidRDefault="00000000">
      <w:r>
        <w:t xml:space="preserve">You are 32. Your portfolio </w:t>
      </w:r>
      <w:proofErr w:type="gramStart"/>
      <w:r>
        <w:t>is at</w:t>
      </w:r>
      <w:proofErr w:type="gramEnd"/>
      <w:r>
        <w:t xml:space="preserve"> $118,000. You did not inherit this. You did not get lucky with a startup. You did not pick the right stock at the right time. You</w:t>
      </w:r>
      <w:ins w:id="418" w:author="Clau Kegode" w:date="2026-06-11T22:46:00Z" w16du:dateUtc="2026-06-11T19:46:00Z">
        <w:r w:rsidR="00666FBD">
          <w:t xml:space="preserve"> simply</w:t>
        </w:r>
      </w:ins>
      <w:r>
        <w:t xml:space="preserve"> stayed. Through two crashes. Through the frozen mornings. Through the moments when selling felt like the only sane option. You stayed.</w:t>
      </w:r>
    </w:p>
    <w:p w14:paraId="0000013F" w14:textId="77777777" w:rsidR="00C57012" w:rsidRDefault="00C57012"/>
    <w:p w14:paraId="00000140" w14:textId="77777777" w:rsidR="00C57012" w:rsidRDefault="00000000">
      <w:r>
        <w:t xml:space="preserve">The shift. You stop measuring your wealth by what the number is today. You start measuring it by what it will be if you do nothing for the next ten years. The number today is almost irrelevant. The </w:t>
      </w:r>
      <w:proofErr w:type="gramStart"/>
      <w:r>
        <w:t>behavior today</w:t>
      </w:r>
      <w:proofErr w:type="gramEnd"/>
      <w:r>
        <w:t xml:space="preserve"> is everything.</w:t>
      </w:r>
    </w:p>
    <w:p w14:paraId="00000141" w14:textId="77777777" w:rsidR="00C57012" w:rsidRDefault="00000000">
      <w:r>
        <w:t>If you had invested $10,000 in the S&amp;P 500 and left it untouched for 20 years, your investment would have grown to $64,844.</w:t>
      </w:r>
    </w:p>
    <w:p w14:paraId="00000142" w14:textId="19697019" w:rsidR="00C57012" w:rsidRDefault="00000000">
      <w:r>
        <w:t xml:space="preserve">You are not untouched. You added. You compounded. You didn't time anything. You just refused to </w:t>
      </w:r>
      <w:ins w:id="419" w:author="Clau Kegode" w:date="2026-06-11T22:46:00Z" w16du:dateUtc="2026-06-11T19:46:00Z">
        <w:r w:rsidR="00666FBD">
          <w:t>walk away</w:t>
        </w:r>
      </w:ins>
      <w:del w:id="420" w:author="Clau Kegode" w:date="2026-06-11T22:46:00Z" w16du:dateUtc="2026-06-11T19:46:00Z">
        <w:r w:rsidDel="00666FBD">
          <w:delText>leave</w:delText>
        </w:r>
      </w:del>
      <w:r>
        <w:t>.</w:t>
      </w:r>
      <w:ins w:id="421" w:author="Clau Kegode" w:date="2026-06-11T22:47:00Z" w16du:dateUtc="2026-06-11T19:47:00Z">
        <w:r w:rsidR="00666FBD">
          <w:t xml:space="preserve"> This is where discipline begins to outweigh luck.</w:t>
        </w:r>
      </w:ins>
    </w:p>
    <w:p w14:paraId="00000143" w14:textId="77777777" w:rsidR="00C57012" w:rsidRDefault="00C57012"/>
    <w:p w14:paraId="00000144" w14:textId="45E4742C" w:rsidR="00C57012" w:rsidRDefault="00000000">
      <w:r>
        <w:t xml:space="preserve">You are 36. The portfolio </w:t>
      </w:r>
      <w:proofErr w:type="gramStart"/>
      <w:r>
        <w:t>is at</w:t>
      </w:r>
      <w:proofErr w:type="gramEnd"/>
      <w:r>
        <w:t xml:space="preserve"> $214,000. You remember the $34,000. You remember checking it at 6:47 a.m. on a Tuesday in March 2020, watching it </w:t>
      </w:r>
      <w:proofErr w:type="gramStart"/>
      <w:r>
        <w:t>fall</w:t>
      </w:r>
      <w:proofErr w:type="gramEnd"/>
      <w:r>
        <w:t xml:space="preserve"> in real time, drafting the sell order. You remember the frozen feeling. You remember that the thing that saved you wasn't courage. It was paralysis. And then later, understanding. And then later still, </w:t>
      </w:r>
      <w:ins w:id="422" w:author="Clau Kegode" w:date="2026-06-11T22:47:00Z" w16du:dateUtc="2026-06-11T19:47:00Z">
        <w:r w:rsidR="00666FBD">
          <w:t xml:space="preserve">steady </w:t>
        </w:r>
      </w:ins>
      <w:r>
        <w:t>discipline.</w:t>
      </w:r>
    </w:p>
    <w:p w14:paraId="00000145" w14:textId="77777777" w:rsidR="00C57012" w:rsidRDefault="00000000">
      <w:r>
        <w:t>When you incorporate the effect of inflation, one dollar invested in a hypothetical U.S. stock market index in 1871 would have grown to $35,082 by the end of February 2026.</w:t>
      </w:r>
    </w:p>
    <w:p w14:paraId="00000146" w14:textId="5C15743C" w:rsidR="00C57012" w:rsidRDefault="00000000">
      <w:r>
        <w:t xml:space="preserve">One dollar. 155 years. Through two world wars, the Great Depression, the dot-com crash, the 2008 financial crisis, a global pandemic, and a Fed-engineered bear market. One dollar. </w:t>
      </w:r>
      <w:ins w:id="423" w:author="Clau Kegode" w:date="2026-06-11T22:48:00Z" w16du:dateUtc="2026-06-11T19:48:00Z">
        <w:r w:rsidR="00666FBD">
          <w:t xml:space="preserve">Now worth </w:t>
        </w:r>
      </w:ins>
      <w:r>
        <w:t>$35,082.</w:t>
      </w:r>
    </w:p>
    <w:p w14:paraId="00000147" w14:textId="77777777" w:rsidR="00C57012" w:rsidRDefault="00C57012"/>
    <w:p w14:paraId="00000148" w14:textId="77777777" w:rsidR="00C57012" w:rsidRDefault="00000000">
      <w:r>
        <w:lastRenderedPageBreak/>
        <w:t xml:space="preserve">The machine doesn't stop. It doesn't care about the news. It doesn't </w:t>
      </w:r>
      <w:proofErr w:type="gramStart"/>
      <w:r>
        <w:t>care about</w:t>
      </w:r>
      <w:proofErr w:type="gramEnd"/>
      <w:r>
        <w:t xml:space="preserve"> how you feel. It </w:t>
      </w:r>
      <w:proofErr w:type="gramStart"/>
      <w:r>
        <w:t>opens</w:t>
      </w:r>
      <w:proofErr w:type="gramEnd"/>
      <w:r>
        <w:t xml:space="preserve"> every morning. It takes whoever shows up.</w:t>
      </w:r>
    </w:p>
    <w:p w14:paraId="00000149" w14:textId="77777777" w:rsidR="00C57012" w:rsidRDefault="00C57012"/>
    <w:p w14:paraId="050559FB" w14:textId="2E4CDA74" w:rsidR="00666FBD" w:rsidRDefault="00000000">
      <w:r>
        <w:t>The sixth rule</w:t>
      </w:r>
      <w:ins w:id="424" w:author="Clau Kegode" w:date="2026-06-11T22:48:00Z" w16du:dateUtc="2026-06-11T19:48:00Z">
        <w:r w:rsidR="00666FBD">
          <w:t xml:space="preserve">: </w:t>
        </w:r>
      </w:ins>
      <w:del w:id="425" w:author="Clau Kegode" w:date="2026-06-11T22:48:00Z" w16du:dateUtc="2026-06-11T19:48:00Z">
        <w:r w:rsidDel="00666FBD">
          <w:delText xml:space="preserve">, </w:delText>
        </w:r>
      </w:del>
      <w:r>
        <w:t xml:space="preserve">the market is not a </w:t>
      </w:r>
      <w:proofErr w:type="gramStart"/>
      <w:r>
        <w:t>casino</w:t>
      </w:r>
      <w:proofErr w:type="gramEnd"/>
      <w:r>
        <w:t xml:space="preserve"> and it is not a savings account. It is a machine that converts time and patience into wealth. The inputs are simple. </w:t>
      </w:r>
      <w:proofErr w:type="gramStart"/>
      <w:r>
        <w:t>The execution</w:t>
      </w:r>
      <w:proofErr w:type="gramEnd"/>
      <w:r>
        <w:t xml:space="preserve"> is the hardest thing most people will ever attempt. Not because it requires intelligence. Because it requires sitting still while everything in your body is telling you to move.</w:t>
      </w:r>
      <w:ins w:id="426" w:author="Clau Kegode" w:date="2026-06-11T22:48:00Z" w16du:dateUtc="2026-06-11T19:48:00Z">
        <w:r w:rsidR="00666FBD" w:rsidRPr="00666FBD">
          <w:t xml:space="preserve"> </w:t>
        </w:r>
      </w:ins>
      <w:ins w:id="427" w:author="Clau Kegode" w:date="2026-06-11T22:48:00Z">
        <w:r w:rsidR="00666FBD" w:rsidRPr="00666FBD">
          <w:t>Wealth is built by waiting when it feels hardest to wait.</w:t>
        </w:r>
      </w:ins>
    </w:p>
    <w:p w14:paraId="0000014B" w14:textId="77777777" w:rsidR="00C57012" w:rsidRDefault="00C57012"/>
    <w:p w14:paraId="0000014C" w14:textId="7BF67C31" w:rsidR="00C57012" w:rsidRDefault="00000000">
      <w:r>
        <w:t xml:space="preserve">You are 28 years old. It is February 19th, 2020. You have $34,000. The market is at an all-time high. You feel like you finally understand </w:t>
      </w:r>
      <w:ins w:id="428" w:author="Clau Kegode" w:date="2026-06-11T22:51:00Z" w16du:dateUtc="2026-06-11T19:51:00Z">
        <w:r w:rsidR="00F21EDA">
          <w:t xml:space="preserve">how </w:t>
        </w:r>
      </w:ins>
      <w:r>
        <w:t>this</w:t>
      </w:r>
      <w:ins w:id="429" w:author="Clau Kegode" w:date="2026-06-11T22:51:00Z" w16du:dateUtc="2026-06-11T19:51:00Z">
        <w:r w:rsidR="00F21EDA">
          <w:t xml:space="preserve"> works</w:t>
        </w:r>
      </w:ins>
      <w:r>
        <w:t>.</w:t>
      </w:r>
    </w:p>
    <w:p w14:paraId="0000014D" w14:textId="77777777" w:rsidR="00C57012" w:rsidRDefault="00C57012"/>
    <w:p w14:paraId="0000014E" w14:textId="77777777" w:rsidR="00C57012" w:rsidRDefault="00000000">
      <w:r>
        <w:t>You don't. Not yet.</w:t>
      </w:r>
    </w:p>
    <w:p w14:paraId="0000014F" w14:textId="77777777" w:rsidR="00C57012" w:rsidRDefault="00C57012"/>
    <w:p w14:paraId="00000150" w14:textId="77777777" w:rsidR="00C57012" w:rsidRDefault="00000000">
      <w:r>
        <w:t>In 33 days, everything will fall.</w:t>
      </w:r>
    </w:p>
    <w:p w14:paraId="00000151" w14:textId="77777777" w:rsidR="00C57012" w:rsidRDefault="00000000">
      <w:r>
        <w:t xml:space="preserve">The fastest correction in market history </w:t>
      </w:r>
      <w:proofErr w:type="gramStart"/>
      <w:r>
        <w:t>from</w:t>
      </w:r>
      <w:proofErr w:type="gramEnd"/>
      <w:r>
        <w:t xml:space="preserve"> an all-time high.</w:t>
      </w:r>
    </w:p>
    <w:p w14:paraId="00000152" w14:textId="77777777" w:rsidR="00C57012" w:rsidRDefault="00000000">
      <w:r>
        <w:t>And somewhere on March 16th, 2020, with shaking hands and a stomach full of dread, you will place a buy order into the worst week in modern market history.</w:t>
      </w:r>
    </w:p>
    <w:p w14:paraId="00000153" w14:textId="77777777" w:rsidR="00C57012" w:rsidRDefault="00C57012"/>
    <w:p w14:paraId="00000154" w14:textId="77777777" w:rsidR="00C57012" w:rsidRDefault="00000000">
      <w:r>
        <w:t>And it will be the best financial decision of your life.</w:t>
      </w:r>
    </w:p>
    <w:p w14:paraId="00000155" w14:textId="77777777" w:rsidR="00C57012" w:rsidRDefault="00C57012"/>
    <w:p w14:paraId="00000156" w14:textId="77777777" w:rsidR="00C57012" w:rsidRDefault="00000000">
      <w:r>
        <w:t>Not because you knew. You didn't know. Nobody knew.</w:t>
      </w:r>
    </w:p>
    <w:p w14:paraId="00000157" w14:textId="77777777" w:rsidR="00C57012" w:rsidRDefault="00000000">
      <w:r>
        <w:t>It's impossible to predict how long a stock market recovery will take.</w:t>
      </w:r>
    </w:p>
    <w:p w14:paraId="00000158" w14:textId="3F7B5812" w:rsidR="00C57012" w:rsidRDefault="00000000">
      <w:pPr>
        <w:rPr>
          <w:ins w:id="430" w:author="Clau Kegode" w:date="2026-06-11T22:52:00Z" w16du:dateUtc="2026-06-11T19:52:00Z"/>
        </w:rPr>
      </w:pPr>
      <w:r>
        <w:t>But you stayed. You added. You showed up. And the machine, which does not ask whether you are ready, which does not check whether you are scared, which opens every morning regardless of what you are feeling — the machine rewarded you</w:t>
      </w:r>
      <w:ins w:id="431" w:author="Clau Kegode" w:date="2026-06-11T22:51:00Z" w16du:dateUtc="2026-06-11T19:51:00Z">
        <w:r w:rsidR="00F21EDA">
          <w:t>r persistence</w:t>
        </w:r>
      </w:ins>
      <w:del w:id="432" w:author="Clau Kegode" w:date="2026-06-11T22:51:00Z" w16du:dateUtc="2026-06-11T19:51:00Z">
        <w:r w:rsidDel="00F21EDA">
          <w:delText xml:space="preserve"> for it</w:delText>
        </w:r>
      </w:del>
      <w:r>
        <w:t>.</w:t>
      </w:r>
    </w:p>
    <w:p w14:paraId="7341ECBF" w14:textId="77777777" w:rsidR="00F21EDA" w:rsidRDefault="00F21EDA">
      <w:pPr>
        <w:rPr>
          <w:ins w:id="433" w:author="Clau Kegode" w:date="2026-06-11T22:52:00Z" w16du:dateUtc="2026-06-11T19:52:00Z"/>
        </w:rPr>
      </w:pPr>
    </w:p>
    <w:p w14:paraId="15029E62" w14:textId="6DF59024" w:rsidR="00F21EDA" w:rsidRDefault="00F21EDA">
      <w:ins w:id="434" w:author="Clau Kegode" w:date="2026-06-11T22:52:00Z">
        <w:r w:rsidRPr="00F21EDA">
          <w:t>The reward was not luck; it was the consequence of staying.</w:t>
        </w:r>
      </w:ins>
    </w:p>
    <w:p w14:paraId="00000159" w14:textId="77777777" w:rsidR="00C57012" w:rsidRDefault="00C57012"/>
    <w:p w14:paraId="0000015A" w14:textId="77777777" w:rsidR="00C57012" w:rsidRDefault="00000000">
      <w:r>
        <w:t>It always has.</w:t>
      </w:r>
    </w:p>
    <w:p w14:paraId="0000015B" w14:textId="77777777" w:rsidR="00C57012" w:rsidRDefault="00C57012"/>
    <w:p w14:paraId="0000015C" w14:textId="77777777" w:rsidR="00C57012" w:rsidRDefault="00000000">
      <w:r>
        <w:t>It always will.</w:t>
      </w:r>
    </w:p>
    <w:p w14:paraId="0000015D" w14:textId="77777777" w:rsidR="00C57012" w:rsidRDefault="00C57012"/>
    <w:p w14:paraId="0000015E" w14:textId="77777777" w:rsidR="00C57012" w:rsidRDefault="00000000">
      <w:r>
        <w:t xml:space="preserve">The machine doesn't ask if you're ready. It </w:t>
      </w:r>
      <w:proofErr w:type="gramStart"/>
      <w:r>
        <w:t>opens</w:t>
      </w:r>
      <w:proofErr w:type="gramEnd"/>
      <w:r>
        <w:t xml:space="preserve"> every morning. Your portfolio was $34,000. It always starts there. It always will.</w:t>
      </w:r>
    </w:p>
    <w:p w14:paraId="0000015F" w14:textId="77777777" w:rsidR="00C57012" w:rsidRDefault="00C57012"/>
    <w:p w14:paraId="00000160" w14:textId="77777777" w:rsidR="00C57012" w:rsidRDefault="00000000">
      <w:r>
        <w:t>#</w:t>
      </w:r>
    </w:p>
    <w:p w14:paraId="00000161" w14:textId="77777777" w:rsidR="00C57012" w:rsidRDefault="00C57012"/>
    <w:p w14:paraId="00000162" w14:textId="77777777" w:rsidR="00C57012" w:rsidRDefault="00000000">
      <w:r>
        <w:t>═══════════════════════════════════════════════════════</w:t>
      </w:r>
    </w:p>
    <w:p w14:paraId="00000163" w14:textId="77777777" w:rsidR="00C57012" w:rsidRDefault="00C57012"/>
    <w:p w14:paraId="00000164" w14:textId="77777777" w:rsidR="00C57012" w:rsidRDefault="00000000">
      <w:r>
        <w:t>POV: You Retire at 40</w:t>
      </w:r>
    </w:p>
    <w:p w14:paraId="00000165" w14:textId="77777777" w:rsidR="00C57012" w:rsidRDefault="00C57012"/>
    <w:p w14:paraId="00000166" w14:textId="77777777" w:rsidR="00C57012" w:rsidRDefault="00000000">
      <w:r>
        <w:t>---</w:t>
      </w:r>
    </w:p>
    <w:p w14:paraId="00000167" w14:textId="77777777" w:rsidR="00C57012" w:rsidRDefault="00C57012"/>
    <w:p w14:paraId="00000168" w14:textId="77777777" w:rsidR="00C57012" w:rsidRDefault="00000000">
      <w:r>
        <w:lastRenderedPageBreak/>
        <w:t>#</w:t>
      </w:r>
    </w:p>
    <w:p w14:paraId="00000169" w14:textId="77777777" w:rsidR="00C57012" w:rsidRDefault="00C57012"/>
    <w:p w14:paraId="0000016A" w14:textId="35E71952" w:rsidR="00C57012" w:rsidRDefault="00000000">
      <w:r>
        <w:t xml:space="preserve">$1,200,000. That's the number. You've known it for four years. You wrote it on a sticky note at 26 and put it </w:t>
      </w:r>
      <w:proofErr w:type="gramStart"/>
      <w:r>
        <w:t>on</w:t>
      </w:r>
      <w:proofErr w:type="gramEnd"/>
      <w:r>
        <w:t xml:space="preserve"> the bathroom mirror. You did the math with the 4% rule. Spend $48,000 a year. Never touch the principal. Let the portfolio breathe. Retire at 40. Simple. Clean. </w:t>
      </w:r>
      <w:ins w:id="435" w:author="Clau Kegode" w:date="2026-06-11T22:53:00Z" w16du:dateUtc="2026-06-11T19:53:00Z">
        <w:r w:rsidR="00F21EDA">
          <w:t>Straightforward</w:t>
        </w:r>
      </w:ins>
      <w:del w:id="436" w:author="Clau Kegode" w:date="2026-06-11T22:53:00Z" w16du:dateUtc="2026-06-11T19:53:00Z">
        <w:r w:rsidDel="00F21EDA">
          <w:delText>Done</w:delText>
        </w:r>
      </w:del>
      <w:r>
        <w:t>.</w:t>
      </w:r>
    </w:p>
    <w:p w14:paraId="0000016B" w14:textId="77777777" w:rsidR="00C57012" w:rsidRDefault="00C57012"/>
    <w:p w14:paraId="0000016C" w14:textId="4FCCD437" w:rsidR="00C57012" w:rsidRDefault="00000000">
      <w:r>
        <w:t>You are 22 years old. Your 401k balance is $0. Your paycheck is $3,100 after tax. Your rent is $1,150. You eat the same five meals on rotation because buying groceries without a list is how money disappears. You are not thinking about retirement. You are thinking about whether you can afford the $14 lunch or whether you eat what's in the fridge. The fridge has eggs and half a block of che</w:t>
      </w:r>
      <w:ins w:id="437" w:author="Clau Kegode" w:date="2026-06-11T22:53:00Z" w16du:dateUtc="2026-06-11T19:53:00Z">
        <w:r w:rsidR="00F21EDA">
          <w:t>ddar</w:t>
        </w:r>
      </w:ins>
      <w:del w:id="438" w:author="Clau Kegode" w:date="2026-06-11T22:53:00Z" w16du:dateUtc="2026-06-11T19:53:00Z">
        <w:r w:rsidDel="00F21EDA">
          <w:delText>ese</w:delText>
        </w:r>
      </w:del>
      <w:r>
        <w:t>.</w:t>
      </w:r>
    </w:p>
    <w:p w14:paraId="0000016D" w14:textId="77777777" w:rsidR="00C57012" w:rsidRDefault="00C57012"/>
    <w:p w14:paraId="0000016E" w14:textId="77777777" w:rsidR="00C57012" w:rsidRDefault="00000000">
      <w:r>
        <w:t xml:space="preserve">But something clicks. Not dramatically. Not a podcast. Not a book. You're sitting at your desk at 11:07 p.m., doing overtime that won't show up on your check, and you realize the company will never love </w:t>
      </w:r>
      <w:proofErr w:type="gramStart"/>
      <w:r>
        <w:t>you</w:t>
      </w:r>
      <w:proofErr w:type="gramEnd"/>
      <w:r>
        <w:t xml:space="preserve"> back. You open a spreadsheet. You type your salary. You type your expenses. You look at the gap. You stare at the gap for a long time.</w:t>
      </w:r>
    </w:p>
    <w:p w14:paraId="0000016F" w14:textId="77777777" w:rsidR="00C57012" w:rsidRDefault="00C57012"/>
    <w:p w14:paraId="00000170" w14:textId="697AA9FD" w:rsidR="00C57012" w:rsidRDefault="00000000">
      <w:r>
        <w:t xml:space="preserve">The first rule, the gap between what you earn and what you spend is the only number that </w:t>
      </w:r>
      <w:proofErr w:type="gramStart"/>
      <w:r>
        <w:t>actually matters</w:t>
      </w:r>
      <w:proofErr w:type="gramEnd"/>
      <w:r>
        <w:t xml:space="preserve">. Everything else is noise. You can't invest what you don't </w:t>
      </w:r>
      <w:ins w:id="439" w:author="Clau Kegode" w:date="2026-06-11T22:54:00Z" w16du:dateUtc="2026-06-11T19:54:00Z">
        <w:r w:rsidR="00F21EDA">
          <w:t>hold onto</w:t>
        </w:r>
      </w:ins>
      <w:del w:id="440" w:author="Clau Kegode" w:date="2026-06-11T22:54:00Z" w16du:dateUtc="2026-06-11T19:54:00Z">
        <w:r w:rsidDel="00F21EDA">
          <w:delText>keep</w:delText>
        </w:r>
      </w:del>
      <w:r>
        <w:t>.</w:t>
      </w:r>
    </w:p>
    <w:p w14:paraId="00000171" w14:textId="77777777" w:rsidR="00C57012" w:rsidRDefault="00C57012"/>
    <w:p w14:paraId="00000172" w14:textId="7498DBD4" w:rsidR="00C57012" w:rsidRDefault="00000000">
      <w:pPr>
        <w:rPr>
          <w:ins w:id="441" w:author="Clau Kegode" w:date="2026-06-11T22:55:00Z" w16du:dateUtc="2026-06-11T19:55:00Z"/>
        </w:rPr>
      </w:pPr>
      <w:r>
        <w:t>You start keeping it. Not perfectly. Not aggressively. But you cancel two subscriptions you forgot you had. You stop buying coffee every morning and it saves you $87 a month. You put $200 into a Vanguard index fund. The market dips that week. You almost pull it out. You don't. The $200 becomes $194, then $211, then $240. You watch it like it's alive. Because it is</w:t>
      </w:r>
      <w:ins w:id="442" w:author="Clau Kegode" w:date="2026-06-11T22:54:00Z" w16du:dateUtc="2026-06-11T19:54:00Z">
        <w:r w:rsidR="00F21EDA">
          <w:t xml:space="preserve"> growing</w:t>
        </w:r>
      </w:ins>
      <w:r>
        <w:t>.</w:t>
      </w:r>
    </w:p>
    <w:p w14:paraId="010C1D82" w14:textId="77777777" w:rsidR="00F21EDA" w:rsidRDefault="00F21EDA">
      <w:pPr>
        <w:rPr>
          <w:ins w:id="443" w:author="Clau Kegode" w:date="2026-06-11T22:55:00Z" w16du:dateUtc="2026-06-11T19:55:00Z"/>
        </w:rPr>
      </w:pPr>
    </w:p>
    <w:p w14:paraId="29C11901" w14:textId="5A3DB5F5" w:rsidR="00F21EDA" w:rsidRDefault="00F21EDA">
      <w:ins w:id="444" w:author="Clau Kegode" w:date="2026-06-11T22:55:00Z">
        <w:r w:rsidRPr="00F21EDA">
          <w:t>This is the stage where small habits begin to reshape your future.</w:t>
        </w:r>
      </w:ins>
    </w:p>
    <w:p w14:paraId="00000173" w14:textId="77777777" w:rsidR="00C57012" w:rsidRDefault="00C57012"/>
    <w:p w14:paraId="00000174" w14:textId="4A19B795" w:rsidR="00C57012" w:rsidRDefault="00000000">
      <w:r>
        <w:t xml:space="preserve">You are 24. Your net worth is $8,400. All of it </w:t>
      </w:r>
      <w:proofErr w:type="gramStart"/>
      <w:r>
        <w:t>in</w:t>
      </w:r>
      <w:proofErr w:type="gramEnd"/>
      <w:r>
        <w:t xml:space="preserve"> a brokerage account and a small Roth IRA. You've never had this much. You check it every morning before you check your messages. Not from fear. From fascination. This is the first time money has ever felt like it was doing something other than </w:t>
      </w:r>
      <w:ins w:id="445" w:author="Clau Kegode" w:date="2026-06-11T22:55:00Z" w16du:dateUtc="2026-06-11T19:55:00Z">
        <w:r w:rsidR="00F21EDA">
          <w:t>disappearing</w:t>
        </w:r>
      </w:ins>
      <w:del w:id="446" w:author="Clau Kegode" w:date="2026-06-11T22:55:00Z" w16du:dateUtc="2026-06-11T19:55:00Z">
        <w:r w:rsidDel="00F21EDA">
          <w:delText>leaving</w:delText>
        </w:r>
      </w:del>
      <w:r>
        <w:t>.</w:t>
      </w:r>
    </w:p>
    <w:p w14:paraId="00000175" w14:textId="77777777" w:rsidR="00C57012" w:rsidRDefault="00C57012"/>
    <w:p w14:paraId="00000176" w14:textId="4318D381" w:rsidR="00C57012" w:rsidRDefault="00000000">
      <w:r>
        <w:t xml:space="preserve">You get a raise. $7,000 more per year before tax. It arrives </w:t>
      </w:r>
      <w:proofErr w:type="gramStart"/>
      <w:r>
        <w:t>as</w:t>
      </w:r>
      <w:proofErr w:type="gramEnd"/>
      <w:r>
        <w:t xml:space="preserve"> $</w:t>
      </w:r>
      <w:proofErr w:type="gramStart"/>
      <w:r>
        <w:t>312 extra</w:t>
      </w:r>
      <w:proofErr w:type="gramEnd"/>
      <w:r>
        <w:t xml:space="preserve"> per month. You spend exactly none of it. You redirect the entire amount into investments. Your coworkers notice you drive the same car. You say you like the car. That's not </w:t>
      </w:r>
      <w:ins w:id="447" w:author="Clau Kegode" w:date="2026-06-11T22:55:00Z" w16du:dateUtc="2026-06-11T19:55:00Z">
        <w:r w:rsidR="00F21EDA">
          <w:t>the real reason</w:t>
        </w:r>
      </w:ins>
      <w:del w:id="448" w:author="Clau Kegode" w:date="2026-06-11T22:55:00Z" w16du:dateUtc="2026-06-11T19:55:00Z">
        <w:r w:rsidDel="00F21EDA">
          <w:delText>why</w:delText>
        </w:r>
      </w:del>
      <w:r>
        <w:t>.</w:t>
      </w:r>
    </w:p>
    <w:p w14:paraId="00000177" w14:textId="77777777" w:rsidR="00C57012" w:rsidRDefault="00C57012"/>
    <w:p w14:paraId="00000178" w14:textId="04EBDF7F" w:rsidR="00C57012" w:rsidRDefault="00000000">
      <w:r>
        <w:t>You are 27. Your net worth crosses $50,000. You have $38,000 in index funds and $12,000 in your Roth. This is the first time the number feels real enough to be dangerous. Real enough to lose sleep over. You start reading about sequence of returns risk. You learn that if the market drops hard in the first two years of retirement, it can permanently damage a portfolio even if it recovers later. You learn this isn't theoretical. It happened to people who retired in 2000. It happened to people who retired in 2008. The timing of the crash matters as much as the size of the crash. You sit with that for a</w:t>
      </w:r>
      <w:ins w:id="449" w:author="Clau Kegode" w:date="2026-06-11T22:55:00Z" w16du:dateUtc="2026-06-11T19:55:00Z">
        <w:r w:rsidR="00F21EDA">
          <w:t xml:space="preserve"> long</w:t>
        </w:r>
      </w:ins>
      <w:r>
        <w:t xml:space="preserve"> while.</w:t>
      </w:r>
    </w:p>
    <w:p w14:paraId="00000179" w14:textId="77777777" w:rsidR="00C57012" w:rsidRDefault="00C57012"/>
    <w:p w14:paraId="0000017A" w14:textId="50AAFD00" w:rsidR="00C57012" w:rsidRDefault="00000000">
      <w:r>
        <w:lastRenderedPageBreak/>
        <w:t>The second rule</w:t>
      </w:r>
      <w:del w:id="450" w:author="Clau Kegode" w:date="2026-06-11T22:56:00Z" w16du:dateUtc="2026-06-11T19:56:00Z">
        <w:r w:rsidDel="00F21EDA">
          <w:delText>,</w:delText>
        </w:r>
      </w:del>
      <w:ins w:id="451" w:author="Clau Kegode" w:date="2026-06-11T22:56:00Z" w16du:dateUtc="2026-06-11T19:56:00Z">
        <w:r w:rsidR="00F21EDA">
          <w:t>:</w:t>
        </w:r>
      </w:ins>
      <w:r>
        <w:t xml:space="preserve"> the market doesn't care when you need the money. It corrects on its own schedule, not yours.</w:t>
      </w:r>
    </w:p>
    <w:p w14:paraId="0000017B" w14:textId="77777777" w:rsidR="00C57012" w:rsidRDefault="00C57012"/>
    <w:p w14:paraId="0000017C" w14:textId="46EBF906" w:rsidR="00C57012" w:rsidRDefault="00000000">
      <w:r>
        <w:t xml:space="preserve">You are 29. You take on a second income stream. You don't call it a side hustle. You call it insurance. It starts at $600 a month. Then $1,400. Then $2,800. You reinvest all of it for 18 months. Your net worth crosses $180,000. You feel different at $180,000. Not richer. Tighter. More precise. You stop spending money on things that don't move the number. You stop going to events you don't care about. You stop explaining </w:t>
      </w:r>
      <w:ins w:id="452" w:author="Clau Kegode" w:date="2026-06-11T22:56:00Z" w16du:dateUtc="2026-06-11T19:56:00Z">
        <w:r w:rsidR="00F21EDA">
          <w:t>yourself</w:t>
        </w:r>
      </w:ins>
      <w:del w:id="453" w:author="Clau Kegode" w:date="2026-06-11T22:56:00Z" w16du:dateUtc="2026-06-11T19:56:00Z">
        <w:r w:rsidDel="00F21EDA">
          <w:delText>why</w:delText>
        </w:r>
      </w:del>
      <w:r>
        <w:t>.</w:t>
      </w:r>
    </w:p>
    <w:p w14:paraId="0000017D" w14:textId="77777777" w:rsidR="00C57012" w:rsidRDefault="00C57012"/>
    <w:p w14:paraId="0000017E" w14:textId="0A6A747A" w:rsidR="00C57012" w:rsidRDefault="00000000">
      <w:r>
        <w:t xml:space="preserve">The shift. You stop thinking about money as a reward for working and start thinking about money as a machine you're building. Every dollar you invest is a worker. It works while you sleep. It </w:t>
      </w:r>
      <w:proofErr w:type="gramStart"/>
      <w:r>
        <w:t>works</w:t>
      </w:r>
      <w:proofErr w:type="gramEnd"/>
      <w:r>
        <w:t xml:space="preserve"> on weekends. It doesn't call in sick</w:t>
      </w:r>
      <w:ins w:id="454" w:author="Clau Kegode" w:date="2026-06-11T22:56:00Z" w16du:dateUtc="2026-06-11T19:56:00Z">
        <w:r w:rsidR="00F21EDA">
          <w:t xml:space="preserve"> or quit</w:t>
        </w:r>
      </w:ins>
      <w:r>
        <w:t>.</w:t>
      </w:r>
    </w:p>
    <w:p w14:paraId="0000017F" w14:textId="77777777" w:rsidR="00C57012" w:rsidRDefault="00C57012"/>
    <w:p w14:paraId="00000180" w14:textId="3843E84E" w:rsidR="00C57012" w:rsidRDefault="00000000">
      <w:r>
        <w:t>You are 31. Your net worth is $340,000. You've been saving between 52% and 61% of your income for four years. The median 40-year-old in America has $154,000 in retirement savings. You are 31. You already have more than twice that. But you don't feel ahead. You feel like you're racing something you can't see</w:t>
      </w:r>
      <w:ins w:id="455" w:author="Clau Kegode" w:date="2026-06-11T22:57:00Z" w16du:dateUtc="2026-06-11T19:57:00Z">
        <w:r w:rsidR="00F21EDA">
          <w:t xml:space="preserve"> clearly</w:t>
        </w:r>
      </w:ins>
      <w:r>
        <w:t>.</w:t>
      </w:r>
    </w:p>
    <w:p w14:paraId="00000181" w14:textId="77777777" w:rsidR="00C57012" w:rsidRDefault="00C57012"/>
    <w:p w14:paraId="7148E17B" w14:textId="35FF4508" w:rsidR="00F21EDA" w:rsidRDefault="00000000">
      <w:r>
        <w:t xml:space="preserve">You run the numbers again. $48,000 a year in expenses. Times 25. That's $1,200,000. The FIRE number. The number that ends the race. But then you keep reading. You find the part nobody puts in the headline. You're </w:t>
      </w:r>
      <w:proofErr w:type="gramStart"/>
      <w:r>
        <w:t>retiring</w:t>
      </w:r>
      <w:proofErr w:type="gramEnd"/>
      <w:r>
        <w:t xml:space="preserve"> at 40. You might live to 85. That's 45 years of retirement. The 4% rule was designed for 30 years. Not 45. Some analysts now say for </w:t>
      </w:r>
      <w:proofErr w:type="gramStart"/>
      <w:r>
        <w:t>a 40-year</w:t>
      </w:r>
      <w:proofErr w:type="gramEnd"/>
      <w:r>
        <w:t xml:space="preserve"> early retirement, you should use a 3.3% withdrawal rate. Not 4%. That changes your number. $48,000 divided by 0.033 is $1,454,000. Not $1.2 million. You stare at the new number. You add $254,000 to the target and keep </w:t>
      </w:r>
      <w:ins w:id="456" w:author="Clau Kegode" w:date="2026-06-11T22:57:00Z" w16du:dateUtc="2026-06-11T19:57:00Z">
        <w:r w:rsidR="00F21EDA">
          <w:t>moving forward</w:t>
        </w:r>
      </w:ins>
      <w:del w:id="457" w:author="Clau Kegode" w:date="2026-06-11T22:57:00Z" w16du:dateUtc="2026-06-11T19:57:00Z">
        <w:r w:rsidDel="00F21EDA">
          <w:delText>going</w:delText>
        </w:r>
      </w:del>
      <w:r>
        <w:t>.</w:t>
      </w:r>
      <w:ins w:id="458" w:author="Clau Kegode" w:date="2026-06-11T22:57:00Z" w16du:dateUtc="2026-06-11T19:57:00Z">
        <w:r w:rsidR="00F21EDA" w:rsidRPr="00F21EDA">
          <w:t xml:space="preserve"> </w:t>
        </w:r>
      </w:ins>
      <w:ins w:id="459" w:author="Clau Kegode" w:date="2026-06-11T22:57:00Z">
        <w:r w:rsidR="00F21EDA" w:rsidRPr="00F21EDA">
          <w:t>This is where the dream sharpens into math, and the math reshapes the dream.</w:t>
        </w:r>
      </w:ins>
    </w:p>
    <w:p w14:paraId="00000183" w14:textId="77777777" w:rsidR="00C57012" w:rsidRDefault="00C57012"/>
    <w:p w14:paraId="00000184" w14:textId="59CEB57F" w:rsidR="00C57012" w:rsidRDefault="00000000">
      <w:r>
        <w:t>Then you find the healthcare</w:t>
      </w:r>
      <w:ins w:id="460" w:author="Clau Kegode" w:date="2026-06-11T23:04:00Z" w16du:dateUtc="2026-06-11T20:04:00Z">
        <w:r w:rsidR="00CA7456">
          <w:t xml:space="preserve"> cost</w:t>
        </w:r>
      </w:ins>
      <w:r>
        <w:t xml:space="preserve"> problem.</w:t>
      </w:r>
    </w:p>
    <w:p w14:paraId="00000185" w14:textId="77777777" w:rsidR="00C57012" w:rsidRDefault="00C57012"/>
    <w:p w14:paraId="00000186" w14:textId="5742CFB2" w:rsidR="00C57012" w:rsidRDefault="00000000">
      <w:r>
        <w:t>You are under</w:t>
      </w:r>
      <w:ins w:id="461" w:author="Clau Kegode" w:date="2026-06-11T23:04:00Z" w16du:dateUtc="2026-06-11T20:04:00Z">
        <w:r w:rsidR="00CA7456">
          <w:t xml:space="preserve"> age</w:t>
        </w:r>
      </w:ins>
      <w:r>
        <w:t xml:space="preserve"> 65. Medicare doesn't exist for you yet. You need private insurance on the ACA marketplace. You start </w:t>
      </w:r>
      <w:ins w:id="462" w:author="Clau Kegode" w:date="2026-06-11T23:04:00Z" w16du:dateUtc="2026-06-11T20:04:00Z">
        <w:r w:rsidR="00CA7456">
          <w:t>comparing</w:t>
        </w:r>
      </w:ins>
      <w:del w:id="463" w:author="Clau Kegode" w:date="2026-06-11T23:04:00Z" w16du:dateUtc="2026-06-11T20:04:00Z">
        <w:r w:rsidDel="00CA7456">
          <w:delText>pricing</w:delText>
        </w:r>
      </w:del>
      <w:r>
        <w:t xml:space="preserve"> plans. A solid silver-tier plan runs you around $600 </w:t>
      </w:r>
      <w:ins w:id="464" w:author="Clau Kegode" w:date="2026-06-11T23:05:00Z" w16du:dateUtc="2026-06-11T20:05:00Z">
        <w:r w:rsidR="00CA7456">
          <w:t>per</w:t>
        </w:r>
      </w:ins>
      <w:del w:id="465" w:author="Clau Kegode" w:date="2026-06-11T23:05:00Z" w16du:dateUtc="2026-06-11T20:05:00Z">
        <w:r w:rsidDel="00CA7456">
          <w:delText>a</w:delText>
        </w:r>
      </w:del>
      <w:r>
        <w:t xml:space="preserve"> month. That's $7,200 a year. Every year. Until you turn 65</w:t>
      </w:r>
      <w:ins w:id="466" w:author="Clau Kegode" w:date="2026-06-11T23:05:00Z" w16du:dateUtc="2026-06-11T20:05:00Z">
        <w:r w:rsidR="00CA7456">
          <w:t xml:space="preserve"> years old</w:t>
        </w:r>
      </w:ins>
      <w:r>
        <w:t>. That's 25 years of healthcare premiums before Medicare touches you. One estimate puts total pre-Medicare healthcare costs for an early retiree at roughly $380,000</w:t>
      </w:r>
      <w:ins w:id="467" w:author="Clau Kegode" w:date="2026-06-11T23:05:00Z" w16du:dateUtc="2026-06-11T20:05:00Z">
        <w:r w:rsidR="00CA7456">
          <w:t xml:space="preserve"> in expenses</w:t>
        </w:r>
      </w:ins>
      <w:r>
        <w:t>. You had not put that in the original spreadsheet. You open the spreadsheet. You add it</w:t>
      </w:r>
      <w:ins w:id="468" w:author="Clau Kegode" w:date="2026-06-11T23:05:00Z" w16du:dateUtc="2026-06-11T20:05:00Z">
        <w:r w:rsidR="00CA7456">
          <w:t xml:space="preserve"> immediately</w:t>
        </w:r>
      </w:ins>
      <w:r>
        <w:t>.</w:t>
      </w:r>
    </w:p>
    <w:p w14:paraId="00000187" w14:textId="77777777" w:rsidR="00C57012" w:rsidRDefault="00C57012"/>
    <w:p w14:paraId="00000188" w14:textId="77777777" w:rsidR="00C57012" w:rsidRDefault="00000000">
      <w:r>
        <w:t xml:space="preserve">The third rule, the number you think you need is never the number you </w:t>
      </w:r>
      <w:proofErr w:type="gramStart"/>
      <w:r>
        <w:t>actually need</w:t>
      </w:r>
      <w:proofErr w:type="gramEnd"/>
      <w:r>
        <w:t>. The real number is always bigger and always arrives later than you planned.</w:t>
      </w:r>
    </w:p>
    <w:p w14:paraId="00000189" w14:textId="77777777" w:rsidR="00C57012" w:rsidRDefault="00C57012"/>
    <w:p w14:paraId="0000018A" w14:textId="073AF030" w:rsidR="00C57012" w:rsidRDefault="00000000">
      <w:r>
        <w:t>You are 34</w:t>
      </w:r>
      <w:ins w:id="469" w:author="Clau Kegode" w:date="2026-06-11T23:05:00Z" w16du:dateUtc="2026-06-11T20:05:00Z">
        <w:r w:rsidR="00CA7456">
          <w:t xml:space="preserve"> years old</w:t>
        </w:r>
      </w:ins>
      <w:r>
        <w:t xml:space="preserve">. Net worth is $680,000. You are more than halfway there. You can see it now. The finish line is not </w:t>
      </w:r>
      <w:ins w:id="470" w:author="Clau Kegode" w:date="2026-06-11T23:06:00Z" w16du:dateUtc="2026-06-11T20:06:00Z">
        <w:r w:rsidR="00CA7456">
          <w:t xml:space="preserve">just an </w:t>
        </w:r>
      </w:ins>
      <w:r>
        <w:t>abstract</w:t>
      </w:r>
      <w:ins w:id="471" w:author="Clau Kegode" w:date="2026-06-11T23:06:00Z" w16du:dateUtc="2026-06-11T20:06:00Z">
        <w:r w:rsidR="00CA7456">
          <w:t>ion</w:t>
        </w:r>
      </w:ins>
      <w:r>
        <w:t xml:space="preserve"> anymore. It exists. It has a date</w:t>
      </w:r>
      <w:ins w:id="472" w:author="Clau Kegode" w:date="2026-06-11T23:06:00Z" w16du:dateUtc="2026-06-11T20:06:00Z">
        <w:r w:rsidR="00CA7456">
          <w:t xml:space="preserve"> attached to it</w:t>
        </w:r>
      </w:ins>
      <w:r>
        <w:t xml:space="preserve">. The date is six years away, give or take a market cycle. You tell almost nobody. Your parents don't </w:t>
      </w:r>
      <w:ins w:id="473" w:author="Clau Kegode" w:date="2026-06-11T23:06:00Z" w16du:dateUtc="2026-06-11T20:06:00Z">
        <w:r w:rsidR="00CA7456">
          <w:t xml:space="preserve">fully </w:t>
        </w:r>
      </w:ins>
      <w:r>
        <w:t xml:space="preserve">understand it. Your friends think you're being obsessive. One friend tells you that you </w:t>
      </w:r>
      <w:r>
        <w:lastRenderedPageBreak/>
        <w:t>should enjoy your money now while you're</w:t>
      </w:r>
      <w:ins w:id="474" w:author="Clau Kegode" w:date="2026-06-11T23:06:00Z" w16du:dateUtc="2026-06-11T20:06:00Z">
        <w:r w:rsidR="00CA7456">
          <w:t xml:space="preserve"> still</w:t>
        </w:r>
      </w:ins>
      <w:r>
        <w:t xml:space="preserve"> young. You nod. You say nothing. You've thought about this</w:t>
      </w:r>
      <w:ins w:id="475" w:author="Clau Kegode" w:date="2026-06-11T23:06:00Z" w16du:dateUtc="2026-06-11T20:06:00Z">
        <w:r w:rsidR="00CA7456">
          <w:t xml:space="preserve"> carefully</w:t>
        </w:r>
      </w:ins>
      <w:r>
        <w:t>. You've decided.</w:t>
      </w:r>
    </w:p>
    <w:p w14:paraId="0000018B" w14:textId="77777777" w:rsidR="00C57012" w:rsidRDefault="00C57012"/>
    <w:p w14:paraId="0000018C" w14:textId="1185324E" w:rsidR="00C57012" w:rsidRDefault="00000000">
      <w:pPr>
        <w:rPr>
          <w:ins w:id="476" w:author="Clau Kegode" w:date="2026-06-11T23:07:00Z" w16du:dateUtc="2026-06-11T20:07:00Z"/>
        </w:rPr>
      </w:pPr>
      <w:r>
        <w:t xml:space="preserve">But something </w:t>
      </w:r>
      <w:ins w:id="477" w:author="Clau Kegode" w:date="2026-06-11T23:07:00Z" w16du:dateUtc="2026-06-11T20:07:00Z">
        <w:r w:rsidR="00CA7456">
          <w:t>subtle</w:t>
        </w:r>
      </w:ins>
      <w:del w:id="478" w:author="Clau Kegode" w:date="2026-06-11T23:07:00Z" w16du:dateUtc="2026-06-11T20:07:00Z">
        <w:r w:rsidDel="00CA7456">
          <w:delText>quiet</w:delText>
        </w:r>
      </w:del>
      <w:r>
        <w:t xml:space="preserve"> starts happening around this time. You notice it at dinner parties. Someone asks what you do. You say your job title. But you're already thinking about the day when you won't have one. And you realize you don't know what you'll say</w:t>
      </w:r>
      <w:ins w:id="479" w:author="Clau Kegode" w:date="2026-06-11T23:07:00Z" w16du:dateUtc="2026-06-11T20:07:00Z">
        <w:r w:rsidR="00CA7456">
          <w:t xml:space="preserve"> instead</w:t>
        </w:r>
      </w:ins>
      <w:r>
        <w:t>. You've been building toward a finish line. You haven't thought much about what's on the other side</w:t>
      </w:r>
      <w:ins w:id="480" w:author="Clau Kegode" w:date="2026-06-11T23:07:00Z" w16du:dateUtc="2026-06-11T20:07:00Z">
        <w:r w:rsidR="00CA7456">
          <w:t xml:space="preserve"> of it</w:t>
        </w:r>
      </w:ins>
      <w:r>
        <w:t>.</w:t>
      </w:r>
    </w:p>
    <w:p w14:paraId="4A793145" w14:textId="77777777" w:rsidR="00CA7456" w:rsidRDefault="00CA7456">
      <w:pPr>
        <w:rPr>
          <w:ins w:id="481" w:author="Clau Kegode" w:date="2026-06-11T23:07:00Z" w16du:dateUtc="2026-06-11T20:07:00Z"/>
        </w:rPr>
      </w:pPr>
    </w:p>
    <w:p w14:paraId="02316FB6" w14:textId="00DC0395" w:rsidR="00CA7456" w:rsidRDefault="00CA7456">
      <w:ins w:id="482" w:author="Clau Kegode" w:date="2026-06-11T23:07:00Z">
        <w:r w:rsidRPr="00CA7456">
          <w:t xml:space="preserve">For years, the goal was </w:t>
        </w:r>
        <w:proofErr w:type="gramStart"/>
        <w:r w:rsidRPr="00CA7456">
          <w:t>reaching</w:t>
        </w:r>
        <w:proofErr w:type="gramEnd"/>
        <w:r w:rsidRPr="00CA7456">
          <w:t xml:space="preserve"> freedom. Now the question becomes what that freedom is </w:t>
        </w:r>
        <w:proofErr w:type="gramStart"/>
        <w:r w:rsidRPr="00CA7456">
          <w:t>actually for</w:t>
        </w:r>
        <w:proofErr w:type="gramEnd"/>
        <w:r w:rsidRPr="00CA7456">
          <w:t>.</w:t>
        </w:r>
      </w:ins>
    </w:p>
    <w:p w14:paraId="0000018D" w14:textId="77777777" w:rsidR="00C57012" w:rsidRDefault="00C57012"/>
    <w:p w14:paraId="0000018E" w14:textId="2FC0CB3E" w:rsidR="00C57012" w:rsidRDefault="00000000">
      <w:r>
        <w:t>You are 37</w:t>
      </w:r>
      <w:ins w:id="483" w:author="Clau Kegode" w:date="2026-06-11T23:07:00Z" w16du:dateUtc="2026-06-11T20:07:00Z">
        <w:r w:rsidR="00CA7456">
          <w:t xml:space="preserve"> years old</w:t>
        </w:r>
      </w:ins>
      <w:r>
        <w:t xml:space="preserve">. Net worth is $940,000. You are close enough that it starts affecting your sleep. Not from stress. From </w:t>
      </w:r>
      <w:ins w:id="484" w:author="Clau Kegode" w:date="2026-06-11T23:07:00Z" w16du:dateUtc="2026-06-11T20:07:00Z">
        <w:r w:rsidR="00CA7456">
          <w:t xml:space="preserve">focus and </w:t>
        </w:r>
      </w:ins>
      <w:r>
        <w:t xml:space="preserve">intensity. You check the portfolio twice a day. You have a cash buffer of </w:t>
      </w:r>
      <w:ins w:id="485" w:author="Clau Kegode" w:date="2026-06-11T23:08:00Z" w16du:dateUtc="2026-06-11T20:08:00Z">
        <w:r w:rsidR="00CA7456">
          <w:t xml:space="preserve">roughly </w:t>
        </w:r>
      </w:ins>
      <w:r>
        <w:t>18 months of expenses sitting in a high-yield savings account. You read about sequence of returns risk</w:t>
      </w:r>
      <w:ins w:id="486" w:author="Clau Kegode" w:date="2026-06-11T23:08:00Z" w16du:dateUtc="2026-06-11T20:08:00Z">
        <w:r w:rsidR="00CA7456">
          <w:t xml:space="preserve"> once</w:t>
        </w:r>
      </w:ins>
      <w:r>
        <w:t xml:space="preserve"> again. You add more to the buffer. You are not taking risks at this stage. You are protecting what you've </w:t>
      </w:r>
      <w:ins w:id="487" w:author="Clau Kegode" w:date="2026-06-11T23:08:00Z" w16du:dateUtc="2026-06-11T20:08:00Z">
        <w:r w:rsidR="00CA7456">
          <w:t xml:space="preserve">worked so hard to </w:t>
        </w:r>
      </w:ins>
      <w:proofErr w:type="spellStart"/>
      <w:proofErr w:type="gramStart"/>
      <w:r>
        <w:t>built</w:t>
      </w:r>
      <w:proofErr w:type="spellEnd"/>
      <w:proofErr w:type="gramEnd"/>
      <w:r>
        <w:t>.</w:t>
      </w:r>
    </w:p>
    <w:p w14:paraId="0000018F" w14:textId="77777777" w:rsidR="00C57012" w:rsidRDefault="00C57012"/>
    <w:p w14:paraId="00000190" w14:textId="77777777" w:rsidR="00C57012" w:rsidRDefault="00000000">
      <w:r>
        <w:t>The shift. You stop trying to make the number grow faster and start trying to make sure the number survives.</w:t>
      </w:r>
    </w:p>
    <w:p w14:paraId="00000191" w14:textId="77777777" w:rsidR="00C57012" w:rsidRDefault="00C57012"/>
    <w:p w14:paraId="00000192" w14:textId="74E1E965" w:rsidR="00C57012" w:rsidRDefault="00000000">
      <w:r>
        <w:t>You are 39</w:t>
      </w:r>
      <w:ins w:id="488" w:author="Clau Kegode" w:date="2026-06-11T23:09:00Z" w16du:dateUtc="2026-06-11T20:09:00Z">
        <w:r w:rsidR="0016069D">
          <w:t xml:space="preserve"> years old</w:t>
        </w:r>
      </w:ins>
      <w:r>
        <w:t>. Net worth crosses $1,100,000. You are one strong market year away. You know it. The portfolio</w:t>
      </w:r>
      <w:ins w:id="489" w:author="Clau Kegode" w:date="2026-06-11T23:09:00Z" w16du:dateUtc="2026-06-11T20:09:00Z">
        <w:r w:rsidR="0016069D">
          <w:t xml:space="preserve"> effectively</w:t>
        </w:r>
      </w:ins>
      <w:r>
        <w:t xml:space="preserve"> knows it. You do nothing </w:t>
      </w:r>
      <w:ins w:id="490" w:author="Clau Kegode" w:date="2026-06-11T23:09:00Z" w16du:dateUtc="2026-06-11T20:09:00Z">
        <w:r w:rsidR="0016069D">
          <w:t xml:space="preserve">meaningfully </w:t>
        </w:r>
      </w:ins>
      <w:r>
        <w:t xml:space="preserve">different. You don't celebrate. You don't tell anyone. You just keep the machine </w:t>
      </w:r>
      <w:ins w:id="491" w:author="Clau Kegode" w:date="2026-06-11T23:09:00Z" w16du:dateUtc="2026-06-11T20:09:00Z">
        <w:r w:rsidR="0016069D">
          <w:t xml:space="preserve">quietly </w:t>
        </w:r>
      </w:ins>
      <w:r>
        <w:t>running.</w:t>
      </w:r>
    </w:p>
    <w:p w14:paraId="00000193" w14:textId="77777777" w:rsidR="00C57012" w:rsidRDefault="00C57012"/>
    <w:p w14:paraId="00000194" w14:textId="27C55D62" w:rsidR="00C57012" w:rsidRDefault="00000000">
      <w:r>
        <w:t xml:space="preserve">Then it happens. A Thursday. Nothing </w:t>
      </w:r>
      <w:ins w:id="492" w:author="Clau Kegode" w:date="2026-06-11T23:10:00Z" w16du:dateUtc="2026-06-11T20:10:00Z">
        <w:r w:rsidR="0016069D">
          <w:t xml:space="preserve">particularly </w:t>
        </w:r>
      </w:ins>
      <w:r>
        <w:t xml:space="preserve">special about </w:t>
      </w:r>
      <w:proofErr w:type="gramStart"/>
      <w:r>
        <w:t>a Thursday</w:t>
      </w:r>
      <w:proofErr w:type="gramEnd"/>
      <w:r>
        <w:t xml:space="preserve">. Your brokerage app opens at 8:47 a.m. and the number reads $1,247,000. You sit with it. You read it three times. You put the phone down. You pick it up again. </w:t>
      </w:r>
      <w:ins w:id="493" w:author="Clau Kegode" w:date="2026-06-11T23:10:00Z" w16du:dateUtc="2026-06-11T20:10:00Z">
        <w:r w:rsidR="0016069D">
          <w:t xml:space="preserve">Still </w:t>
        </w:r>
      </w:ins>
      <w:r>
        <w:t xml:space="preserve">$1,247,000. You are </w:t>
      </w:r>
      <w:ins w:id="494" w:author="Clau Kegode" w:date="2026-06-11T23:10:00Z" w16du:dateUtc="2026-06-11T20:10:00Z">
        <w:r w:rsidR="0016069D">
          <w:t xml:space="preserve">now </w:t>
        </w:r>
      </w:ins>
      <w:r>
        <w:t>40 years old.</w:t>
      </w:r>
    </w:p>
    <w:p w14:paraId="00000195" w14:textId="77777777" w:rsidR="00C57012" w:rsidRDefault="00C57012"/>
    <w:p w14:paraId="00000196" w14:textId="298666A3" w:rsidR="00C57012" w:rsidRDefault="00000000">
      <w:pPr>
        <w:rPr>
          <w:ins w:id="495" w:author="Clau Kegode" w:date="2026-06-11T23:11:00Z" w16du:dateUtc="2026-06-11T20:11:00Z"/>
        </w:rPr>
      </w:pPr>
      <w:r>
        <w:t xml:space="preserve">You submit your resignation that afternoon. Your manager seems surprised. Your colleagues seem </w:t>
      </w:r>
      <w:ins w:id="496" w:author="Clau Kegode" w:date="2026-06-11T23:10:00Z" w16du:dateUtc="2026-06-11T20:10:00Z">
        <w:r w:rsidR="0016069D">
          <w:t xml:space="preserve">slightly </w:t>
        </w:r>
      </w:ins>
      <w:r>
        <w:t xml:space="preserve">confused. Someone asks where you're going. You say you're taking some time off. You don't </w:t>
      </w:r>
      <w:proofErr w:type="gramStart"/>
      <w:r>
        <w:t>say for</w:t>
      </w:r>
      <w:proofErr w:type="gramEnd"/>
      <w:r>
        <w:t xml:space="preserve"> how long.</w:t>
      </w:r>
    </w:p>
    <w:p w14:paraId="39FA48BD" w14:textId="77777777" w:rsidR="0016069D" w:rsidRDefault="0016069D">
      <w:pPr>
        <w:rPr>
          <w:ins w:id="497" w:author="Clau Kegode" w:date="2026-06-11T23:11:00Z" w16du:dateUtc="2026-06-11T20:11:00Z"/>
        </w:rPr>
      </w:pPr>
    </w:p>
    <w:p w14:paraId="6D98A991" w14:textId="3A4B9DBB" w:rsidR="0016069D" w:rsidRDefault="0016069D">
      <w:ins w:id="498" w:author="Clau Kegode" w:date="2026-06-11T23:11:00Z">
        <w:r w:rsidRPr="0016069D">
          <w:t>The goal that shaped nearly two decades of decisions has finally arrived, and it feels quieter than you imagined.</w:t>
        </w:r>
      </w:ins>
    </w:p>
    <w:p w14:paraId="00000197" w14:textId="77777777" w:rsidR="00C57012" w:rsidRDefault="00C57012"/>
    <w:p w14:paraId="00000198" w14:textId="52434A32" w:rsidR="00C57012" w:rsidRDefault="00000000">
      <w:r>
        <w:t xml:space="preserve">The first Monday after your last day, you wake up at 7:14 a.m. out of habit. No alarm. Just the body doing what it's done for </w:t>
      </w:r>
      <w:ins w:id="499" w:author="Clau Kegode" w:date="2026-06-11T23:11:00Z" w16du:dateUtc="2026-06-11T20:11:00Z">
        <w:r w:rsidR="0016069D">
          <w:t xml:space="preserve">nearly </w:t>
        </w:r>
      </w:ins>
      <w:r>
        <w:t>18 years. You lie there. You have nowhere to be. You have nothing due. You have no meeting at 9</w:t>
      </w:r>
      <w:ins w:id="500" w:author="Clau Kegode" w:date="2026-06-11T23:11:00Z" w16du:dateUtc="2026-06-11T20:11:00Z">
        <w:r w:rsidR="0016069D">
          <w:t xml:space="preserve"> a.m</w:t>
        </w:r>
      </w:ins>
      <w:r>
        <w:t>. You think this will feel like freedom. It does. For about 11 days.</w:t>
      </w:r>
    </w:p>
    <w:p w14:paraId="00000199" w14:textId="77777777" w:rsidR="00C57012" w:rsidRDefault="00C57012"/>
    <w:p w14:paraId="0000019A" w14:textId="77777777" w:rsidR="00C57012" w:rsidRDefault="00000000">
      <w:r>
        <w:t xml:space="preserve">The fourth rule, your identity doesn't retire when you do. It stays </w:t>
      </w:r>
      <w:proofErr w:type="gramStart"/>
      <w:r>
        <w:t>behind at</w:t>
      </w:r>
      <w:proofErr w:type="gramEnd"/>
      <w:r>
        <w:t xml:space="preserve"> the office and waits for you to come back. When you don't, it starts asking questions.</w:t>
      </w:r>
    </w:p>
    <w:p w14:paraId="0000019B" w14:textId="77777777" w:rsidR="00C57012" w:rsidRDefault="00C57012"/>
    <w:p w14:paraId="0000019C" w14:textId="674CB788" w:rsidR="00C57012" w:rsidRDefault="00000000">
      <w:r>
        <w:lastRenderedPageBreak/>
        <w:t xml:space="preserve">By week six, something is wrong. Not financially. Financially, everything is fine. The portfolio is doing what the portfolio does. The 4% </w:t>
      </w:r>
      <w:ins w:id="501" w:author="Clau Kegode" w:date="2026-06-11T23:12:00Z" w16du:dateUtc="2026-06-11T20:12:00Z">
        <w:r w:rsidR="0016069D">
          <w:t>withdrawal-</w:t>
        </w:r>
      </w:ins>
      <w:del w:id="502" w:author="Clau Kegode" w:date="2026-06-11T23:12:00Z" w16du:dateUtc="2026-06-11T20:12:00Z">
        <w:r w:rsidDel="0016069D">
          <w:delText>math</w:delText>
        </w:r>
      </w:del>
      <w:ins w:id="503" w:author="Clau Kegode" w:date="2026-06-11T23:12:00Z" w16du:dateUtc="2026-06-11T20:12:00Z">
        <w:r w:rsidR="0016069D">
          <w:t>rate math</w:t>
        </w:r>
      </w:ins>
      <w:r>
        <w:t xml:space="preserve"> still works. But you wake up on a </w:t>
      </w:r>
      <w:proofErr w:type="gramStart"/>
      <w:r>
        <w:t>Tuesday</w:t>
      </w:r>
      <w:proofErr w:type="gramEnd"/>
      <w:r>
        <w:t xml:space="preserve"> and you don't know what to do with yourself. You had a list. Travel. Read. Cook. Hike. The list was supposed to fill this</w:t>
      </w:r>
      <w:ins w:id="504" w:author="Clau Kegode" w:date="2026-06-11T23:12:00Z" w16du:dateUtc="2026-06-11T20:12:00Z">
        <w:r w:rsidR="0016069D">
          <w:t xml:space="preserve"> void</w:t>
        </w:r>
      </w:ins>
      <w:r>
        <w:t xml:space="preserve">. The list is not filling this. You finish </w:t>
      </w:r>
      <w:proofErr w:type="gramStart"/>
      <w:r>
        <w:t>a book</w:t>
      </w:r>
      <w:proofErr w:type="gramEnd"/>
      <w:r>
        <w:t xml:space="preserve"> by 10 a.m. You look at the clock. It's 10 a.m. You have the rest of the day. You have tomorrow. You have the next 45 years.</w:t>
      </w:r>
    </w:p>
    <w:p w14:paraId="0000019D" w14:textId="77777777" w:rsidR="00C57012" w:rsidRDefault="00C57012"/>
    <w:p w14:paraId="0000019E" w14:textId="6E9DC534" w:rsidR="00C57012" w:rsidRDefault="00000000">
      <w:r>
        <w:t xml:space="preserve">You go to a coffee shop. You sit next to people on laptops. You feel something you weren't expecting. You miss having something to </w:t>
      </w:r>
      <w:del w:id="505" w:author="Clau Kegode" w:date="2026-06-11T23:12:00Z" w16du:dateUtc="2026-06-11T20:12:00Z">
        <w:r w:rsidDel="0016069D">
          <w:delText>solve</w:delText>
        </w:r>
      </w:del>
      <w:ins w:id="506" w:author="Clau Kegode" w:date="2026-06-11T23:12:00Z" w16du:dateUtc="2026-06-11T20:12:00Z">
        <w:r w:rsidR="0016069D">
          <w:t>work th</w:t>
        </w:r>
      </w:ins>
      <w:ins w:id="507" w:author="Clau Kegode" w:date="2026-06-11T23:13:00Z" w16du:dateUtc="2026-06-11T20:13:00Z">
        <w:r w:rsidR="0016069D">
          <w:t>rough</w:t>
        </w:r>
      </w:ins>
      <w:r>
        <w:t>. Not the job specifically. The problem. The pressure. The thing that made the day feel like it had</w:t>
      </w:r>
      <w:ins w:id="508" w:author="Clau Kegode" w:date="2026-06-11T23:13:00Z" w16du:dateUtc="2026-06-11T20:13:00Z">
        <w:r w:rsidR="0016069D">
          <w:t xml:space="preserve"> purpose and</w:t>
        </w:r>
      </w:ins>
      <w:r>
        <w:t xml:space="preserve"> stakes.</w:t>
      </w:r>
    </w:p>
    <w:p w14:paraId="0000019F" w14:textId="77777777" w:rsidR="00C57012" w:rsidRDefault="00C57012"/>
    <w:p w14:paraId="000001A0" w14:textId="33DE434C" w:rsidR="00C57012" w:rsidRDefault="00000000">
      <w:r>
        <w:t xml:space="preserve">Research on early retirees confirms this isn't </w:t>
      </w:r>
      <w:ins w:id="509" w:author="Clau Kegode" w:date="2026-06-11T23:13:00Z" w16du:dateUtc="2026-06-11T20:13:00Z">
        <w:r w:rsidR="0016069D">
          <w:t>uncommon</w:t>
        </w:r>
      </w:ins>
      <w:del w:id="510" w:author="Clau Kegode" w:date="2026-06-11T23:13:00Z" w16du:dateUtc="2026-06-11T20:13:00Z">
        <w:r w:rsidDel="0016069D">
          <w:delText>rare</w:delText>
        </w:r>
      </w:del>
      <w:r>
        <w:t xml:space="preserve">. In one study of people who left work early, boredom was described as one of the most </w:t>
      </w:r>
      <w:ins w:id="511" w:author="Clau Kegode" w:date="2026-06-11T23:13:00Z" w16du:dateUtc="2026-06-11T20:13:00Z">
        <w:r w:rsidR="0016069D">
          <w:t>unexpected</w:t>
        </w:r>
      </w:ins>
      <w:del w:id="512" w:author="Clau Kegode" w:date="2026-06-11T23:13:00Z" w16du:dateUtc="2026-06-11T20:13:00Z">
        <w:r w:rsidDel="0016069D">
          <w:delText>surprising</w:delText>
        </w:r>
      </w:del>
      <w:r>
        <w:t xml:space="preserve"> regrets. After the first wave of rest, afternoons stretched on with nothing that felt</w:t>
      </w:r>
      <w:ins w:id="513" w:author="Clau Kegode" w:date="2026-06-11T23:13:00Z" w16du:dateUtc="2026-06-11T20:13:00Z">
        <w:r w:rsidR="0016069D">
          <w:t xml:space="preserve"> especially</w:t>
        </w:r>
      </w:ins>
      <w:r>
        <w:t xml:space="preserve"> interesting. Endless free time sounds ideal. But humans need a mix of rest and challenge. You are learning this the hard way.</w:t>
      </w:r>
    </w:p>
    <w:p w14:paraId="000001A1" w14:textId="77777777" w:rsidR="00C57012" w:rsidRDefault="00C57012"/>
    <w:p w14:paraId="000001A2" w14:textId="00E846CD" w:rsidR="00C57012" w:rsidRDefault="00000000">
      <w:r>
        <w:t xml:space="preserve">You call a friend who still works. He's busy. He can talk for eight minutes. You hang up and realize that most of your social life was built around work. The lunches. The </w:t>
      </w:r>
      <w:del w:id="514" w:author="Clau Kegode" w:date="2026-06-11T23:14:00Z" w16du:dateUtc="2026-06-11T20:14:00Z">
        <w:r w:rsidDel="0016069D">
          <w:delText>s</w:delText>
        </w:r>
      </w:del>
      <w:ins w:id="515" w:author="Clau Kegode" w:date="2026-06-11T23:14:00Z" w16du:dateUtc="2026-06-11T20:14:00Z">
        <w:r w:rsidR="0016069D">
          <w:t>S</w:t>
        </w:r>
      </w:ins>
      <w:r>
        <w:t>lack messages. The shared frustration. The shared wins. You didn't notice it while you were inside it. You notice it now.</w:t>
      </w:r>
      <w:ins w:id="516" w:author="Clau Kegode" w:date="2026-06-11T23:14:00Z" w16du:dateUtc="2026-06-11T20:14:00Z">
        <w:r w:rsidR="0016069D">
          <w:t xml:space="preserve"> </w:t>
        </w:r>
      </w:ins>
      <w:ins w:id="517" w:author="Clau Kegode" w:date="2026-06-11T23:14:00Z">
        <w:r w:rsidR="0016069D" w:rsidRPr="0016069D">
          <w:t>Some of the things you thought you were leaving behind turn out to be the things you miss most.</w:t>
        </w:r>
      </w:ins>
    </w:p>
    <w:p w14:paraId="000001A3" w14:textId="77777777" w:rsidR="00C57012" w:rsidRDefault="00C57012"/>
    <w:p w14:paraId="000001A4" w14:textId="77777777" w:rsidR="00C57012" w:rsidRDefault="00000000">
      <w:r>
        <w:t>The fifth rule, freedom without structure is just a different kind of trap. The cage disappears but the restlessness doesn't.</w:t>
      </w:r>
    </w:p>
    <w:p w14:paraId="000001A5" w14:textId="77777777" w:rsidR="00C57012" w:rsidRDefault="00C57012"/>
    <w:p w14:paraId="000001A6" w14:textId="1D802B37" w:rsidR="00C57012" w:rsidRDefault="00000000">
      <w:r>
        <w:t xml:space="preserve">You are 40 years old. You have $1,247,000. You have </w:t>
      </w:r>
      <w:ins w:id="518" w:author="Clau Kegode" w:date="2026-06-11T23:14:00Z" w16du:dateUtc="2026-06-11T20:14:00Z">
        <w:r w:rsidR="0016069D">
          <w:t>rough</w:t>
        </w:r>
      </w:ins>
      <w:ins w:id="519" w:author="Clau Kegode" w:date="2026-06-11T23:15:00Z" w16du:dateUtc="2026-06-11T20:15:00Z">
        <w:r w:rsidR="0016069D">
          <w:t xml:space="preserve">ly </w:t>
        </w:r>
      </w:ins>
      <w:r>
        <w:t>45 years ahead. And for the first time in your adult life, you have no idea what you're building toward</w:t>
      </w:r>
      <w:ins w:id="520" w:author="Clau Kegode" w:date="2026-06-11T23:15:00Z" w16du:dateUtc="2026-06-11T20:15:00Z">
        <w:r w:rsidR="0016069D">
          <w:t xml:space="preserve"> next</w:t>
        </w:r>
      </w:ins>
      <w:r>
        <w:t>.</w:t>
      </w:r>
    </w:p>
    <w:p w14:paraId="000001A7" w14:textId="77777777" w:rsidR="00C57012" w:rsidRDefault="00C57012"/>
    <w:p w14:paraId="000001A8" w14:textId="5980B0D3" w:rsidR="00C57012" w:rsidRDefault="00000000">
      <w:r>
        <w:t>You start small. You pick up one project. Not a job. A problem you</w:t>
      </w:r>
      <w:del w:id="521" w:author="Clau Kegode" w:date="2026-06-11T23:15:00Z" w16du:dateUtc="2026-06-11T20:15:00Z">
        <w:r w:rsidDel="0016069D">
          <w:delText xml:space="preserve"> </w:delText>
        </w:r>
      </w:del>
      <w:ins w:id="522" w:author="Clau Kegode" w:date="2026-06-11T23:15:00Z" w16du:dateUtc="2026-06-11T20:15:00Z">
        <w:r w:rsidR="0016069D">
          <w:t xml:space="preserve"> genuinely </w:t>
        </w:r>
      </w:ins>
      <w:r>
        <w:t>care about. Something that has no salary attached. You work on it for two hours a day. Then three. You don't track the hours. You don't track the output. You just show up. Slowly, something comes back. Not urgency. Something better than urgency. Interest. Genuine, unpressured, no-deadline interest.</w:t>
      </w:r>
    </w:p>
    <w:p w14:paraId="000001A9" w14:textId="77777777" w:rsidR="00C57012" w:rsidRDefault="00C57012"/>
    <w:p w14:paraId="000001AA" w14:textId="4418B9B0" w:rsidR="00C57012" w:rsidRDefault="00000000">
      <w:r>
        <w:t>You realize something that takes a while to</w:t>
      </w:r>
      <w:ins w:id="523" w:author="Clau Kegode" w:date="2026-06-11T23:16:00Z" w16du:dateUtc="2026-06-11T20:16:00Z">
        <w:r w:rsidR="0016069D">
          <w:t xml:space="preserve"> fully</w:t>
        </w:r>
      </w:ins>
      <w:r>
        <w:t xml:space="preserve"> articulate. The goal was never to stop working</w:t>
      </w:r>
      <w:ins w:id="524" w:author="Clau Kegode" w:date="2026-06-11T23:16:00Z" w16du:dateUtc="2026-06-11T20:16:00Z">
        <w:r w:rsidR="0016069D">
          <w:t xml:space="preserve"> entirely</w:t>
        </w:r>
      </w:ins>
      <w:r>
        <w:t xml:space="preserve">. The goal was to stop working for someone else's deadline on someone else's terms for someone else's outcome. </w:t>
      </w:r>
      <w:proofErr w:type="gramStart"/>
      <w:r>
        <w:t>The work</w:t>
      </w:r>
      <w:proofErr w:type="gramEnd"/>
      <w:r>
        <w:t xml:space="preserve"> itself was never the </w:t>
      </w:r>
      <w:del w:id="525" w:author="Clau Kegode" w:date="2026-06-11T23:16:00Z" w16du:dateUtc="2026-06-11T20:16:00Z">
        <w:r w:rsidDel="0016069D">
          <w:delText>enemy</w:delText>
        </w:r>
      </w:del>
      <w:ins w:id="526" w:author="Clau Kegode" w:date="2026-06-11T23:16:00Z" w16du:dateUtc="2026-06-11T20:16:00Z">
        <w:r w:rsidR="0016069D">
          <w:t>problem</w:t>
        </w:r>
      </w:ins>
      <w:r>
        <w:t>. The lack of choice was.</w:t>
      </w:r>
    </w:p>
    <w:p w14:paraId="000001AB" w14:textId="77777777" w:rsidR="00C57012" w:rsidRDefault="00C57012"/>
    <w:p w14:paraId="000001AC" w14:textId="77777777" w:rsidR="00C57012" w:rsidRDefault="00000000">
      <w:r>
        <w:t xml:space="preserve">The shift. You stop thinking about retirement as the destination and start thinking about it as the permission slip. Permission to work on what you </w:t>
      </w:r>
      <w:proofErr w:type="gramStart"/>
      <w:r>
        <w:t>actually care</w:t>
      </w:r>
      <w:proofErr w:type="gramEnd"/>
      <w:r>
        <w:t xml:space="preserve"> about. Permission to stop. Permission to start again. On your terms.</w:t>
      </w:r>
    </w:p>
    <w:p w14:paraId="000001AD" w14:textId="77777777" w:rsidR="00C57012" w:rsidRDefault="00C57012"/>
    <w:p w14:paraId="000001AE" w14:textId="44241EBD" w:rsidR="00C57012" w:rsidRDefault="00000000">
      <w:r>
        <w:t>You are 41</w:t>
      </w:r>
      <w:ins w:id="527" w:author="Clau Kegode" w:date="2026-06-11T23:29:00Z" w16du:dateUtc="2026-06-11T20:29:00Z">
        <w:r w:rsidR="007C2B9D">
          <w:t xml:space="preserve"> y</w:t>
        </w:r>
      </w:ins>
      <w:ins w:id="528" w:author="Clau Kegode" w:date="2026-06-11T23:30:00Z" w16du:dateUtc="2026-06-11T20:30:00Z">
        <w:r w:rsidR="007C2B9D">
          <w:t>ears old</w:t>
        </w:r>
      </w:ins>
      <w:r>
        <w:t xml:space="preserve">. You're not retired in the way you imagined at </w:t>
      </w:r>
      <w:ins w:id="529" w:author="Clau Kegode" w:date="2026-06-11T23:30:00Z" w16du:dateUtc="2026-06-11T20:30:00Z">
        <w:r w:rsidR="007C2B9D">
          <w:t xml:space="preserve">age </w:t>
        </w:r>
      </w:ins>
      <w:r>
        <w:t xml:space="preserve">26. You work. But you work differently. Two hours on a project that interests you. Then a walk. Then </w:t>
      </w:r>
      <w:proofErr w:type="gramStart"/>
      <w:r>
        <w:t>lunch that</w:t>
      </w:r>
      <w:proofErr w:type="gramEnd"/>
      <w:r>
        <w:t xml:space="preserve"> takes </w:t>
      </w:r>
      <w:r>
        <w:lastRenderedPageBreak/>
        <w:t xml:space="preserve">an hour because there's no reason to </w:t>
      </w:r>
      <w:del w:id="530" w:author="Clau Kegode" w:date="2026-06-11T23:30:00Z" w16du:dateUtc="2026-06-11T20:30:00Z">
        <w:r w:rsidDel="007C2B9D">
          <w:delText>rus</w:delText>
        </w:r>
      </w:del>
      <w:r>
        <w:t>h</w:t>
      </w:r>
      <w:ins w:id="531" w:author="Clau Kegode" w:date="2026-06-11T23:30:00Z" w16du:dateUtc="2026-06-11T20:30:00Z">
        <w:r w:rsidR="007C2B9D">
          <w:t>urry</w:t>
        </w:r>
      </w:ins>
      <w:r>
        <w:t>. You don't check emails in the evening. You don't have a Monday feeling. You don't dread anything. That part turned out to be real. That part is exactly what you thought it would be.</w:t>
      </w:r>
    </w:p>
    <w:p w14:paraId="000001AF" w14:textId="77777777" w:rsidR="00C57012" w:rsidRDefault="00C57012"/>
    <w:p w14:paraId="000001B0" w14:textId="575B3D85" w:rsidR="00C57012" w:rsidRDefault="00000000">
      <w:r>
        <w:t xml:space="preserve">The portfolio sits at </w:t>
      </w:r>
      <w:ins w:id="532" w:author="Clau Kegode" w:date="2026-06-11T23:31:00Z" w16du:dateUtc="2026-06-11T20:31:00Z">
        <w:r w:rsidR="007C2B9D">
          <w:t xml:space="preserve">approximately </w:t>
        </w:r>
      </w:ins>
      <w:r>
        <w:t>$1,290,000. You withdrew $44,000 last year. Below the 3.5% threshold. The machine is working. You barely look at it anymore. Not because you're careless. Because you've stopped needing the number to tell you who you are.</w:t>
      </w:r>
    </w:p>
    <w:p w14:paraId="000001B1" w14:textId="77777777" w:rsidR="00C57012" w:rsidRDefault="00C57012"/>
    <w:p w14:paraId="000001B2" w14:textId="047A9BF7" w:rsidR="00C57012" w:rsidRDefault="00000000">
      <w:r>
        <w:t xml:space="preserve">The sixth rule, the point of financial </w:t>
      </w:r>
      <w:proofErr w:type="gramStart"/>
      <w:r>
        <w:t>independence</w:t>
      </w:r>
      <w:proofErr w:type="gramEnd"/>
      <w:r>
        <w:t xml:space="preserve"> is not the number. It's the moment you stop needing the number to feel</w:t>
      </w:r>
      <w:ins w:id="533" w:author="Clau Kegode" w:date="2026-06-11T23:31:00Z" w16du:dateUtc="2026-06-11T20:31:00Z">
        <w:r w:rsidR="007C2B9D">
          <w:t xml:space="preserve"> consistently</w:t>
        </w:r>
      </w:ins>
      <w:r>
        <w:t xml:space="preserve"> safe.</w:t>
      </w:r>
      <w:ins w:id="534" w:author="Clau Kegode" w:date="2026-06-11T23:31:00Z" w16du:dateUtc="2026-06-11T20:31:00Z">
        <w:r w:rsidR="007C2B9D">
          <w:t xml:space="preserve"> </w:t>
        </w:r>
      </w:ins>
      <w:ins w:id="535" w:author="Clau Kegode" w:date="2026-06-11T23:31:00Z">
        <w:r w:rsidR="007C2B9D" w:rsidRPr="007C2B9D">
          <w:t>The money still matters, but it no longer carries the responsibility of defining your future.</w:t>
        </w:r>
      </w:ins>
    </w:p>
    <w:p w14:paraId="000001B3" w14:textId="77777777" w:rsidR="00C57012" w:rsidRDefault="00C57012"/>
    <w:p w14:paraId="000001B4" w14:textId="77777777" w:rsidR="00C57012" w:rsidRDefault="00000000">
      <w:r>
        <w:t>Somewhere right now, there is a 22-year-old at a desk at 11:07 p.m. Doing overtime that won't show up on the check. Opening a spreadsheet. Typing a salary. Typing expenses. Looking at the gap. Staring at the gap.</w:t>
      </w:r>
    </w:p>
    <w:p w14:paraId="000001B5" w14:textId="77777777" w:rsidR="00C57012" w:rsidRDefault="00C57012"/>
    <w:p w14:paraId="000001B6" w14:textId="7AF73A6E" w:rsidR="00C57012" w:rsidRDefault="00000000">
      <w:r>
        <w:t xml:space="preserve">They write $1,200,000 on </w:t>
      </w:r>
      <w:proofErr w:type="gramStart"/>
      <w:r>
        <w:t>a sticky note</w:t>
      </w:r>
      <w:proofErr w:type="gramEnd"/>
      <w:r>
        <w:t xml:space="preserve">. They put it </w:t>
      </w:r>
      <w:proofErr w:type="gramStart"/>
      <w:r>
        <w:t>on</w:t>
      </w:r>
      <w:proofErr w:type="gramEnd"/>
      <w:r>
        <w:t xml:space="preserve"> the bathroom mirror</w:t>
      </w:r>
      <w:ins w:id="536" w:author="Clau Kegode" w:date="2026-06-11T23:32:00Z" w16du:dateUtc="2026-06-11T20:32:00Z">
        <w:r w:rsidR="007C2B9D">
          <w:t xml:space="preserve"> </w:t>
        </w:r>
      </w:ins>
      <w:ins w:id="537" w:author="Clau Kegode" w:date="2026-06-11T23:32:00Z">
        <w:r w:rsidR="007C2B9D" w:rsidRPr="007C2B9D">
          <w:t>where they'll see it daily</w:t>
        </w:r>
      </w:ins>
      <w:r>
        <w:t>.</w:t>
      </w:r>
    </w:p>
    <w:p w14:paraId="000001B7" w14:textId="77777777" w:rsidR="00C57012" w:rsidRDefault="00C57012"/>
    <w:p w14:paraId="000001B8" w14:textId="4400443D" w:rsidR="00C57012" w:rsidRDefault="00000000">
      <w:r>
        <w:t xml:space="preserve">The machine is already running. It started the moment they looked at the gap and decided to do something about it. Not because someone told them </w:t>
      </w:r>
      <w:proofErr w:type="gramStart"/>
      <w:r>
        <w:t>to</w:t>
      </w:r>
      <w:proofErr w:type="gramEnd"/>
      <w:r>
        <w:t>. Not because they had a</w:t>
      </w:r>
      <w:ins w:id="538" w:author="Clau Kegode" w:date="2026-06-11T23:32:00Z" w16du:dateUtc="2026-06-11T20:32:00Z">
        <w:r w:rsidR="007C2B9D">
          <w:t xml:space="preserve"> perfect</w:t>
        </w:r>
      </w:ins>
      <w:r>
        <w:t xml:space="preserve"> plan. But because the gap was there. And they couldn't </w:t>
      </w:r>
      <w:ins w:id="539" w:author="Clau Kegode" w:date="2026-06-11T23:32:00Z" w16du:dateUtc="2026-06-11T20:32:00Z">
        <w:r w:rsidR="007C2B9D">
          <w:t>ignore</w:t>
        </w:r>
      </w:ins>
      <w:del w:id="540" w:author="Clau Kegode" w:date="2026-06-11T23:32:00Z" w16du:dateUtc="2026-06-11T20:32:00Z">
        <w:r w:rsidDel="007C2B9D">
          <w:delText>unsee</w:delText>
        </w:r>
      </w:del>
      <w:r>
        <w:t xml:space="preserve"> it</w:t>
      </w:r>
      <w:ins w:id="541" w:author="Clau Kegode" w:date="2026-06-11T23:32:00Z" w16du:dateUtc="2026-06-11T20:32:00Z">
        <w:r w:rsidR="007C2B9D">
          <w:t xml:space="preserve"> anymore</w:t>
        </w:r>
      </w:ins>
      <w:r>
        <w:t>.</w:t>
      </w:r>
    </w:p>
    <w:p w14:paraId="000001B9" w14:textId="77777777" w:rsidR="00C57012" w:rsidRDefault="00C57012"/>
    <w:p w14:paraId="000001BA" w14:textId="77777777" w:rsidR="00C57012" w:rsidRDefault="00000000">
      <w:r>
        <w:t>$1,247,000. That's where it ends. And where everything else begins.</w:t>
      </w:r>
    </w:p>
    <w:p w14:paraId="000001BB" w14:textId="77777777" w:rsidR="00C57012" w:rsidRDefault="00C57012"/>
    <w:p w14:paraId="000001BC" w14:textId="77777777" w:rsidR="00C57012" w:rsidRDefault="00000000">
      <w:r>
        <w:t>The machine doesn't promise happiness. It promises options. What you do with the options is the part nobody can calculate for you.</w:t>
      </w:r>
    </w:p>
    <w:p w14:paraId="000001BD" w14:textId="77777777" w:rsidR="00C57012" w:rsidRDefault="00C57012"/>
    <w:p w14:paraId="000001BE" w14:textId="77777777" w:rsidR="00C57012" w:rsidRDefault="00000000">
      <w:r>
        <w:t>#</w:t>
      </w:r>
    </w:p>
    <w:p w14:paraId="000001BF" w14:textId="77777777" w:rsidR="00C57012" w:rsidRDefault="00C57012"/>
    <w:p w14:paraId="000001C0" w14:textId="77777777" w:rsidR="00C57012" w:rsidRDefault="00000000">
      <w:r>
        <w:t>═══════════════════════════════════════════════════════</w:t>
      </w:r>
    </w:p>
    <w:p w14:paraId="000001C1" w14:textId="77777777" w:rsidR="00C57012" w:rsidRDefault="00C57012"/>
    <w:p w14:paraId="000001C2" w14:textId="77777777" w:rsidR="00C57012" w:rsidRDefault="00000000">
      <w:r>
        <w:t>POV: You Stay at the Same Job for 30 Years</w:t>
      </w:r>
    </w:p>
    <w:p w14:paraId="000001C3" w14:textId="77777777" w:rsidR="00C57012" w:rsidRDefault="00C57012"/>
    <w:p w14:paraId="000001C4" w14:textId="77777777" w:rsidR="00C57012" w:rsidRDefault="00000000">
      <w:r>
        <w:t>---</w:t>
      </w:r>
    </w:p>
    <w:p w14:paraId="000001C5" w14:textId="77777777" w:rsidR="00C57012" w:rsidRDefault="00C57012"/>
    <w:p w14:paraId="000001C6" w14:textId="77777777" w:rsidR="00C57012" w:rsidRDefault="00000000">
      <w:r>
        <w:t>##</w:t>
      </w:r>
    </w:p>
    <w:p w14:paraId="000001C7" w14:textId="77777777" w:rsidR="00C57012" w:rsidRDefault="00C57012"/>
    <w:p w14:paraId="000001C8" w14:textId="510C73F0" w:rsidR="00C57012" w:rsidRDefault="00000000">
      <w:r>
        <w:t xml:space="preserve">$47,200. That's your </w:t>
      </w:r>
      <w:ins w:id="542" w:author="Clau Kegode" w:date="2026-06-11T23:36:00Z" w16du:dateUtc="2026-06-11T20:36:00Z">
        <w:r w:rsidR="007C2B9D">
          <w:t xml:space="preserve">base </w:t>
        </w:r>
      </w:ins>
      <w:r>
        <w:t xml:space="preserve">salary. Not your dream salary. Not your </w:t>
      </w:r>
      <w:ins w:id="543" w:author="Clau Kegode" w:date="2026-06-11T23:36:00Z" w16du:dateUtc="2026-06-11T20:36:00Z">
        <w:r w:rsidR="007C2B9D">
          <w:t>upper limit</w:t>
        </w:r>
      </w:ins>
      <w:del w:id="544" w:author="Clau Kegode" w:date="2026-06-11T23:36:00Z" w16du:dateUtc="2026-06-11T20:36:00Z">
        <w:r w:rsidDel="007C2B9D">
          <w:delText>ceiling</w:delText>
        </w:r>
      </w:del>
      <w:r>
        <w:t>. Your salary. You've had it for three years, give or take the 3.1% they gave you last April, which landed as $122 extra a month after tax.</w:t>
      </w:r>
    </w:p>
    <w:p w14:paraId="000001C9" w14:textId="7BE2E278" w:rsidR="00C57012" w:rsidRDefault="00000000">
      <w:r>
        <w:t>You remember the meeting. Your manager called it a s</w:t>
      </w:r>
      <w:ins w:id="545" w:author="Clau Kegode" w:date="2026-06-11T23:37:00Z" w16du:dateUtc="2026-06-11T20:37:00Z">
        <w:r w:rsidR="007C2B9D">
          <w:t xml:space="preserve">olid performance </w:t>
        </w:r>
      </w:ins>
      <w:del w:id="546" w:author="Clau Kegode" w:date="2026-06-11T23:37:00Z" w16du:dateUtc="2026-06-11T20:37:00Z">
        <w:r w:rsidDel="007C2B9D">
          <w:delText>trong</w:delText>
        </w:r>
      </w:del>
      <w:r>
        <w:t xml:space="preserve"> year. You nodded. You said thank you. You drove home on the same road you always drive home </w:t>
      </w:r>
      <w:proofErr w:type="gramStart"/>
      <w:r>
        <w:t>on</w:t>
      </w:r>
      <w:proofErr w:type="gramEnd"/>
      <w:r>
        <w:t xml:space="preserve"> and you didn't think about it again until the next morning when your alarm went off at the same time it always </w:t>
      </w:r>
      <w:r>
        <w:lastRenderedPageBreak/>
        <w:t>goes off</w:t>
      </w:r>
      <w:ins w:id="547" w:author="Clau Kegode" w:date="2026-06-11T23:37:00Z" w16du:dateUtc="2026-06-11T20:37:00Z">
        <w:r w:rsidR="007C2B9D">
          <w:t xml:space="preserve"> without fail</w:t>
        </w:r>
      </w:ins>
      <w:r>
        <w:t xml:space="preserve">. You are 28 years old. You have been at this company for </w:t>
      </w:r>
      <w:proofErr w:type="gramStart"/>
      <w:r>
        <w:t xml:space="preserve">three </w:t>
      </w:r>
      <w:ins w:id="548" w:author="Clau Kegode" w:date="2026-06-11T23:37:00Z" w16du:dateUtc="2026-06-11T20:37:00Z">
        <w:r w:rsidR="007C2B9D">
          <w:t xml:space="preserve"> long</w:t>
        </w:r>
        <w:proofErr w:type="gramEnd"/>
        <w:r w:rsidR="007C2B9D">
          <w:t xml:space="preserve"> </w:t>
        </w:r>
      </w:ins>
      <w:r>
        <w:t xml:space="preserve">years. You are good at your job. You know you're good at your job. And somewhere underneath the routine, underneath the parking spot you've claimed as yours and the coffee order everyone knows by heart, there is a number you have never looked at directly. The number is what this job is </w:t>
      </w:r>
      <w:proofErr w:type="gramStart"/>
      <w:r>
        <w:t>actually costing</w:t>
      </w:r>
      <w:proofErr w:type="gramEnd"/>
      <w:r>
        <w:t xml:space="preserve"> you. Not what it pays you. What </w:t>
      </w:r>
      <w:proofErr w:type="gramStart"/>
      <w:r>
        <w:t>it costs</w:t>
      </w:r>
      <w:proofErr w:type="gramEnd"/>
      <w:r>
        <w:t xml:space="preserve"> you. You don't know that yet. You will</w:t>
      </w:r>
      <w:ins w:id="549" w:author="Clau Kegode" w:date="2026-06-11T23:38:00Z" w16du:dateUtc="2026-06-11T20:38:00Z">
        <w:r w:rsidR="007C2B9D">
          <w:t xml:space="preserve"> eventually</w:t>
        </w:r>
      </w:ins>
      <w:r>
        <w:t>.</w:t>
      </w:r>
    </w:p>
    <w:p w14:paraId="000001CA" w14:textId="77777777" w:rsidR="00C57012" w:rsidRDefault="00C57012"/>
    <w:p w14:paraId="000001CB" w14:textId="4EF53555" w:rsidR="00C57012" w:rsidRDefault="00000000">
      <w:r>
        <w:t xml:space="preserve">You </w:t>
      </w:r>
      <w:proofErr w:type="gramStart"/>
      <w:r>
        <w:t>started</w:t>
      </w:r>
      <w:proofErr w:type="gramEnd"/>
      <w:r>
        <w:t xml:space="preserve"> here at 25. Fresh offer letter. </w:t>
      </w:r>
      <w:ins w:id="550" w:author="Clau Kegode" w:date="2026-06-11T23:38:00Z" w16du:dateUtc="2026-06-11T20:38:00Z">
        <w:r w:rsidR="007C2B9D">
          <w:t xml:space="preserve">Starting salary </w:t>
        </w:r>
      </w:ins>
      <w:r>
        <w:t>$42,000. You negotiated once, got $500 more, felt proud of yourself for a week</w:t>
      </w:r>
      <w:ins w:id="551" w:author="Clau Kegode" w:date="2026-06-11T23:38:00Z" w16du:dateUtc="2026-06-11T20:38:00Z">
        <w:r w:rsidR="007C2B9D">
          <w:t xml:space="preserve"> or so</w:t>
        </w:r>
      </w:ins>
      <w:r>
        <w:t>. The benefits were good. The commute was manageable. Your manager seemed reasonable. You told yourself you'd stay two years, maybe three, see what happened</w:t>
      </w:r>
      <w:ins w:id="552" w:author="Clau Kegode" w:date="2026-06-11T23:39:00Z" w16du:dateUtc="2026-06-11T20:39:00Z">
        <w:r w:rsidR="007C2B9D">
          <w:t xml:space="preserve"> next</w:t>
        </w:r>
      </w:ins>
      <w:r>
        <w:t xml:space="preserve">. Three years became four. Four became seven. The parking spot became yours. The coffee order got memorized. And somewhere in year four, something subtle happened that you didn't notice at the time. You stopped being </w:t>
      </w:r>
      <w:proofErr w:type="gramStart"/>
      <w:r>
        <w:t>a person</w:t>
      </w:r>
      <w:proofErr w:type="gramEnd"/>
      <w:r>
        <w:t xml:space="preserve"> who chose this job. You became a person who simply had this job</w:t>
      </w:r>
      <w:ins w:id="553" w:author="Clau Kegode" w:date="2026-06-11T23:39:00Z" w16du:dateUtc="2026-06-11T20:39:00Z">
        <w:r w:rsidR="007C2B9D">
          <w:t xml:space="preserve"> by default</w:t>
        </w:r>
      </w:ins>
      <w:r>
        <w:t>. There's a difference. You don't feel it until later.</w:t>
      </w:r>
      <w:ins w:id="554" w:author="Clau Kegode" w:date="2026-06-11T23:39:00Z" w16du:dateUtc="2026-06-11T20:39:00Z">
        <w:r w:rsidR="007C2B9D">
          <w:t xml:space="preserve"> </w:t>
        </w:r>
      </w:ins>
      <w:ins w:id="555" w:author="Clau Kegode" w:date="2026-06-11T23:39:00Z">
        <w:r w:rsidR="007C2B9D" w:rsidRPr="007C2B9D">
          <w:t>What feels temporary in the beginning often becomes invisible routine before you notice the shift has already happened.</w:t>
        </w:r>
      </w:ins>
    </w:p>
    <w:p w14:paraId="000001CC" w14:textId="77777777" w:rsidR="00C57012" w:rsidRDefault="00C57012"/>
    <w:p w14:paraId="000001CD" w14:textId="3E0FCC03" w:rsidR="00C57012" w:rsidRDefault="00000000">
      <w:r>
        <w:t xml:space="preserve">The first rule, your salary is anchored to the number you accepted on day one. Every </w:t>
      </w:r>
      <w:proofErr w:type="gramStart"/>
      <w:r>
        <w:t>raise</w:t>
      </w:r>
      <w:proofErr w:type="gramEnd"/>
      <w:r>
        <w:t xml:space="preserve"> is </w:t>
      </w:r>
      <w:proofErr w:type="gramStart"/>
      <w:r>
        <w:t xml:space="preserve">a </w:t>
      </w:r>
      <w:ins w:id="556" w:author="Clau Kegode" w:date="2026-06-11T23:39:00Z" w16du:dateUtc="2026-06-11T20:39:00Z">
        <w:r w:rsidR="007C2B9D">
          <w:t xml:space="preserve"> small</w:t>
        </w:r>
        <w:proofErr w:type="gramEnd"/>
        <w:r w:rsidR="007C2B9D">
          <w:t xml:space="preserve"> </w:t>
        </w:r>
      </w:ins>
      <w:r>
        <w:t xml:space="preserve">percentage of that number. Not a percentage of your market value. Not a percentage of what you're </w:t>
      </w:r>
      <w:proofErr w:type="gramStart"/>
      <w:r>
        <w:t>actually worth</w:t>
      </w:r>
      <w:proofErr w:type="gramEnd"/>
      <w:r>
        <w:t>. A percentage of what you agreed to in a conference room when you were 25 and just happy to have an offer.</w:t>
      </w:r>
    </w:p>
    <w:p w14:paraId="000001CE" w14:textId="77777777" w:rsidR="00C57012" w:rsidRDefault="00000000">
      <w:r>
        <w:t xml:space="preserve">When you stay with one employer for years, your salary is permanently anchored to what you earned when you first walked in the door. Every </w:t>
      </w:r>
      <w:proofErr w:type="gramStart"/>
      <w:r>
        <w:t>raise</w:t>
      </w:r>
      <w:proofErr w:type="gramEnd"/>
      <w:r>
        <w:t xml:space="preserve"> is just a percentage of your last paycheck, which can cause your earnings to fall </w:t>
      </w:r>
      <w:proofErr w:type="gramStart"/>
      <w:r>
        <w:t>further and further</w:t>
      </w:r>
      <w:proofErr w:type="gramEnd"/>
      <w:r>
        <w:t xml:space="preserve"> behind the market over time.</w:t>
      </w:r>
    </w:p>
    <w:p w14:paraId="000001CF" w14:textId="6454A62E" w:rsidR="00C57012" w:rsidRDefault="00000000">
      <w:r>
        <w:t xml:space="preserve">You don't see this happening. It happens slowly. Like </w:t>
      </w:r>
      <w:ins w:id="557" w:author="Clau Kegode" w:date="2026-06-11T23:40:00Z" w16du:dateUtc="2026-06-11T20:40:00Z">
        <w:r w:rsidR="00AF260B">
          <w:t xml:space="preserve">gradual </w:t>
        </w:r>
      </w:ins>
      <w:r>
        <w:t>rust</w:t>
      </w:r>
      <w:ins w:id="558" w:author="Clau Kegode" w:date="2026-06-11T23:40:00Z" w16du:dateUtc="2026-06-11T20:40:00Z">
        <w:r w:rsidR="00AF260B">
          <w:t xml:space="preserve"> forming on metal</w:t>
        </w:r>
      </w:ins>
      <w:r>
        <w:t>.</w:t>
      </w:r>
    </w:p>
    <w:p w14:paraId="000001D0" w14:textId="77777777" w:rsidR="00C57012" w:rsidRDefault="00C57012"/>
    <w:p w14:paraId="000001D1" w14:textId="77777777" w:rsidR="00C57012" w:rsidRDefault="00000000">
      <w:r>
        <w:t>You're 32 now. Net worth: $18,000. Savings account, 401k combined. You feel okay about that number. You shouldn't.</w:t>
      </w:r>
    </w:p>
    <w:p w14:paraId="000001D2" w14:textId="77777777" w:rsidR="00C57012" w:rsidRDefault="00000000">
      <w:r>
        <w:t xml:space="preserve">Fidelity recommends saving at least one </w:t>
      </w:r>
      <w:proofErr w:type="gramStart"/>
      <w:r>
        <w:t>times</w:t>
      </w:r>
      <w:proofErr w:type="gramEnd"/>
      <w:r>
        <w:t xml:space="preserve"> your salary by age 30. By your early thirties, the average savings balance is around $141,520, though the median is closer to $45,000.</w:t>
      </w:r>
    </w:p>
    <w:p w14:paraId="000001D3" w14:textId="3EA8CD10" w:rsidR="00C57012" w:rsidRDefault="00000000">
      <w:r>
        <w:t xml:space="preserve">You're below the median. But you're not thinking about that. You're thinking about the project you just finished. You're thinking about the promotion that might come next cycle. It doesn't come. Someone else gets it. Someone who has been here </w:t>
      </w:r>
      <w:ins w:id="559" w:author="Clau Kegode" w:date="2026-06-11T23:42:00Z" w16du:dateUtc="2026-06-11T20:42:00Z">
        <w:r w:rsidR="00AF260B">
          <w:t xml:space="preserve">about </w:t>
        </w:r>
      </w:ins>
      <w:r>
        <w:t>two fewer years than you. You find out at a team lunch. You smile and congratulate him</w:t>
      </w:r>
      <w:ins w:id="560" w:author="Clau Kegode" w:date="2026-06-11T23:42:00Z" w16du:dateUtc="2026-06-11T20:42:00Z">
        <w:r w:rsidR="00AF260B">
          <w:t xml:space="preserve"> anyway</w:t>
        </w:r>
      </w:ins>
      <w:r>
        <w:t>. You drive home on the same road. You don't quit. You tell yourself it'll be different next cycle.</w:t>
      </w:r>
    </w:p>
    <w:p w14:paraId="000001D4" w14:textId="77777777" w:rsidR="00C57012" w:rsidRDefault="00C57012">
      <w:pPr>
        <w:rPr>
          <w:ins w:id="561" w:author="Clau Kegode" w:date="2026-06-11T23:42:00Z" w16du:dateUtc="2026-06-11T20:42:00Z"/>
        </w:rPr>
      </w:pPr>
    </w:p>
    <w:p w14:paraId="392D973A" w14:textId="4265A0D9" w:rsidR="00AF260B" w:rsidRDefault="00AF260B">
      <w:pPr>
        <w:rPr>
          <w:ins w:id="562" w:author="Clau Kegode" w:date="2026-06-11T23:42:00Z" w16du:dateUtc="2026-06-11T20:42:00Z"/>
        </w:rPr>
      </w:pPr>
      <w:ins w:id="563" w:author="Clau Kegode" w:date="2026-06-11T23:42:00Z">
        <w:r w:rsidRPr="00AF260B">
          <w:t>At this point, hope starts becoming a pattern rather than a plan.</w:t>
        </w:r>
      </w:ins>
    </w:p>
    <w:p w14:paraId="256862FD" w14:textId="77777777" w:rsidR="00AF260B" w:rsidRDefault="00AF260B"/>
    <w:p w14:paraId="000001D5" w14:textId="77777777" w:rsidR="00C57012" w:rsidRDefault="00000000">
      <w:r>
        <w:t>The shift. You stop measuring your progress by how good you are at your job and start measuring it by how long you've been at your desk. Those are not the same thing. They were never the same thing.</w:t>
      </w:r>
    </w:p>
    <w:p w14:paraId="000001D6" w14:textId="77777777" w:rsidR="00C57012" w:rsidRDefault="00C57012"/>
    <w:p w14:paraId="000001D7" w14:textId="7893346E" w:rsidR="00C57012" w:rsidRDefault="00000000">
      <w:r>
        <w:t>You're 35</w:t>
      </w:r>
      <w:ins w:id="564" w:author="Clau Kegode" w:date="2026-06-11T23:43:00Z" w16du:dateUtc="2026-06-11T20:43:00Z">
        <w:r w:rsidR="00AF260B">
          <w:t xml:space="preserve"> years old</w:t>
        </w:r>
      </w:ins>
      <w:r>
        <w:t>. Your salary is $54,000</w:t>
      </w:r>
      <w:ins w:id="565" w:author="Clau Kegode" w:date="2026-06-11T23:43:00Z" w16du:dateUtc="2026-06-11T20:43:00Z">
        <w:r w:rsidR="00AF260B">
          <w:t xml:space="preserve"> annually</w:t>
        </w:r>
      </w:ins>
      <w:r>
        <w:t>. You've gotten raises every year. Small ones.</w:t>
      </w:r>
    </w:p>
    <w:p w14:paraId="000001D8" w14:textId="5C6DF392" w:rsidR="00C57012" w:rsidRDefault="00000000">
      <w:r>
        <w:lastRenderedPageBreak/>
        <w:t xml:space="preserve">The average yearly </w:t>
      </w:r>
      <w:proofErr w:type="gramStart"/>
      <w:r>
        <w:t>raise</w:t>
      </w:r>
      <w:proofErr w:type="gramEnd"/>
      <w:r>
        <w:t xml:space="preserve"> for staying at your current job tends to be only about two to three percent, barely enough to offset the effects of inflation in a </w:t>
      </w:r>
      <w:ins w:id="566" w:author="Clau Kegode" w:date="2026-06-11T23:43:00Z" w16du:dateUtc="2026-06-11T20:43:00Z">
        <w:r w:rsidR="00AF260B">
          <w:t>typical</w:t>
        </w:r>
      </w:ins>
      <w:ins w:id="567" w:author="Clau Kegode" w:date="2026-06-12T17:33:00Z" w16du:dateUtc="2026-06-12T14:33:00Z">
        <w:r w:rsidR="00A83B01">
          <w:t xml:space="preserve"> </w:t>
        </w:r>
      </w:ins>
      <w:del w:id="568" w:author="Clau Kegode" w:date="2026-06-11T23:43:00Z" w16du:dateUtc="2026-06-11T20:43:00Z">
        <w:r w:rsidDel="00AF260B">
          <w:delText xml:space="preserve">standard </w:delText>
        </w:r>
      </w:del>
      <w:r>
        <w:t>year.</w:t>
      </w:r>
    </w:p>
    <w:p w14:paraId="000001D9" w14:textId="2FE6B0E8" w:rsidR="00C57012" w:rsidRDefault="00000000">
      <w:r>
        <w:t xml:space="preserve">You do the math once on a Sunday afternoon, a thing you'll never do again because </w:t>
      </w:r>
      <w:proofErr w:type="gramStart"/>
      <w:r>
        <w:t>the math</w:t>
      </w:r>
      <w:proofErr w:type="gramEnd"/>
      <w:r>
        <w:t xml:space="preserve"> is </w:t>
      </w:r>
      <w:ins w:id="569" w:author="Clau Kegode" w:date="2026-06-12T10:46:00Z" w16du:dateUtc="2026-06-12T07:46:00Z">
        <w:r w:rsidR="00400A4E">
          <w:t xml:space="preserve">surprisingly </w:t>
        </w:r>
      </w:ins>
      <w:r>
        <w:t xml:space="preserve">unpleasant. If you had left at year three and taken the job offer you turned down, the one that came with </w:t>
      </w:r>
      <w:ins w:id="570" w:author="Clau Kegode" w:date="2026-06-12T10:46:00Z">
        <w:r w:rsidR="00400A4E" w:rsidRPr="00400A4E">
          <w:t>a salary of</w:t>
        </w:r>
      </w:ins>
      <w:ins w:id="571" w:author="Clau Kegode" w:date="2026-06-12T10:46:00Z" w16du:dateUtc="2026-06-12T07:46:00Z">
        <w:r w:rsidR="00400A4E">
          <w:t xml:space="preserve"> </w:t>
        </w:r>
      </w:ins>
      <w:r>
        <w:t>$62,000 and a title bump, and if you had moved again two years after that, which is what most people who move do, your salary right now would be somewhere around $78,000 to $85,000</w:t>
      </w:r>
      <w:ins w:id="572" w:author="Clau Kegode" w:date="2026-06-12T10:46:00Z" w16du:dateUtc="2026-06-12T07:46:00Z">
        <w:r w:rsidR="00400A4E">
          <w:t xml:space="preserve"> </w:t>
        </w:r>
      </w:ins>
      <w:ins w:id="573" w:author="Clau Kegode" w:date="2026-06-12T10:47:00Z" w16du:dateUtc="2026-06-12T07:47:00Z">
        <w:r w:rsidR="00400A4E">
          <w:t>annually</w:t>
        </w:r>
      </w:ins>
      <w:r>
        <w:t>. Not hypothetically. Statistically.</w:t>
      </w:r>
    </w:p>
    <w:p w14:paraId="000001DA" w14:textId="2FDEF066" w:rsidR="00C57012" w:rsidRDefault="00000000">
      <w:r>
        <w:t>Wage growth for job switchers is 47</w:t>
      </w:r>
      <w:ins w:id="574" w:author="Clau Kegode" w:date="2026-06-12T10:47:00Z" w16du:dateUtc="2026-06-12T07:47:00Z">
        <w:r w:rsidR="00400A4E">
          <w:t>%</w:t>
        </w:r>
      </w:ins>
      <w:del w:id="575" w:author="Clau Kegode" w:date="2026-06-12T10:47:00Z" w16du:dateUtc="2026-06-12T07:47:00Z">
        <w:r w:rsidDel="00400A4E">
          <w:delText xml:space="preserve"> percent</w:delText>
        </w:r>
      </w:del>
      <w:r>
        <w:t xml:space="preserve"> higher than for those who remain in their current jobs. Job switchers average</w:t>
      </w:r>
      <w:ins w:id="576" w:author="Clau Kegode" w:date="2026-06-12T10:47:00Z" w16du:dateUtc="2026-06-12T07:47:00Z">
        <w:r w:rsidR="00400A4E">
          <w:t xml:space="preserve"> about</w:t>
        </w:r>
      </w:ins>
      <w:r>
        <w:t xml:space="preserve"> 5.8</w:t>
      </w:r>
      <w:ins w:id="577" w:author="Clau Kegode" w:date="2026-06-12T10:47:00Z" w16du:dateUtc="2026-06-12T07:47:00Z">
        <w:r w:rsidR="00400A4E">
          <w:t>%</w:t>
        </w:r>
      </w:ins>
      <w:del w:id="578" w:author="Clau Kegode" w:date="2026-06-12T10:47:00Z" w16du:dateUtc="2026-06-12T07:47:00Z">
        <w:r w:rsidDel="00400A4E">
          <w:delText xml:space="preserve"> percent</w:delText>
        </w:r>
      </w:del>
      <w:r>
        <w:t xml:space="preserve"> wage growth, while those staying put see only 3.1 percent.</w:t>
      </w:r>
    </w:p>
    <w:p w14:paraId="000001DB" w14:textId="77777777" w:rsidR="00C57012" w:rsidRDefault="00000000">
      <w:r>
        <w:t>The gap isn't dramatic in any single year. It's $3,000 here. $4,000 there. But it compounds. It compounds exactly like interest compounds, except in reverse. It moves against you, quietly, every single year.</w:t>
      </w:r>
    </w:p>
    <w:p w14:paraId="000001DC" w14:textId="77777777" w:rsidR="00C57012" w:rsidRDefault="00C57012"/>
    <w:p w14:paraId="000001DD" w14:textId="6CCD05C3" w:rsidR="00C57012" w:rsidRDefault="00000000">
      <w:r>
        <w:t>Net worth at 35:</w:t>
      </w:r>
      <w:ins w:id="579" w:author="Clau Kegode" w:date="2026-06-12T10:48:00Z" w16du:dateUtc="2026-06-12T07:48:00Z">
        <w:r w:rsidR="00400A4E">
          <w:t xml:space="preserve"> approximately</w:t>
        </w:r>
      </w:ins>
      <w:r>
        <w:t xml:space="preserve"> $41,000. You feel like you're building something. You are building something. Just slower than you think.</w:t>
      </w:r>
    </w:p>
    <w:p w14:paraId="000001DE" w14:textId="77777777" w:rsidR="00C57012" w:rsidRDefault="00C57012"/>
    <w:p w14:paraId="000001DF" w14:textId="77777777" w:rsidR="00C57012" w:rsidRDefault="00000000">
      <w:r>
        <w:t xml:space="preserve">The second rule, </w:t>
      </w:r>
      <w:proofErr w:type="gramStart"/>
      <w:r>
        <w:t>loyalty</w:t>
      </w:r>
      <w:proofErr w:type="gramEnd"/>
      <w:r>
        <w:t xml:space="preserve"> is an emotion. The labor market is a math problem. Companies budget annual </w:t>
      </w:r>
      <w:proofErr w:type="gramStart"/>
      <w:r>
        <w:t>raises</w:t>
      </w:r>
      <w:proofErr w:type="gramEnd"/>
      <w:r>
        <w:t xml:space="preserve"> at three to five percent.</w:t>
      </w:r>
    </w:p>
    <w:p w14:paraId="000001E0" w14:textId="1BDD4DCD" w:rsidR="00C57012" w:rsidRDefault="00000000">
      <w:r>
        <w:t>Companies typically budget three to five percent for annual raises but can offer fifteen to twenty-five percent</w:t>
      </w:r>
      <w:ins w:id="580" w:author="Clau Kegode" w:date="2026-06-12T10:49:00Z" w16du:dateUtc="2026-06-12T07:49:00Z">
        <w:r w:rsidR="00400A4E">
          <w:t xml:space="preserve"> increases</w:t>
        </w:r>
      </w:ins>
      <w:r>
        <w:t xml:space="preserve"> for new hires to attract top talent.</w:t>
      </w:r>
    </w:p>
    <w:p w14:paraId="000001E1" w14:textId="5B4A62A4" w:rsidR="00C57012" w:rsidDel="00400A4E" w:rsidRDefault="00000000">
      <w:pPr>
        <w:rPr>
          <w:del w:id="581" w:author="Clau Kegode" w:date="2026-06-12T10:49:00Z" w16du:dateUtc="2026-06-12T07:49:00Z"/>
        </w:rPr>
      </w:pPr>
      <w:r>
        <w:t>They do not budget differently because you've been there longer. They do not budget differently because you've been reliable and good and never caused a problem. The budget is the budget. Your tenure is irrelevant to the spreadsheet. This is not cynicism. It is just how the numbers work.</w:t>
      </w:r>
      <w:ins w:id="582" w:author="Clau Kegode" w:date="2026-06-12T10:49:00Z" w16du:dateUtc="2026-06-12T07:49:00Z">
        <w:r w:rsidR="00400A4E">
          <w:t xml:space="preserve"> </w:t>
        </w:r>
      </w:ins>
      <w:ins w:id="583" w:author="Clau Kegode" w:date="2026-06-12T10:49:00Z">
        <w:r w:rsidR="00400A4E" w:rsidRPr="00400A4E">
          <w:t>Once you understand that, you stop viewing compensation as a reward for loyalty and start seeing it as a market decision.</w:t>
        </w:r>
      </w:ins>
    </w:p>
    <w:p w14:paraId="000001E2" w14:textId="77777777" w:rsidR="00C57012" w:rsidRDefault="00C57012"/>
    <w:p w14:paraId="000001E3" w14:textId="4584D468" w:rsidR="00C57012" w:rsidRDefault="00000000">
      <w:r>
        <w:t>You're 38</w:t>
      </w:r>
      <w:ins w:id="584" w:author="Clau Kegode" w:date="2026-06-12T10:50:00Z" w16du:dateUtc="2026-06-12T07:50:00Z">
        <w:r w:rsidR="00400A4E">
          <w:t xml:space="preserve"> years old</w:t>
        </w:r>
      </w:ins>
      <w:r>
        <w:t xml:space="preserve">. Something shifts at the company. A </w:t>
      </w:r>
      <w:ins w:id="585" w:author="Clau Kegode" w:date="2026-06-12T10:50:00Z" w16du:dateUtc="2026-06-12T07:50:00Z">
        <w:r w:rsidR="00400A4E">
          <w:t xml:space="preserve">major </w:t>
        </w:r>
      </w:ins>
      <w:proofErr w:type="gramStart"/>
      <w:r>
        <w:t>restructure</w:t>
      </w:r>
      <w:proofErr w:type="gramEnd"/>
      <w:r>
        <w:t xml:space="preserve">. A new VP comes in from outside. She doesn't know your history. She doesn't know what you built in year two or the client you saved in year five. She knows the org chart she </w:t>
      </w:r>
      <w:ins w:id="586" w:author="Clau Kegode" w:date="2026-06-12T10:50:00Z" w16du:dateUtc="2026-06-12T07:50:00Z">
        <w:r w:rsidR="00400A4E">
          <w:t xml:space="preserve">recently </w:t>
        </w:r>
      </w:ins>
      <w:r>
        <w:t xml:space="preserve">inherited. You are a line item. You feel it before anyone says anything. You feel it in the way the new VP talks in all-hands meetings, the way she says things like </w:t>
      </w:r>
      <w:ins w:id="587" w:author="Clau Kegode" w:date="2026-06-12T10:50:00Z" w16du:dateUtc="2026-06-12T07:50:00Z">
        <w:r w:rsidR="00400A4E">
          <w:t>“</w:t>
        </w:r>
      </w:ins>
      <w:r>
        <w:t>fresh perspectives</w:t>
      </w:r>
      <w:ins w:id="588" w:author="Clau Kegode" w:date="2026-06-12T10:50:00Z" w16du:dateUtc="2026-06-12T07:50:00Z">
        <w:r w:rsidR="00400A4E">
          <w:t>”</w:t>
        </w:r>
      </w:ins>
      <w:r>
        <w:t xml:space="preserve"> and </w:t>
      </w:r>
      <w:ins w:id="589" w:author="Clau Kegode" w:date="2026-06-12T10:50:00Z" w16du:dateUtc="2026-06-12T07:50:00Z">
        <w:r w:rsidR="00400A4E">
          <w:t>“</w:t>
        </w:r>
      </w:ins>
      <w:r>
        <w:t>new energy</w:t>
      </w:r>
      <w:ins w:id="590" w:author="Clau Kegode" w:date="2026-06-12T10:50:00Z" w16du:dateUtc="2026-06-12T07:50:00Z">
        <w:r w:rsidR="00400A4E">
          <w:t>”</w:t>
        </w:r>
      </w:ins>
      <w:r>
        <w:t xml:space="preserve">. You've heard this language before. It usually means someone like you is about to be asked to mentor someone younger, cheaper, and less </w:t>
      </w:r>
      <w:ins w:id="591" w:author="Clau Kegode" w:date="2026-06-12T10:51:00Z" w16du:dateUtc="2026-06-12T07:51:00Z">
        <w:r w:rsidR="00400A4E">
          <w:t xml:space="preserve">deeply </w:t>
        </w:r>
      </w:ins>
      <w:r>
        <w:t>anchored. You are not fired. You are repositioned. Same title. Same desk. Slightly different responsibilities. Slightly less central. You accept it. You've been here thirteen years. Leaving now feels like losing something. You're not sure what. You're not sure that's rational. It isn't.</w:t>
      </w:r>
    </w:p>
    <w:p w14:paraId="000001E4" w14:textId="77777777" w:rsidR="00C57012" w:rsidRDefault="00C57012"/>
    <w:p w14:paraId="000001E5" w14:textId="3F59886C" w:rsidR="00C57012" w:rsidRDefault="00000000">
      <w:r>
        <w:t>The shift. You stop thinking about what you could gain by leaving and start thinking about what you'd lose by leaving. That inversion is the trap. That's the exact moment the job owns you more than you own the job</w:t>
      </w:r>
      <w:ins w:id="592" w:author="Clau Kegode" w:date="2026-06-12T10:51:00Z" w16du:dateUtc="2026-06-12T07:51:00Z">
        <w:r w:rsidR="00400A4E">
          <w:t xml:space="preserve"> itself</w:t>
        </w:r>
      </w:ins>
      <w:r>
        <w:t>.</w:t>
      </w:r>
      <w:ins w:id="593" w:author="Clau Kegode" w:date="2026-06-12T10:51:00Z" w16du:dateUtc="2026-06-12T07:51:00Z">
        <w:r w:rsidR="00400A4E">
          <w:t xml:space="preserve"> </w:t>
        </w:r>
      </w:ins>
      <w:ins w:id="594" w:author="Clau Kegode" w:date="2026-06-12T10:51:00Z">
        <w:r w:rsidR="00400A4E" w:rsidRPr="00400A4E">
          <w:t xml:space="preserve">The change happens gradually enough that it feels reasonable, even </w:t>
        </w:r>
        <w:proofErr w:type="gramStart"/>
        <w:r w:rsidR="00400A4E" w:rsidRPr="00400A4E">
          <w:t>while</w:t>
        </w:r>
        <w:proofErr w:type="gramEnd"/>
        <w:r w:rsidR="00400A4E" w:rsidRPr="00400A4E">
          <w:t xml:space="preserve"> it quietly limits your options.</w:t>
        </w:r>
      </w:ins>
    </w:p>
    <w:p w14:paraId="000001E6" w14:textId="77777777" w:rsidR="00C57012" w:rsidRDefault="00C57012"/>
    <w:p w14:paraId="000001E7" w14:textId="3009F1C8" w:rsidR="00C57012" w:rsidRDefault="00000000">
      <w:r>
        <w:t>You're 42</w:t>
      </w:r>
      <w:ins w:id="595" w:author="Clau Kegode" w:date="2026-06-12T10:51:00Z" w16du:dateUtc="2026-06-12T07:51:00Z">
        <w:r w:rsidR="00400A4E">
          <w:t xml:space="preserve"> years old</w:t>
        </w:r>
      </w:ins>
      <w:r>
        <w:t>. Net worth: $89,000. Retirement account, some savings, a small amount in an index fund you started four years ago after a coworker mentioned it at a happy hour. You should have more</w:t>
      </w:r>
      <w:ins w:id="596" w:author="Clau Kegode" w:date="2026-06-12T10:51:00Z" w16du:dateUtc="2026-06-12T07:51:00Z">
        <w:r w:rsidR="00400A4E">
          <w:t xml:space="preserve"> by n</w:t>
        </w:r>
      </w:ins>
      <w:ins w:id="597" w:author="Clau Kegode" w:date="2026-06-12T10:52:00Z" w16du:dateUtc="2026-06-12T07:52:00Z">
        <w:r w:rsidR="00400A4E">
          <w:t>ow</w:t>
        </w:r>
      </w:ins>
      <w:r>
        <w:t>.</w:t>
      </w:r>
    </w:p>
    <w:p w14:paraId="000001E8" w14:textId="77777777" w:rsidR="00C57012" w:rsidRDefault="00000000">
      <w:r>
        <w:lastRenderedPageBreak/>
        <w:t>Americans in their forties have an average retirement savings balance of $593,109, though the median is $220,919.</w:t>
      </w:r>
    </w:p>
    <w:p w14:paraId="000001E9" w14:textId="77777777" w:rsidR="00C57012" w:rsidRDefault="00000000">
      <w:r>
        <w:t xml:space="preserve">You are well below the </w:t>
      </w:r>
      <w:proofErr w:type="gramStart"/>
      <w:r>
        <w:t>median</w:t>
      </w:r>
      <w:proofErr w:type="gramEnd"/>
      <w:r>
        <w:t>. You know this now because you finally looked. The number bothered you for about a week. Then you stopped looking.</w:t>
      </w:r>
    </w:p>
    <w:p w14:paraId="000001EA" w14:textId="77777777" w:rsidR="00C57012" w:rsidRDefault="00C57012"/>
    <w:p w14:paraId="000001EB" w14:textId="27A3D75E" w:rsidR="00C57012" w:rsidRDefault="00000000">
      <w:r>
        <w:t>Your salary is $67,000</w:t>
      </w:r>
      <w:ins w:id="598" w:author="Clau Kegode" w:date="2026-06-12T10:52:00Z" w16du:dateUtc="2026-06-12T07:52:00Z">
        <w:r w:rsidR="00400A4E">
          <w:t xml:space="preserve"> annually</w:t>
        </w:r>
      </w:ins>
      <w:r>
        <w:t xml:space="preserve">. You've been here seventeen years. You know everyone. You know the unwritten rules. You know which client </w:t>
      </w:r>
      <w:proofErr w:type="gramStart"/>
      <w:r>
        <w:t>is difficult and which vendor always</w:t>
      </w:r>
      <w:proofErr w:type="gramEnd"/>
      <w:r>
        <w:t xml:space="preserve"> runs late and which internal process is broken and why it's broken and why nobody will fix it. That knowledge has value. Real value. But it is not converting into income at the rate it should be</w:t>
      </w:r>
      <w:ins w:id="599" w:author="Clau Kegode" w:date="2026-06-12T10:52:00Z" w16du:dateUtc="2026-06-12T07:52:00Z">
        <w:r w:rsidR="00400A4E">
          <w:t xml:space="preserve"> for someone your experience</w:t>
        </w:r>
      </w:ins>
      <w:r>
        <w:t>.</w:t>
      </w:r>
    </w:p>
    <w:p w14:paraId="000001EC" w14:textId="0DD80230" w:rsidR="00C57012" w:rsidRDefault="00000000">
      <w:r>
        <w:t>According to Forbes, individuals who remain with a single company for over two years are likely to earn about 5</w:t>
      </w:r>
      <w:ins w:id="600" w:author="Clau Kegode" w:date="2026-06-12T10:52:00Z" w16du:dateUtc="2026-06-12T07:52:00Z">
        <w:r w:rsidR="00400A4E">
          <w:t>0%</w:t>
        </w:r>
      </w:ins>
      <w:del w:id="601" w:author="Clau Kegode" w:date="2026-06-12T10:52:00Z" w16du:dateUtc="2026-06-12T07:52:00Z">
        <w:r w:rsidDel="00400A4E">
          <w:delText>0 percent</w:delText>
        </w:r>
      </w:del>
      <w:r>
        <w:t xml:space="preserve"> less over their lifetime compared to their job-hopping counterparts.</w:t>
      </w:r>
    </w:p>
    <w:p w14:paraId="000001ED" w14:textId="6503E0A4" w:rsidR="00C57012" w:rsidRDefault="00000000">
      <w:r>
        <w:t xml:space="preserve">Fifty percent. Not a small discrepancy. Not a rounding error. Half. The number feels impossible until you run the math yourself, and then it feels </w:t>
      </w:r>
      <w:ins w:id="602" w:author="Clau Kegode" w:date="2026-06-12T10:53:00Z" w16du:dateUtc="2026-06-12T07:53:00Z">
        <w:r w:rsidR="00400A4E">
          <w:t xml:space="preserve">almost </w:t>
        </w:r>
      </w:ins>
      <w:r>
        <w:t>inevitable.</w:t>
      </w:r>
    </w:p>
    <w:p w14:paraId="000001EE" w14:textId="77777777" w:rsidR="00C57012" w:rsidRDefault="00C57012"/>
    <w:p w14:paraId="000001EF" w14:textId="5A8CB0EA" w:rsidR="00C57012" w:rsidRDefault="00000000">
      <w:r>
        <w:t xml:space="preserve">The third rule, institutional </w:t>
      </w:r>
      <w:proofErr w:type="gramStart"/>
      <w:r>
        <w:t>knowledge</w:t>
      </w:r>
      <w:proofErr w:type="gramEnd"/>
      <w:r>
        <w:t xml:space="preserve"> is an asset that your employer benefits from and you do not get paid for. You know how everything works. That's why you're hard to replace. That's also why you're not getting paid what someone with your skills would get paid if they walked in from outside</w:t>
      </w:r>
      <w:ins w:id="603" w:author="Clau Kegode" w:date="2026-06-12T10:54:00Z" w16du:dateUtc="2026-06-12T07:54:00Z">
        <w:r w:rsidR="00400A4E">
          <w:t xml:space="preserve"> the organization today</w:t>
        </w:r>
      </w:ins>
      <w:r>
        <w:t>. You are subsidizing the organization with your expertise. Every year you stay, the subsidy grows.</w:t>
      </w:r>
    </w:p>
    <w:p w14:paraId="000001F0" w14:textId="77777777" w:rsidR="00C57012" w:rsidRDefault="00C57012"/>
    <w:p w14:paraId="000001F1" w14:textId="2B4E9C9A" w:rsidR="00C57012" w:rsidRDefault="00000000">
      <w:r>
        <w:t>You're 45</w:t>
      </w:r>
      <w:ins w:id="604" w:author="Clau Kegode" w:date="2026-06-12T10:54:00Z" w16du:dateUtc="2026-06-12T07:54:00Z">
        <w:r w:rsidR="00400A4E">
          <w:t xml:space="preserve"> years old</w:t>
        </w:r>
      </w:ins>
      <w:r>
        <w:t xml:space="preserve">. The market is good. A recruiter </w:t>
      </w:r>
      <w:proofErr w:type="gramStart"/>
      <w:r>
        <w:t>emails</w:t>
      </w:r>
      <w:proofErr w:type="gramEnd"/>
      <w:r>
        <w:t xml:space="preserve"> you. You haven't updated your LinkedIn in four years. The recruiter says they have a role at $95,000</w:t>
      </w:r>
      <w:ins w:id="605" w:author="Clau Kegode" w:date="2026-06-12T10:54:00Z" w16du:dateUtc="2026-06-12T07:54:00Z">
        <w:r w:rsidR="00400A4E">
          <w:t xml:space="preserve"> per year</w:t>
        </w:r>
      </w:ins>
      <w:r>
        <w:t xml:space="preserve">, fully remote, </w:t>
      </w:r>
      <w:ins w:id="606" w:author="Clau Kegode" w:date="2026-06-12T10:54:00Z" w16du:dateUtc="2026-06-12T07:54:00Z">
        <w:r w:rsidR="00400A4E">
          <w:t xml:space="preserve">with </w:t>
        </w:r>
      </w:ins>
      <w:r>
        <w:t>better benefits. You read the email twice. You feel something you haven't felt in years. Possibility. You close the email. You tell yourself the timing is bad. Your daughter is about to start high school. The pension vesting is coming up in three years. The commute is familiar. The parking spot is yours. You don't respond to the recruiter. You will think about this email for six months</w:t>
      </w:r>
      <w:ins w:id="607" w:author="Clau Kegode" w:date="2026-06-12T10:54:00Z" w16du:dateUtc="2026-06-12T07:54:00Z">
        <w:r w:rsidR="00400A4E">
          <w:t xml:space="preserve"> without replying</w:t>
        </w:r>
      </w:ins>
      <w:r>
        <w:t>.</w:t>
      </w:r>
    </w:p>
    <w:p w14:paraId="000001F2" w14:textId="77777777" w:rsidR="00C57012" w:rsidRDefault="00000000">
      <w:r>
        <w:t>The median number of years that wage and salary workers had been with their current employer was 3.9 years in January 2024, the lowest since January 2002.</w:t>
      </w:r>
    </w:p>
    <w:p w14:paraId="000001F3" w14:textId="77777777" w:rsidR="00C57012" w:rsidRDefault="00000000">
      <w:pPr>
        <w:rPr>
          <w:ins w:id="608" w:author="Clau Kegode" w:date="2026-06-12T10:55:00Z" w16du:dateUtc="2026-06-12T07:55:00Z"/>
        </w:rPr>
      </w:pPr>
      <w:r>
        <w:t xml:space="preserve">The average person is moving every four years. You are at year twenty. You are a statistical outlier. You have told yourself this means stability. It means something else too. It means your market value is increasingly theoretical. You haven't tested it. You don't know what you're </w:t>
      </w:r>
      <w:proofErr w:type="gramStart"/>
      <w:r>
        <w:t>actually worth</w:t>
      </w:r>
      <w:proofErr w:type="gramEnd"/>
      <w:r>
        <w:t xml:space="preserve"> anymore. The recruiter knew. You didn't call back.</w:t>
      </w:r>
    </w:p>
    <w:p w14:paraId="22DEA3DE" w14:textId="77777777" w:rsidR="00F50EC3" w:rsidRDefault="00F50EC3">
      <w:pPr>
        <w:rPr>
          <w:ins w:id="609" w:author="Clau Kegode" w:date="2026-06-12T10:55:00Z" w16du:dateUtc="2026-06-12T07:55:00Z"/>
        </w:rPr>
      </w:pPr>
    </w:p>
    <w:p w14:paraId="348B741B" w14:textId="177BD40E" w:rsidR="00F50EC3" w:rsidRDefault="00F50EC3">
      <w:ins w:id="610" w:author="Clau Kegode" w:date="2026-06-12T10:55:00Z">
        <w:r w:rsidRPr="00F50EC3">
          <w:t>And sometimes the hardest part isn't finding a better opportunity. It's believing you're still allowed to pursue one.</w:t>
        </w:r>
      </w:ins>
    </w:p>
    <w:p w14:paraId="000001F4" w14:textId="77777777" w:rsidR="00C57012" w:rsidRDefault="00C57012"/>
    <w:p w14:paraId="000001F5" w14:textId="37F85CA6" w:rsidR="00C57012" w:rsidRDefault="00000000">
      <w:r>
        <w:t xml:space="preserve">The fourth rule, the longer you stay, the more leaving feels like a risk, even when staying is the </w:t>
      </w:r>
      <w:ins w:id="611" w:author="Clau Kegode" w:date="2026-06-12T10:55:00Z" w16du:dateUtc="2026-06-12T07:55:00Z">
        <w:r w:rsidR="00F50EC3">
          <w:t>larger</w:t>
        </w:r>
      </w:ins>
      <w:del w:id="612" w:author="Clau Kegode" w:date="2026-06-12T10:55:00Z" w16du:dateUtc="2026-06-12T07:55:00Z">
        <w:r w:rsidDel="00F50EC3">
          <w:delText>greater</w:delText>
        </w:r>
      </w:del>
      <w:r>
        <w:t xml:space="preserve"> risk. The unfamiliar feels dangerous. The </w:t>
      </w:r>
      <w:proofErr w:type="gramStart"/>
      <w:r>
        <w:t>familiar</w:t>
      </w:r>
      <w:proofErr w:type="gramEnd"/>
      <w:r>
        <w:t xml:space="preserve"> feels safe. But </w:t>
      </w:r>
      <w:proofErr w:type="gramStart"/>
      <w:r>
        <w:t>safe</w:t>
      </w:r>
      <w:proofErr w:type="gramEnd"/>
      <w:r>
        <w:t xml:space="preserve"> and financially sound </w:t>
      </w:r>
      <w:proofErr w:type="gramStart"/>
      <w:r>
        <w:t>are</w:t>
      </w:r>
      <w:proofErr w:type="gramEnd"/>
      <w:r>
        <w:t xml:space="preserve"> not the same thing. They have never been the same thing</w:t>
      </w:r>
      <w:ins w:id="613" w:author="Clau Kegode" w:date="2026-06-12T10:55:00Z" w16du:dateUtc="2026-06-12T07:55:00Z">
        <w:r w:rsidR="00F50EC3">
          <w:t xml:space="preserve"> at all</w:t>
        </w:r>
      </w:ins>
      <w:r>
        <w:t>.</w:t>
      </w:r>
    </w:p>
    <w:p w14:paraId="000001F6" w14:textId="77777777" w:rsidR="00C57012" w:rsidRDefault="00C57012"/>
    <w:p w14:paraId="000001F7" w14:textId="116477B4" w:rsidR="00C57012" w:rsidRDefault="00000000">
      <w:r>
        <w:t xml:space="preserve">Net worth at </w:t>
      </w:r>
      <w:ins w:id="614" w:author="Clau Kegode" w:date="2026-06-12T10:55:00Z" w16du:dateUtc="2026-06-12T07:55:00Z">
        <w:r w:rsidR="00F50EC3">
          <w:t xml:space="preserve">age </w:t>
        </w:r>
      </w:ins>
      <w:r>
        <w:t>48: $162,000</w:t>
      </w:r>
      <w:ins w:id="615" w:author="Clau Kegode" w:date="2026-06-12T10:56:00Z" w16du:dateUtc="2026-06-12T07:56:00Z">
        <w:r w:rsidR="00F50EC3">
          <w:t xml:space="preserve"> total</w:t>
        </w:r>
      </w:ins>
      <w:r>
        <w:t xml:space="preserve">. Retirement account mostly. Some savings. The house is </w:t>
      </w:r>
      <w:proofErr w:type="gramStart"/>
      <w:r>
        <w:t>appreciating</w:t>
      </w:r>
      <w:proofErr w:type="gramEnd"/>
      <w:r>
        <w:t>, but you don't count the house because you live in it</w:t>
      </w:r>
      <w:ins w:id="616" w:author="Clau Kegode" w:date="2026-06-12T10:56:00Z" w16du:dateUtc="2026-06-12T07:56:00Z">
        <w:r w:rsidR="00F50EC3">
          <w:t xml:space="preserve"> </w:t>
        </w:r>
        <w:proofErr w:type="spellStart"/>
        <w:proofErr w:type="gramStart"/>
        <w:r w:rsidR="00F50EC3">
          <w:t>everyday</w:t>
        </w:r>
      </w:ins>
      <w:proofErr w:type="spellEnd"/>
      <w:proofErr w:type="gramEnd"/>
      <w:r>
        <w:t xml:space="preserve">. You are eleven </w:t>
      </w:r>
      <w:r>
        <w:lastRenderedPageBreak/>
        <w:t>years from what you've decided is retirement age. You need significantly more than $162,000 to retire at 59</w:t>
      </w:r>
      <w:ins w:id="617" w:author="Clau Kegode" w:date="2026-06-12T10:56:00Z" w16du:dateUtc="2026-06-12T07:56:00Z">
        <w:r w:rsidR="00F50EC3">
          <w:t xml:space="preserve"> comfortably</w:t>
        </w:r>
      </w:ins>
      <w:r>
        <w:t>. You know this. You invest more aggressively now. You start maxing out the 401</w:t>
      </w:r>
      <w:ins w:id="618" w:author="Clau Kegode" w:date="2026-06-12T10:56:00Z" w16du:dateUtc="2026-06-12T07:56:00Z">
        <w:r w:rsidR="00F50EC3">
          <w:t>(</w:t>
        </w:r>
      </w:ins>
      <w:r>
        <w:t>k</w:t>
      </w:r>
      <w:ins w:id="619" w:author="Clau Kegode" w:date="2026-06-12T10:56:00Z" w16du:dateUtc="2026-06-12T07:56:00Z">
        <w:r w:rsidR="00F50EC3">
          <w:t>)</w:t>
        </w:r>
      </w:ins>
      <w:r>
        <w:t>. It feels like trying to sprint the last mile of a marathon you've been walking for most of the race.</w:t>
      </w:r>
    </w:p>
    <w:p w14:paraId="000001F8" w14:textId="77777777" w:rsidR="00C57012" w:rsidRDefault="00C57012"/>
    <w:p w14:paraId="000001F9" w14:textId="2B352431" w:rsidR="00C57012" w:rsidRDefault="00000000">
      <w:pPr>
        <w:rPr>
          <w:ins w:id="620" w:author="Clau Kegode" w:date="2026-06-12T10:57:00Z" w16du:dateUtc="2026-06-12T07:57:00Z"/>
        </w:rPr>
      </w:pPr>
      <w:r>
        <w:t>You're 51</w:t>
      </w:r>
      <w:ins w:id="621" w:author="Clau Kegode" w:date="2026-06-12T10:56:00Z" w16du:dateUtc="2026-06-12T07:56:00Z">
        <w:r w:rsidR="00F50EC3">
          <w:t xml:space="preserve"> years</w:t>
        </w:r>
      </w:ins>
      <w:ins w:id="622" w:author="Clau Kegode" w:date="2026-06-12T10:57:00Z" w16du:dateUtc="2026-06-12T07:57:00Z">
        <w:r w:rsidR="00F50EC3">
          <w:t xml:space="preserve"> old</w:t>
        </w:r>
      </w:ins>
      <w:r>
        <w:t xml:space="preserve">. The company is acquired. Different </w:t>
      </w:r>
      <w:proofErr w:type="gramStart"/>
      <w:r>
        <w:t>logo</w:t>
      </w:r>
      <w:proofErr w:type="gramEnd"/>
      <w:r>
        <w:t>. Same building. New HR system. New performance review structure. You survive the acquisition. A lot of people don't. You watch people with fifteen, twenty years of service walk out with boxes on a Thursday afternoon. You feel guilty for surviving. You feel grateful. You feel something else underneath both of those things, something you don't name out loud</w:t>
      </w:r>
      <w:ins w:id="623" w:author="Clau Kegode" w:date="2026-06-12T10:57:00Z" w16du:dateUtc="2026-06-12T07:57:00Z">
        <w:r w:rsidR="00F50EC3">
          <w:t xml:space="preserve"> to anyone</w:t>
        </w:r>
      </w:ins>
      <w:r>
        <w:t>. You realize for the first time that the company was never loyal to you. It was never capable of loyalty. It is a legal entity. Legal entities don't feel loyalty. Only you did. Only you were paying the price for it</w:t>
      </w:r>
      <w:ins w:id="624" w:author="Clau Kegode" w:date="2026-06-12T10:57:00Z" w16du:dateUtc="2026-06-12T07:57:00Z">
        <w:r w:rsidR="00F50EC3">
          <w:t xml:space="preserve"> over the year</w:t>
        </w:r>
      </w:ins>
      <w:r>
        <w:t>.</w:t>
      </w:r>
    </w:p>
    <w:p w14:paraId="4BE170B6" w14:textId="77777777" w:rsidR="00F50EC3" w:rsidRDefault="00F50EC3">
      <w:pPr>
        <w:rPr>
          <w:ins w:id="625" w:author="Clau Kegode" w:date="2026-06-12T10:57:00Z" w16du:dateUtc="2026-06-12T07:57:00Z"/>
        </w:rPr>
      </w:pPr>
    </w:p>
    <w:p w14:paraId="352F8691" w14:textId="04FE8322" w:rsidR="00F50EC3" w:rsidRDefault="00F50EC3">
      <w:ins w:id="626" w:author="Clau Kegode" w:date="2026-06-12T10:57:00Z">
        <w:r w:rsidRPr="00F50EC3">
          <w:t>Some lessons take decades to learn because they are hidden inside routines that seem perfectly normal.</w:t>
        </w:r>
      </w:ins>
    </w:p>
    <w:p w14:paraId="000001FA" w14:textId="77777777" w:rsidR="00C57012" w:rsidRDefault="00C57012"/>
    <w:p w14:paraId="000001FB" w14:textId="77777777" w:rsidR="00C57012" w:rsidRDefault="00000000">
      <w:r>
        <w:t xml:space="preserve">The shift. You stop calling it loyalty and start calling it what it </w:t>
      </w:r>
      <w:proofErr w:type="gramStart"/>
      <w:r>
        <w:t>actually is</w:t>
      </w:r>
      <w:proofErr w:type="gramEnd"/>
      <w:r>
        <w:t>. Inertia. Dressed up as commitment. Inertia with a parking spot.</w:t>
      </w:r>
    </w:p>
    <w:p w14:paraId="000001FC" w14:textId="77777777" w:rsidR="00C57012" w:rsidRDefault="00C57012"/>
    <w:p w14:paraId="000001FD" w14:textId="36FF48DE" w:rsidR="00C57012" w:rsidRDefault="00000000">
      <w:r>
        <w:t>You're 54</w:t>
      </w:r>
      <w:ins w:id="627" w:author="Clau Kegode" w:date="2026-06-12T10:57:00Z" w16du:dateUtc="2026-06-12T07:57:00Z">
        <w:r w:rsidR="00F50EC3">
          <w:t xml:space="preserve"> years old</w:t>
        </w:r>
      </w:ins>
      <w:r>
        <w:t>. Net worth: $241,000. You've had good years in the market. You've contributed more. You're not where you should be</w:t>
      </w:r>
      <w:ins w:id="628" w:author="Clau Kegode" w:date="2026-06-12T10:58:00Z" w16du:dateUtc="2026-06-12T07:58:00Z">
        <w:r w:rsidR="00F50EC3">
          <w:t xml:space="preserve"> yet</w:t>
        </w:r>
      </w:ins>
      <w:r>
        <w:t>.</w:t>
      </w:r>
    </w:p>
    <w:p w14:paraId="000001FE" w14:textId="29269D3E" w:rsidR="00C57012" w:rsidRDefault="00000000">
      <w:r>
        <w:t>For those aged 55 to 64, the guideline is</w:t>
      </w:r>
      <w:ins w:id="629" w:author="Clau Kegode" w:date="2026-06-12T10:58:00Z" w16du:dateUtc="2026-06-12T07:58:00Z">
        <w:r w:rsidR="00F50EC3">
          <w:t xml:space="preserve"> </w:t>
        </w:r>
      </w:ins>
      <w:ins w:id="630" w:author="Clau Kegode" w:date="2026-06-12T10:58:00Z">
        <w:r w:rsidR="00F50EC3" w:rsidRPr="00F50EC3">
          <w:t>saving roughly</w:t>
        </w:r>
      </w:ins>
      <w:r>
        <w:t xml:space="preserve"> eight times your salary</w:t>
      </w:r>
      <w:del w:id="631" w:author="Clau Kegode" w:date="2026-06-12T10:58:00Z" w16du:dateUtc="2026-06-12T07:58:00Z">
        <w:r w:rsidDel="00F50EC3">
          <w:delText xml:space="preserve"> saved</w:delText>
        </w:r>
      </w:del>
      <w:r>
        <w:t>. For someone making $80,000</w:t>
      </w:r>
      <w:ins w:id="632" w:author="Clau Kegode" w:date="2026-06-12T10:58:00Z" w16du:dateUtc="2026-06-12T07:58:00Z">
        <w:r w:rsidR="00F50EC3">
          <w:t xml:space="preserve"> annually</w:t>
        </w:r>
      </w:ins>
      <w:r>
        <w:t>, that's $640,000</w:t>
      </w:r>
      <w:ins w:id="633" w:author="Clau Kegode" w:date="2026-06-12T10:58:00Z" w16du:dateUtc="2026-06-12T07:58:00Z">
        <w:r w:rsidR="00F50EC3">
          <w:t xml:space="preserve"> in savings</w:t>
        </w:r>
      </w:ins>
      <w:r>
        <w:t>. The median savings for this age group is only about $185,000, roughly 29</w:t>
      </w:r>
      <w:ins w:id="634" w:author="Clau Kegode" w:date="2026-06-12T10:59:00Z" w16du:dateUtc="2026-06-12T07:59:00Z">
        <w:r w:rsidR="00F50EC3">
          <w:t>%</w:t>
        </w:r>
      </w:ins>
      <w:del w:id="635" w:author="Clau Kegode" w:date="2026-06-12T10:58:00Z" w16du:dateUtc="2026-06-12T07:58:00Z">
        <w:r w:rsidDel="00F50EC3">
          <w:delText xml:space="preserve"> percent</w:delText>
        </w:r>
      </w:del>
      <w:r>
        <w:t xml:space="preserve"> of the goal.</w:t>
      </w:r>
    </w:p>
    <w:p w14:paraId="000001FF" w14:textId="14530FA3" w:rsidR="00C57012" w:rsidRDefault="00000000">
      <w:pPr>
        <w:rPr>
          <w:ins w:id="636" w:author="Clau Kegode" w:date="2026-06-12T10:59:00Z" w16du:dateUtc="2026-06-12T07:59:00Z"/>
        </w:rPr>
      </w:pPr>
      <w:r>
        <w:t>You are above the median, barely. You are nowhere near the target. The gap between those two numbers is not a gap you can close on your current salary trajectory. You know this. You don't say it out loud. Your spouse knows too. You don't talk about it directly. You talk around it</w:t>
      </w:r>
      <w:ins w:id="637" w:author="Clau Kegode" w:date="2026-06-12T10:59:00Z" w16du:dateUtc="2026-06-12T07:59:00Z">
        <w:r w:rsidR="00F50EC3">
          <w:t xml:space="preserve"> instead</w:t>
        </w:r>
      </w:ins>
      <w:r>
        <w:t>.</w:t>
      </w:r>
    </w:p>
    <w:p w14:paraId="37F267AD" w14:textId="77777777" w:rsidR="00F50EC3" w:rsidRDefault="00F50EC3">
      <w:pPr>
        <w:rPr>
          <w:ins w:id="638" w:author="Clau Kegode" w:date="2026-06-12T10:59:00Z" w16du:dateUtc="2026-06-12T07:59:00Z"/>
        </w:rPr>
      </w:pPr>
    </w:p>
    <w:p w14:paraId="719814C8" w14:textId="27AF1DE1" w:rsidR="00F50EC3" w:rsidRDefault="00F50EC3">
      <w:ins w:id="639" w:author="Clau Kegode" w:date="2026-06-12T10:59:00Z">
        <w:r w:rsidRPr="00F50EC3">
          <w:t>The numbers have become harder to ignore, but that doesn't automatically make them easier to discuss.</w:t>
        </w:r>
      </w:ins>
    </w:p>
    <w:p w14:paraId="00000200" w14:textId="77777777" w:rsidR="00C57012" w:rsidRDefault="00C57012"/>
    <w:p w14:paraId="00000201" w14:textId="479440DD" w:rsidR="00C57012" w:rsidRDefault="00000000">
      <w:r>
        <w:t>Your salary is $79,000</w:t>
      </w:r>
      <w:ins w:id="640" w:author="Clau Kegode" w:date="2026-06-12T10:59:00Z" w16du:dateUtc="2026-06-12T07:59:00Z">
        <w:r w:rsidR="00F50EC3">
          <w:t xml:space="preserve"> per year</w:t>
        </w:r>
      </w:ins>
      <w:r>
        <w:t>. You've been here twenty-nine years. You have one of the highest salaries on your team. You have one of the lowest salaries relative to what your role pays in the open market. Both of those things are true simultaneously. You are the most expensive person in the room and the most underpaid person in the industry</w:t>
      </w:r>
      <w:ins w:id="641" w:author="Clau Kegode" w:date="2026-06-12T11:00:00Z" w16du:dateUtc="2026-06-12T08:00:00Z">
        <w:r w:rsidR="00F50EC3">
          <w:t xml:space="preserve"> for your experience level</w:t>
        </w:r>
      </w:ins>
      <w:r>
        <w:t>. That paradox is the whole story</w:t>
      </w:r>
      <w:ins w:id="642" w:author="Clau Kegode" w:date="2026-06-12T11:00:00Z" w16du:dateUtc="2026-06-12T08:00:00Z">
        <w:r w:rsidR="00F50EC3">
          <w:t xml:space="preserve"> in a single sentence</w:t>
        </w:r>
      </w:ins>
      <w:r>
        <w:t>.</w:t>
      </w:r>
    </w:p>
    <w:p w14:paraId="00000202" w14:textId="77777777" w:rsidR="00C57012" w:rsidRDefault="00C57012"/>
    <w:p w14:paraId="00000203" w14:textId="6DA57072" w:rsidR="00C57012" w:rsidRDefault="00000000">
      <w:r>
        <w:t xml:space="preserve">The fifth rule, the ceiling inside a company and the ceiling outside a company are two </w:t>
      </w:r>
      <w:ins w:id="643" w:author="Clau Kegode" w:date="2026-06-12T11:01:00Z" w16du:dateUtc="2026-06-12T08:01:00Z">
        <w:r w:rsidR="00F50EC3">
          <w:t>fundamentally</w:t>
        </w:r>
      </w:ins>
      <w:del w:id="644" w:author="Clau Kegode" w:date="2026-06-12T11:01:00Z" w16du:dateUtc="2026-06-12T08:01:00Z">
        <w:r w:rsidDel="00F50EC3">
          <w:delText>completely</w:delText>
        </w:r>
      </w:del>
      <w:r>
        <w:t xml:space="preserve"> different structures. Inside, you hit the ceiling they built for you when you were </w:t>
      </w:r>
      <w:ins w:id="645" w:author="Clau Kegode" w:date="2026-06-12T11:01:00Z" w16du:dateUtc="2026-06-12T08:01:00Z">
        <w:r w:rsidR="00F50EC3">
          <w:t xml:space="preserve">just </w:t>
        </w:r>
      </w:ins>
      <w:r>
        <w:t xml:space="preserve">25. Outside, the ceiling is your market value, which has been rising without you </w:t>
      </w:r>
      <w:ins w:id="646" w:author="Clau Kegode" w:date="2026-06-12T11:01:00Z" w16du:dateUtc="2026-06-12T08:01:00Z">
        <w:r w:rsidR="00F50EC3">
          <w:t xml:space="preserve">quietly </w:t>
        </w:r>
      </w:ins>
      <w:r>
        <w:t>every single year you stayed.</w:t>
      </w:r>
    </w:p>
    <w:p w14:paraId="00000204" w14:textId="77777777" w:rsidR="00C57012" w:rsidRDefault="00C57012"/>
    <w:p w14:paraId="00000205" w14:textId="68DD7E6D" w:rsidR="00C57012" w:rsidRDefault="00000000">
      <w:r>
        <w:lastRenderedPageBreak/>
        <w:t>You're 55</w:t>
      </w:r>
      <w:ins w:id="647" w:author="Clau Kegode" w:date="2026-06-12T11:01:00Z" w16du:dateUtc="2026-06-12T08:01:00Z">
        <w:r w:rsidR="00F50EC3">
          <w:t xml:space="preserve"> years old</w:t>
        </w:r>
      </w:ins>
      <w:r>
        <w:t xml:space="preserve">. You get the retirement party invitation. Not yours. Your manager's. Twenty-two years of service. Cake in the break room. A card everyone signs. He gives a speech about the people, not the work. He tears up a little. You watch and you think about what he's </w:t>
      </w:r>
      <w:proofErr w:type="gramStart"/>
      <w:r>
        <w:t>actually walking</w:t>
      </w:r>
      <w:proofErr w:type="gramEnd"/>
      <w:r>
        <w:t xml:space="preserve"> away with.</w:t>
      </w:r>
    </w:p>
    <w:p w14:paraId="00000206" w14:textId="664C9019" w:rsidR="00C57012" w:rsidRDefault="00000000">
      <w:r>
        <w:t xml:space="preserve">Workers ages 55 to 64 had accumulated only </w:t>
      </w:r>
      <w:ins w:id="648" w:author="Clau Kegode" w:date="2026-06-12T11:01:00Z" w16du:dateUtc="2026-06-12T08:01:00Z">
        <w:r w:rsidR="00F50EC3">
          <w:t xml:space="preserve">about </w:t>
        </w:r>
      </w:ins>
      <w:r>
        <w:t>19</w:t>
      </w:r>
      <w:ins w:id="649" w:author="Clau Kegode" w:date="2026-06-12T11:02:00Z" w16du:dateUtc="2026-06-12T08:02:00Z">
        <w:r w:rsidR="00F50EC3">
          <w:t>%</w:t>
        </w:r>
      </w:ins>
      <w:del w:id="650" w:author="Clau Kegode" w:date="2026-06-12T11:01:00Z" w16du:dateUtc="2026-06-12T08:01:00Z">
        <w:r w:rsidDel="00F50EC3">
          <w:delText xml:space="preserve"> percent</w:delText>
        </w:r>
      </w:del>
      <w:r>
        <w:t xml:space="preserve"> of their targeted retirement savings in 401</w:t>
      </w:r>
      <w:ins w:id="651" w:author="Clau Kegode" w:date="2026-06-12T11:02:00Z" w16du:dateUtc="2026-06-12T08:02:00Z">
        <w:r w:rsidR="00F50EC3">
          <w:t>(</w:t>
        </w:r>
      </w:ins>
      <w:r>
        <w:t>k</w:t>
      </w:r>
      <w:ins w:id="652" w:author="Clau Kegode" w:date="2026-06-12T11:02:00Z" w16du:dateUtc="2026-06-12T08:02:00Z">
        <w:r w:rsidR="00F50EC3">
          <w:t>)</w:t>
        </w:r>
      </w:ins>
      <w:r>
        <w:t xml:space="preserve"> or similar plans, according to the National Institute on Retirement Security.</w:t>
      </w:r>
    </w:p>
    <w:p w14:paraId="00000207" w14:textId="71324A02" w:rsidR="00C57012" w:rsidRDefault="00000000">
      <w:r>
        <w:t>Most people at that retirement party are not financially ready to leave. They are emotionally ready. Those are different things. Your manager is one of the lucky ones. He has a pension. Most companies stopped offering pensions before you started working</w:t>
      </w:r>
      <w:ins w:id="653" w:author="Clau Kegode" w:date="2026-06-12T11:02:00Z" w16du:dateUtc="2026-06-12T08:02:00Z">
        <w:r w:rsidR="00F50EC3">
          <w:t xml:space="preserve"> there</w:t>
        </w:r>
      </w:ins>
      <w:r>
        <w:t>.</w:t>
      </w:r>
    </w:p>
    <w:p w14:paraId="00000208" w14:textId="478836C1" w:rsidR="00C57012" w:rsidRDefault="00000000">
      <w:r>
        <w:t>Very few private employers offer pensions nowadays, and most have shifted to defined contribution plans such as 401</w:t>
      </w:r>
      <w:ins w:id="654" w:author="Clau Kegode" w:date="2026-06-12T11:02:00Z" w16du:dateUtc="2026-06-12T08:02:00Z">
        <w:r w:rsidR="00F50EC3">
          <w:t>(</w:t>
        </w:r>
      </w:ins>
      <w:r>
        <w:t>k</w:t>
      </w:r>
      <w:ins w:id="655" w:author="Clau Kegode" w:date="2026-06-12T11:02:00Z" w16du:dateUtc="2026-06-12T08:02:00Z">
        <w:r w:rsidR="00F50EC3">
          <w:t>)</w:t>
        </w:r>
      </w:ins>
      <w:r>
        <w:t xml:space="preserve"> accounts.</w:t>
      </w:r>
    </w:p>
    <w:p w14:paraId="00000209" w14:textId="13EFD68C" w:rsidR="00C57012" w:rsidRDefault="00000000">
      <w:r>
        <w:t>Your retirement is a 401</w:t>
      </w:r>
      <w:ins w:id="656" w:author="Clau Kegode" w:date="2026-06-12T11:02:00Z" w16du:dateUtc="2026-06-12T08:02:00Z">
        <w:r w:rsidR="00F50EC3">
          <w:t>(</w:t>
        </w:r>
      </w:ins>
      <w:r>
        <w:t>k</w:t>
      </w:r>
      <w:ins w:id="657" w:author="Clau Kegode" w:date="2026-06-12T11:02:00Z" w16du:dateUtc="2026-06-12T08:02:00Z">
        <w:r w:rsidR="00F50EC3">
          <w:t>)</w:t>
        </w:r>
      </w:ins>
      <w:r>
        <w:t xml:space="preserve"> and a Social Security estimate you checked once on a government website and then closed immediately because the number was lower than you expected.</w:t>
      </w:r>
      <w:ins w:id="658" w:author="Clau Kegode" w:date="2026-06-12T11:03:00Z" w16du:dateUtc="2026-06-12T08:03:00Z">
        <w:r w:rsidR="00F50EC3">
          <w:t xml:space="preserve"> </w:t>
        </w:r>
      </w:ins>
      <w:ins w:id="659" w:author="Clau Kegode" w:date="2026-06-12T11:03:00Z">
        <w:r w:rsidR="00F50EC3" w:rsidRPr="00F50EC3">
          <w:t>For many people, retirement arrives as a date on the calendar long before it arrives as a financial reality.</w:t>
        </w:r>
      </w:ins>
    </w:p>
    <w:p w14:paraId="0000020A" w14:textId="77777777" w:rsidR="00C57012" w:rsidRDefault="00C57012"/>
    <w:p w14:paraId="0000020B" w14:textId="2C0EB304" w:rsidR="00C57012" w:rsidRDefault="00000000">
      <w:r>
        <w:t>You're 58</w:t>
      </w:r>
      <w:ins w:id="660" w:author="Clau Kegode" w:date="2026-06-12T11:03:00Z" w16du:dateUtc="2026-06-12T08:03:00Z">
        <w:r w:rsidR="00F50EC3">
          <w:t xml:space="preserve"> years old</w:t>
        </w:r>
      </w:ins>
      <w:r>
        <w:t>. Net worth: $318,000</w:t>
      </w:r>
      <w:ins w:id="661" w:author="Clau Kegode" w:date="2026-06-12T11:03:00Z" w16du:dateUtc="2026-06-12T08:03:00Z">
        <w:r w:rsidR="00F50EC3">
          <w:t xml:space="preserve"> total</w:t>
        </w:r>
      </w:ins>
      <w:r>
        <w:t>. Retirement account, some brokerage, the house. You are three years from the retirement age you decided on at</w:t>
      </w:r>
      <w:ins w:id="662" w:author="Clau Kegode" w:date="2026-06-12T11:03:00Z" w16du:dateUtc="2026-06-12T08:03:00Z">
        <w:r w:rsidR="00F50EC3">
          <w:t xml:space="preserve"> age</w:t>
        </w:r>
      </w:ins>
      <w:r>
        <w:t xml:space="preserve"> 45. The math doesn't work at 59. Maybe at 62. Maybe at 65. You move the goalpost. The goalpost has been moving for a decade</w:t>
      </w:r>
      <w:ins w:id="663" w:author="Clau Kegode" w:date="2026-06-12T11:03:00Z" w16du:dateUtc="2026-06-12T08:03:00Z">
        <w:r w:rsidR="00F50EC3">
          <w:t xml:space="preserve"> already</w:t>
        </w:r>
      </w:ins>
      <w:r>
        <w:t xml:space="preserve">. This is not a failure of discipline. This is the compounding result of a salary that grew at </w:t>
      </w:r>
      <w:ins w:id="664" w:author="Clau Kegode" w:date="2026-06-12T11:03:00Z" w16du:dateUtc="2026-06-12T08:03:00Z">
        <w:r w:rsidR="00F50EC3">
          <w:t xml:space="preserve">roughly </w:t>
        </w:r>
      </w:ins>
      <w:r>
        <w:t>3</w:t>
      </w:r>
      <w:ins w:id="665" w:author="Clau Kegode" w:date="2026-06-12T11:03:00Z" w16du:dateUtc="2026-06-12T08:03:00Z">
        <w:r w:rsidR="00F50EC3">
          <w:t>%</w:t>
        </w:r>
      </w:ins>
      <w:del w:id="666" w:author="Clau Kegode" w:date="2026-06-12T11:03:00Z" w16du:dateUtc="2026-06-12T08:03:00Z">
        <w:r w:rsidDel="00F50EC3">
          <w:delText xml:space="preserve"> percent</w:delText>
        </w:r>
      </w:del>
      <w:r>
        <w:t xml:space="preserve"> while your market value grew at something closer to</w:t>
      </w:r>
      <w:ins w:id="667" w:author="Clau Kegode" w:date="2026-06-12T11:04:00Z" w16du:dateUtc="2026-06-12T08:04:00Z">
        <w:r w:rsidR="00F50EC3">
          <w:t xml:space="preserve"> about</w:t>
        </w:r>
      </w:ins>
      <w:r>
        <w:t xml:space="preserve"> 6</w:t>
      </w:r>
      <w:ins w:id="668" w:author="Clau Kegode" w:date="2026-06-12T11:04:00Z" w16du:dateUtc="2026-06-12T08:04:00Z">
        <w:r w:rsidR="00F50EC3">
          <w:t>%</w:t>
        </w:r>
      </w:ins>
      <w:r>
        <w:t xml:space="preserve">. Over thirty years, that difference is not a gap. It is a </w:t>
      </w:r>
      <w:ins w:id="669" w:author="Clau Kegode" w:date="2026-06-12T11:04:00Z" w16du:dateUtc="2026-06-12T08:04:00Z">
        <w:r w:rsidR="00F50EC3">
          <w:t xml:space="preserve">financial </w:t>
        </w:r>
      </w:ins>
      <w:r>
        <w:t>canyon.</w:t>
      </w:r>
    </w:p>
    <w:p w14:paraId="0000020C" w14:textId="77777777" w:rsidR="00C57012" w:rsidRDefault="00C57012"/>
    <w:p w14:paraId="0000020D" w14:textId="37BE3DEA" w:rsidR="00C57012" w:rsidRDefault="00000000">
      <w:r>
        <w:t xml:space="preserve">The shift. You stop thinking about what you should have done and start thinking about what is still possible. This is not optimism. This is arithmetic. There is still time to move the number. Not as much time as there was. But </w:t>
      </w:r>
      <w:ins w:id="670" w:author="Clau Kegode" w:date="2026-06-12T11:04:00Z" w16du:dateUtc="2026-06-12T08:04:00Z">
        <w:r w:rsidR="00F50EC3">
          <w:t xml:space="preserve">still, </w:t>
        </w:r>
      </w:ins>
      <w:r>
        <w:t>time.</w:t>
      </w:r>
    </w:p>
    <w:p w14:paraId="0000020E" w14:textId="77777777" w:rsidR="00C57012" w:rsidRDefault="00C57012"/>
    <w:p w14:paraId="0000020F" w14:textId="55B486D3" w:rsidR="00C57012" w:rsidRDefault="00000000">
      <w:r>
        <w:t xml:space="preserve">You are 55 </w:t>
      </w:r>
      <w:ins w:id="671" w:author="Clau Kegode" w:date="2026-06-12T11:12:00Z" w16du:dateUtc="2026-06-12T08:12:00Z">
        <w:r w:rsidR="00DA23C4">
          <w:t xml:space="preserve">years old </w:t>
        </w:r>
      </w:ins>
      <w:r>
        <w:t xml:space="preserve">and you are still going in. Every morning. Same road. Same building. You have outlasted four CEOs, two acquisitions, three rounds of layoffs, one pandemic, and a complete redesign of the company's internal software system that you had to relearn at </w:t>
      </w:r>
      <w:ins w:id="672" w:author="Clau Kegode" w:date="2026-06-12T11:12:00Z" w16du:dateUtc="2026-06-12T08:12:00Z">
        <w:r w:rsidR="00DA23C4">
          <w:t xml:space="preserve">age </w:t>
        </w:r>
      </w:ins>
      <w:r>
        <w:t xml:space="preserve">52. You are not weak </w:t>
      </w:r>
      <w:proofErr w:type="gramStart"/>
      <w:r>
        <w:t>for</w:t>
      </w:r>
      <w:proofErr w:type="gramEnd"/>
      <w:r>
        <w:t xml:space="preserve"> staying. You are not wrong </w:t>
      </w:r>
      <w:proofErr w:type="gramStart"/>
      <w:r>
        <w:t>for</w:t>
      </w:r>
      <w:proofErr w:type="gramEnd"/>
      <w:r>
        <w:t xml:space="preserve"> staying. You made a</w:t>
      </w:r>
      <w:ins w:id="673" w:author="Clau Kegode" w:date="2026-06-12T11:12:00Z" w16du:dateUtc="2026-06-12T08:12:00Z">
        <w:r w:rsidR="00DA23C4">
          <w:t xml:space="preserve"> </w:t>
        </w:r>
        <w:proofErr w:type="gramStart"/>
        <w:r w:rsidR="00DA23C4">
          <w:t>deep</w:t>
        </w:r>
      </w:ins>
      <w:ins w:id="674" w:author="Clau Kegode" w:date="2026-06-12T11:13:00Z" w16du:dateUtc="2026-06-12T08:13:00Z">
        <w:r w:rsidR="00DA23C4">
          <w:t>ly</w:t>
        </w:r>
      </w:ins>
      <w:proofErr w:type="gramEnd"/>
      <w:r>
        <w:t xml:space="preserve"> human decision to value security over risk, familiarity over the unknown, the known ceiling over the uncertain sky. Millions of people make the same decision</w:t>
      </w:r>
      <w:ins w:id="675" w:author="Clau Kegode" w:date="2026-06-12T11:13:00Z" w16du:dateUtc="2026-06-12T08:13:00Z">
        <w:r w:rsidR="00DA23C4">
          <w:t xml:space="preserve"> every year</w:t>
        </w:r>
      </w:ins>
      <w:r>
        <w:t>.</w:t>
      </w:r>
    </w:p>
    <w:p w14:paraId="00000210" w14:textId="750E29CB" w:rsidR="00C57012" w:rsidRDefault="00000000">
      <w:r>
        <w:t xml:space="preserve">The median tenure with the same employer is </w:t>
      </w:r>
      <w:ins w:id="676" w:author="Clau Kegode" w:date="2026-06-12T11:13:00Z" w16du:dateUtc="2026-06-12T08:13:00Z">
        <w:r w:rsidR="00DA23C4">
          <w:t xml:space="preserve">just </w:t>
        </w:r>
      </w:ins>
      <w:r>
        <w:t>3.9 years.</w:t>
      </w:r>
    </w:p>
    <w:p w14:paraId="00000211" w14:textId="121AC78D" w:rsidR="00C57012" w:rsidRDefault="00000000">
      <w:r>
        <w:t xml:space="preserve">You are not the median. You never were. But the </w:t>
      </w:r>
      <w:proofErr w:type="gramStart"/>
      <w:r>
        <w:t>median</w:t>
      </w:r>
      <w:proofErr w:type="gramEnd"/>
      <w:r>
        <w:t xml:space="preserve"> is not a virtue. It is just a data point. And data points don't have mortgages. Data points don't have kids in college. Data points don't feel guilty about leaving a team that depends on them.</w:t>
      </w:r>
      <w:ins w:id="677" w:author="Clau Kegode" w:date="2026-06-12T11:13:00Z" w16du:dateUtc="2026-06-12T08:13:00Z">
        <w:r w:rsidR="00DA23C4">
          <w:t xml:space="preserve"> </w:t>
        </w:r>
      </w:ins>
      <w:ins w:id="678" w:author="Clau Kegode" w:date="2026-06-12T11:13:00Z">
        <w:r w:rsidR="00DA23C4" w:rsidRPr="00DA23C4">
          <w:t>The numbers can explain behavior, but they cannot fully explain the reasons people make difficult choices.</w:t>
        </w:r>
      </w:ins>
    </w:p>
    <w:p w14:paraId="00000212" w14:textId="77777777" w:rsidR="00C57012" w:rsidRDefault="00C57012"/>
    <w:p w14:paraId="00000213" w14:textId="77777777" w:rsidR="00C57012" w:rsidRDefault="00000000">
      <w:r>
        <w:t xml:space="preserve">The sixth rule, the financial cost of staying is real and measurable. The emotional cost of leaving is also real </w:t>
      </w:r>
      <w:proofErr w:type="gramStart"/>
      <w:r>
        <w:t>and also</w:t>
      </w:r>
      <w:proofErr w:type="gramEnd"/>
      <w:r>
        <w:t xml:space="preserve"> measurable. Neither one cancels the other out. The decision is not which one is zero. The decision is which one you can live with.</w:t>
      </w:r>
    </w:p>
    <w:p w14:paraId="00000214" w14:textId="77777777" w:rsidR="00C57012" w:rsidRDefault="00C57012"/>
    <w:p w14:paraId="00000215" w14:textId="1DB9B2A1" w:rsidR="00C57012" w:rsidRDefault="00000000">
      <w:r>
        <w:lastRenderedPageBreak/>
        <w:t>You're 59</w:t>
      </w:r>
      <w:ins w:id="679" w:author="Clau Kegode" w:date="2026-06-12T11:15:00Z" w16du:dateUtc="2026-06-12T08:15:00Z">
        <w:r w:rsidR="00DA23C4">
          <w:t xml:space="preserve"> years old</w:t>
        </w:r>
      </w:ins>
      <w:r>
        <w:t>. Net worth: $387,000</w:t>
      </w:r>
      <w:ins w:id="680" w:author="Clau Kegode" w:date="2026-06-12T11:15:00Z" w16du:dateUtc="2026-06-12T08:15:00Z">
        <w:r w:rsidR="00DA23C4">
          <w:t xml:space="preserve"> total</w:t>
        </w:r>
      </w:ins>
      <w:r>
        <w:t xml:space="preserve">. You </w:t>
      </w:r>
      <w:proofErr w:type="gramStart"/>
      <w:r>
        <w:t>had</w:t>
      </w:r>
      <w:proofErr w:type="gramEnd"/>
      <w:r>
        <w:t xml:space="preserve"> a good run in the </w:t>
      </w:r>
      <w:proofErr w:type="gramStart"/>
      <w:r>
        <w:t>market</w:t>
      </w:r>
      <w:proofErr w:type="gramEnd"/>
      <w:r>
        <w:t xml:space="preserve"> the last four years. You contributed the maximum. You used catch-up contributions after 50. You are closer than you were. Still not where the benchmarks say you should be</w:t>
      </w:r>
      <w:ins w:id="681" w:author="Clau Kegode" w:date="2026-06-12T11:15:00Z" w16du:dateUtc="2026-06-12T08:15:00Z">
        <w:r w:rsidR="009D652B">
          <w:t xml:space="preserve"> by this stage</w:t>
        </w:r>
      </w:ins>
      <w:r>
        <w:t xml:space="preserve">. You retire at 62. Not because you planned to. Because the company is restructuring again. The new VP, the fourth one since the acquisition, offers you a package. You take it. You leave on a Friday. No party. No cake. Just an email from HR and a badge that stops working at </w:t>
      </w:r>
      <w:ins w:id="682" w:author="Clau Kegode" w:date="2026-06-12T11:15:00Z" w16du:dateUtc="2026-06-12T08:15:00Z">
        <w:r w:rsidR="009D652B">
          <w:t>5:00</w:t>
        </w:r>
      </w:ins>
      <w:del w:id="683" w:author="Clau Kegode" w:date="2026-06-12T11:15:00Z" w16du:dateUtc="2026-06-12T08:15:00Z">
        <w:r w:rsidDel="009D652B">
          <w:delText>five</w:delText>
        </w:r>
      </w:del>
      <w:r>
        <w:t xml:space="preserve"> p.m.</w:t>
      </w:r>
    </w:p>
    <w:p w14:paraId="00000216" w14:textId="77777777" w:rsidR="00C57012" w:rsidRDefault="00C57012"/>
    <w:p w14:paraId="00000217" w14:textId="10F5F1B3" w:rsidR="00C57012" w:rsidRDefault="00000000">
      <w:pPr>
        <w:rPr>
          <w:ins w:id="684" w:author="Clau Kegode" w:date="2026-06-12T11:17:00Z" w16du:dateUtc="2026-06-12T08:17:00Z"/>
        </w:rPr>
      </w:pPr>
      <w:r>
        <w:t xml:space="preserve">You sit in your car in the parking spot that </w:t>
      </w:r>
      <w:proofErr w:type="gramStart"/>
      <w:r>
        <w:t>was</w:t>
      </w:r>
      <w:proofErr w:type="gramEnd"/>
      <w:r>
        <w:t xml:space="preserve"> yours for thirty years. You sit there for eleven minutes. You are not sad exactly. You are something more complicated than sad. You are holding thirty years in your hands and trying to figure out what they weigh</w:t>
      </w:r>
      <w:ins w:id="685" w:author="Clau Kegode" w:date="2026-06-12T11:16:00Z" w16du:dateUtc="2026-06-12T08:16:00Z">
        <w:r w:rsidR="009D652B">
          <w:t xml:space="preserve"> emotiona</w:t>
        </w:r>
      </w:ins>
      <w:ins w:id="686" w:author="Clau Kegode" w:date="2026-06-12T11:17:00Z" w16du:dateUtc="2026-06-12T08:17:00Z">
        <w:r w:rsidR="009D652B">
          <w:t>lly</w:t>
        </w:r>
      </w:ins>
      <w:r>
        <w:t>. The work was real. The relationships were real. The expertise was real. The financial cost was also real. All of it is true at once</w:t>
      </w:r>
      <w:ins w:id="687" w:author="Clau Kegode" w:date="2026-06-12T11:17:00Z" w16du:dateUtc="2026-06-12T08:17:00Z">
        <w:r w:rsidR="009D652B">
          <w:t xml:space="preserve"> without contradiction</w:t>
        </w:r>
      </w:ins>
      <w:r>
        <w:t>.</w:t>
      </w:r>
    </w:p>
    <w:p w14:paraId="50FDB7E0" w14:textId="77777777" w:rsidR="009D652B" w:rsidRDefault="009D652B">
      <w:pPr>
        <w:rPr>
          <w:ins w:id="688" w:author="Clau Kegode" w:date="2026-06-12T11:17:00Z" w16du:dateUtc="2026-06-12T08:17:00Z"/>
        </w:rPr>
      </w:pPr>
    </w:p>
    <w:p w14:paraId="32971198" w14:textId="726C91CE" w:rsidR="009D652B" w:rsidRDefault="009D652B">
      <w:ins w:id="689" w:author="Clau Kegode" w:date="2026-06-12T11:17:00Z">
        <w:r w:rsidRPr="009D652B">
          <w:t>Some chapters end with celebration. Others end quietly, leaving you to make sense of them afterward.</w:t>
        </w:r>
      </w:ins>
    </w:p>
    <w:p w14:paraId="00000218" w14:textId="77777777" w:rsidR="00C57012" w:rsidRDefault="00C57012"/>
    <w:p w14:paraId="00000219" w14:textId="24A679C0" w:rsidR="00C57012" w:rsidRDefault="00000000">
      <w:r>
        <w:t>Net worth at</w:t>
      </w:r>
      <w:ins w:id="690" w:author="Clau Kegode" w:date="2026-06-12T11:17:00Z" w16du:dateUtc="2026-06-12T08:17:00Z">
        <w:r w:rsidR="009D652B">
          <w:t xml:space="preserve"> age</w:t>
        </w:r>
      </w:ins>
      <w:r>
        <w:t xml:space="preserve"> 62: $412,000. You will be okay. Not comfortable the way you imagined comfortable when you were 28. A different version of okay. A quieter version. You will manage the number carefully. You will not run out. Probably. </w:t>
      </w:r>
      <w:proofErr w:type="gramStart"/>
      <w:r>
        <w:t>The math</w:t>
      </w:r>
      <w:proofErr w:type="gramEnd"/>
      <w:r>
        <w:t xml:space="preserve"> is close enough to be manageable, not comfortable enough to be careless</w:t>
      </w:r>
      <w:ins w:id="691" w:author="Clau Kegode" w:date="2026-06-12T11:17:00Z" w16du:dateUtc="2026-06-12T08:17:00Z">
        <w:r w:rsidR="009D652B">
          <w:t xml:space="preserve"> with spending</w:t>
        </w:r>
      </w:ins>
      <w:r>
        <w:t>.</w:t>
      </w:r>
    </w:p>
    <w:p w14:paraId="0000021A" w14:textId="5C23251B" w:rsidR="00C57012" w:rsidRDefault="00000000">
      <w:r>
        <w:t>The share of seniors living in poverty climbed to 15</w:t>
      </w:r>
      <w:ins w:id="692" w:author="Clau Kegode" w:date="2026-06-12T11:18:00Z" w16du:dateUtc="2026-06-12T08:18:00Z">
        <w:r w:rsidR="009D652B">
          <w:t>%</w:t>
        </w:r>
      </w:ins>
      <w:del w:id="693" w:author="Clau Kegode" w:date="2026-06-12T11:18:00Z" w16du:dateUtc="2026-06-12T08:18:00Z">
        <w:r w:rsidDel="009D652B">
          <w:delText xml:space="preserve"> percent</w:delText>
        </w:r>
      </w:del>
      <w:r>
        <w:t xml:space="preserve"> in 2024, the highest rate among all age groups, according to Census data.</w:t>
      </w:r>
    </w:p>
    <w:p w14:paraId="0000021B" w14:textId="3286CE0B" w:rsidR="00C57012" w:rsidRDefault="00000000">
      <w:r>
        <w:t>You will not be in that number. You are grateful for that. You are also aware that gratitude and optimization are not the same thing</w:t>
      </w:r>
      <w:ins w:id="694" w:author="Clau Kegode" w:date="2026-06-12T11:18:00Z" w16du:dateUtc="2026-06-12T08:18:00Z">
        <w:r w:rsidR="009D652B">
          <w:t xml:space="preserve"> at all</w:t>
        </w:r>
      </w:ins>
      <w:r>
        <w:t>.</w:t>
      </w:r>
    </w:p>
    <w:p w14:paraId="0000021C" w14:textId="77777777" w:rsidR="00C57012" w:rsidRDefault="00C57012"/>
    <w:p w14:paraId="0000021D" w14:textId="0292E0DA" w:rsidR="00C57012" w:rsidRDefault="00000000">
      <w:pPr>
        <w:rPr>
          <w:ins w:id="695" w:author="Clau Kegode" w:date="2026-06-12T11:19:00Z" w16du:dateUtc="2026-06-12T08:19:00Z"/>
        </w:rPr>
      </w:pPr>
      <w:r>
        <w:t>Somewhere in this city right now, there is a 25-year-old</w:t>
      </w:r>
      <w:ins w:id="696" w:author="Clau Kegode" w:date="2026-06-12T11:19:00Z" w16du:dateUtc="2026-06-12T08:19:00Z">
        <w:r w:rsidR="009D652B">
          <w:t xml:space="preserve"> professional</w:t>
        </w:r>
      </w:ins>
      <w:r>
        <w:t xml:space="preserve"> sitting across a desk from an HR manager. She is holding an offer letter. It says $42,000</w:t>
      </w:r>
      <w:ins w:id="697" w:author="Clau Kegode" w:date="2026-06-12T11:19:00Z" w16du:dateUtc="2026-06-12T08:19:00Z">
        <w:r w:rsidR="009D652B">
          <w:t xml:space="preserve"> per year</w:t>
        </w:r>
      </w:ins>
      <w:r>
        <w:t>. She is deciding whether to negotiate. She is deciding whether this company feels right. She is deciding whether to stay two years or twenty. She doesn't know yet that the decision she makes in the next five minutes will compound for three decades. She doesn't know that her salary on day one is the anchor everything else gets measured against. She doesn't know that the parking spot will feel like hers before she realizes she gave something away to get it</w:t>
      </w:r>
      <w:ins w:id="698" w:author="Clau Kegode" w:date="2026-06-12T11:19:00Z" w16du:dateUtc="2026-06-12T08:19:00Z">
        <w:r w:rsidR="009D652B">
          <w:t xml:space="preserve"> in return</w:t>
        </w:r>
      </w:ins>
      <w:r>
        <w:t>.</w:t>
      </w:r>
    </w:p>
    <w:p w14:paraId="23E4795A" w14:textId="77777777" w:rsidR="009D652B" w:rsidRDefault="009D652B">
      <w:pPr>
        <w:rPr>
          <w:ins w:id="699" w:author="Clau Kegode" w:date="2026-06-12T11:19:00Z" w16du:dateUtc="2026-06-12T08:19:00Z"/>
        </w:rPr>
      </w:pPr>
    </w:p>
    <w:p w14:paraId="37B96D5C" w14:textId="0D80D0B9" w:rsidR="009D652B" w:rsidRDefault="009D652B">
      <w:ins w:id="700" w:author="Clau Kegode" w:date="2026-06-12T11:19:00Z">
        <w:r w:rsidRPr="009D652B">
          <w:t>And like most life-changing decisions, it won't feel life-changing when she makes it.</w:t>
        </w:r>
      </w:ins>
    </w:p>
    <w:p w14:paraId="0000021E" w14:textId="77777777" w:rsidR="00C57012" w:rsidRDefault="00C57012"/>
    <w:p w14:paraId="0000021F" w14:textId="77777777" w:rsidR="00C57012" w:rsidRDefault="00000000">
      <w:r>
        <w:t>She accepts the offer. She says thank you. She drives home on a road she doesn't know yet. The road will become familiar. Everything becomes familiar. That is the thing about staying. It stops feeling like a choice and starts feeling like the air. Just a low, constant hum of a number that never moved as fast as it should have. The anchor holds. It always holds. It always will.</w:t>
      </w:r>
    </w:p>
    <w:p w14:paraId="00000220" w14:textId="77777777" w:rsidR="00C57012" w:rsidRDefault="00C57012"/>
    <w:p w14:paraId="00000221" w14:textId="77777777" w:rsidR="00C57012" w:rsidRDefault="00000000">
      <w:r>
        <w:t>##</w:t>
      </w:r>
    </w:p>
    <w:p w14:paraId="00000222" w14:textId="77777777" w:rsidR="00C57012" w:rsidRDefault="00C57012"/>
    <w:p w14:paraId="00000223" w14:textId="77777777" w:rsidR="00C57012" w:rsidRDefault="00000000">
      <w:r>
        <w:t>═══════════════════════════════════════════════════════</w:t>
      </w:r>
    </w:p>
    <w:p w14:paraId="00000224" w14:textId="77777777" w:rsidR="00C57012" w:rsidRDefault="00C57012"/>
    <w:p w14:paraId="00000225" w14:textId="77777777" w:rsidR="00C57012" w:rsidRDefault="00000000">
      <w:r>
        <w:lastRenderedPageBreak/>
        <w:t>POV: You Spend Like a Millionaire Before Becoming One</w:t>
      </w:r>
    </w:p>
    <w:p w14:paraId="00000226" w14:textId="77777777" w:rsidR="00C57012" w:rsidRDefault="00C57012"/>
    <w:p w14:paraId="00000227" w14:textId="77777777" w:rsidR="00C57012" w:rsidRDefault="00000000">
      <w:r>
        <w:t>---</w:t>
      </w:r>
    </w:p>
    <w:p w14:paraId="00000228" w14:textId="77777777" w:rsidR="00C57012" w:rsidRDefault="00C57012"/>
    <w:p w14:paraId="00000229" w14:textId="77777777" w:rsidR="00C57012" w:rsidRDefault="00000000">
      <w:r>
        <w:t>#</w:t>
      </w:r>
    </w:p>
    <w:p w14:paraId="0000022A" w14:textId="77777777" w:rsidR="00C57012" w:rsidRDefault="00C57012"/>
    <w:p w14:paraId="0000022B" w14:textId="3A711C96" w:rsidR="00C57012" w:rsidRDefault="00000000">
      <w:r>
        <w:t xml:space="preserve">$847. That's what's in your checking account. Not your savings. Your checking account. The one your rent comes out of in </w:t>
      </w:r>
      <w:ins w:id="701" w:author="Clau Kegode" w:date="2026-06-12T11:21:00Z" w16du:dateUtc="2026-06-12T08:21:00Z">
        <w:r w:rsidR="009D652B">
          <w:t xml:space="preserve">just </w:t>
        </w:r>
      </w:ins>
      <w:r>
        <w:t>eleven days. You are 27 years old. You make $74,000 a year. You are not broke. You are something more complicated than broke. You are performing.</w:t>
      </w:r>
    </w:p>
    <w:p w14:paraId="0000022C" w14:textId="77777777" w:rsidR="00C57012" w:rsidRDefault="00C57012"/>
    <w:p w14:paraId="0000022D" w14:textId="6750EAF8" w:rsidR="00C57012" w:rsidRDefault="00000000">
      <w:r>
        <w:t>The car outside costs you $619 a month. You didn't buy it. You leased it. You chose the trim with the sunroof because the base model felt</w:t>
      </w:r>
      <w:ins w:id="702" w:author="Clau Kegode" w:date="2026-06-12T11:21:00Z" w16du:dateUtc="2026-06-12T08:21:00Z">
        <w:r w:rsidR="009D652B">
          <w:t xml:space="preserve"> almost</w:t>
        </w:r>
      </w:ins>
      <w:r>
        <w:t xml:space="preserve"> embarrassing. The apartment is $1,640. It's in the right neighborhood. Not because you needed that neighborhood. Because you needed people to believe you had arrived somewhere</w:t>
      </w:r>
      <w:ins w:id="703" w:author="Clau Kegode" w:date="2026-06-12T11:21:00Z" w16du:dateUtc="2026-06-12T08:21:00Z">
        <w:r w:rsidR="009D652B">
          <w:t xml:space="preserve"> you could point to</w:t>
        </w:r>
      </w:ins>
      <w:r>
        <w:t>. The watch on your wrist was $340 on a payment plan. It looks like $2,000 to everyone who doesn't know better. You know better. You bought it anyway</w:t>
      </w:r>
      <w:ins w:id="704" w:author="Clau Kegode" w:date="2026-06-12T11:21:00Z" w16du:dateUtc="2026-06-12T08:21:00Z">
        <w:r w:rsidR="009D652B">
          <w:t xml:space="preserve"> because it signaled something</w:t>
        </w:r>
      </w:ins>
      <w:r>
        <w:t>.</w:t>
      </w:r>
    </w:p>
    <w:p w14:paraId="0000022E" w14:textId="77777777" w:rsidR="00C57012" w:rsidRDefault="00C57012"/>
    <w:p w14:paraId="0000022F" w14:textId="338604C3" w:rsidR="00C57012" w:rsidRDefault="00000000">
      <w:r>
        <w:t xml:space="preserve">This is what spending like a millionaire before becoming one feels like. Not glamorous. Not exciting. Just a quiet, constant performance that nobody asked </w:t>
      </w:r>
      <w:proofErr w:type="gramStart"/>
      <w:r>
        <w:t>for</w:t>
      </w:r>
      <w:proofErr w:type="gramEnd"/>
      <w:r>
        <w:t xml:space="preserve"> and everybody somehow seems to be doing</w:t>
      </w:r>
      <w:ins w:id="705" w:author="Clau Kegode" w:date="2026-06-12T11:22:00Z" w16du:dateUtc="2026-06-12T08:22:00Z">
        <w:r w:rsidR="009D652B">
          <w:t xml:space="preserve"> around you</w:t>
        </w:r>
      </w:ins>
      <w:r>
        <w:t>.</w:t>
      </w:r>
    </w:p>
    <w:p w14:paraId="00000230" w14:textId="77777777" w:rsidR="00C57012" w:rsidRDefault="00C57012"/>
    <w:p w14:paraId="00000231" w14:textId="5529FE3B" w:rsidR="00C57012" w:rsidRDefault="00000000">
      <w:r>
        <w:t>Here is what nobody tells you about this trap. It doesn't start with arrogance. It starts with a raise</w:t>
      </w:r>
      <w:ins w:id="706" w:author="Clau Kegode" w:date="2026-06-12T11:22:00Z" w16du:dateUtc="2026-06-12T08:22:00Z">
        <w:r w:rsidR="009D652B">
          <w:t xml:space="preserve"> that feels like progress</w:t>
        </w:r>
      </w:ins>
      <w:r>
        <w:t>.</w:t>
      </w:r>
    </w:p>
    <w:p w14:paraId="00000232" w14:textId="77777777" w:rsidR="00C57012" w:rsidRDefault="00C57012"/>
    <w:p w14:paraId="00000233" w14:textId="3E4AE7BB" w:rsidR="00C57012" w:rsidRDefault="00000000">
      <w:r>
        <w:t>You got $8,000 more per year. Before taxes, that's $667 a month. After taxes, it lands as $431</w:t>
      </w:r>
      <w:ins w:id="707" w:author="Clau Kegode" w:date="2026-06-12T11:22:00Z" w16du:dateUtc="2026-06-12T08:22:00Z">
        <w:r w:rsidR="009D652B">
          <w:t xml:space="preserve"> net increase</w:t>
        </w:r>
      </w:ins>
      <w:r>
        <w:t>. You felt it for exactly one week. Then the lease payment went up at renewal. Then you upgraded the streaming plan. Then you started ordering from the nicer delivery app instead of the cheap one. Then the gym membership. Then the weekend trips. The money disappeared before you even saw it. Not because you were reckless. Because you were rewarded, and rewards feel like permission</w:t>
      </w:r>
      <w:ins w:id="708" w:author="Clau Kegode" w:date="2026-06-12T11:24:00Z" w16du:dateUtc="2026-06-12T08:24:00Z">
        <w:r w:rsidR="009D652B">
          <w:t xml:space="preserve"> to expand your life slightly</w:t>
        </w:r>
      </w:ins>
      <w:r>
        <w:t>.</w:t>
      </w:r>
    </w:p>
    <w:p w14:paraId="00000234" w14:textId="77777777" w:rsidR="00C57012" w:rsidRDefault="00C57012"/>
    <w:p w14:paraId="00000235" w14:textId="698158D2" w:rsidR="00C57012" w:rsidRDefault="00000000">
      <w:r>
        <w:t>Behavioral economists call this the affluence effect. The tendency to spend more simply because you feel more financially comfortable</w:t>
      </w:r>
      <w:ins w:id="709" w:author="Clau Kegode" w:date="2026-06-12T11:25:00Z" w16du:dateUtc="2026-06-12T08:25:00Z">
        <w:r w:rsidR="009D652B">
          <w:t xml:space="preserve"> than before</w:t>
        </w:r>
      </w:ins>
      <w:r>
        <w:t>. You don't think of it as a trap. You think of it as finally living your life</w:t>
      </w:r>
      <w:ins w:id="710" w:author="Clau Kegode" w:date="2026-06-12T11:25:00Z" w16du:dateUtc="2026-06-12T08:25:00Z">
        <w:r w:rsidR="009D652B">
          <w:t xml:space="preserve"> properly</w:t>
        </w:r>
      </w:ins>
      <w:r>
        <w:t>.</w:t>
      </w:r>
    </w:p>
    <w:p w14:paraId="00000236" w14:textId="77777777" w:rsidR="00C57012" w:rsidRDefault="00C57012"/>
    <w:p w14:paraId="00000237" w14:textId="5861A66D" w:rsidR="00C57012" w:rsidRDefault="00000000">
      <w:r>
        <w:t xml:space="preserve">The first rule, the lifestyle always expands to consume whatever space you make for it. Every </w:t>
      </w:r>
      <w:proofErr w:type="gramStart"/>
      <w:r>
        <w:t>raise</w:t>
      </w:r>
      <w:proofErr w:type="gramEnd"/>
      <w:r>
        <w:t>, every bonus, every side income gets absorbed within 90 days if you don't intercept it first. You don't feel richer. You just feel like you have more to lose</w:t>
      </w:r>
      <w:ins w:id="711" w:author="Clau Kegode" w:date="2026-06-12T11:25:00Z" w16du:dateUtc="2026-06-12T08:25:00Z">
        <w:r w:rsidR="009D652B">
          <w:t xml:space="preserve"> each month</w:t>
        </w:r>
      </w:ins>
      <w:r>
        <w:t>.</w:t>
      </w:r>
    </w:p>
    <w:p w14:paraId="00000238" w14:textId="77777777" w:rsidR="00C57012" w:rsidRDefault="00C57012"/>
    <w:p w14:paraId="00000239" w14:textId="64AD96AB" w:rsidR="00C57012" w:rsidRDefault="00000000">
      <w:r>
        <w:t>Your net worth at 27 is negative $14,000. You don't know this because you've never calculated it</w:t>
      </w:r>
      <w:ins w:id="712" w:author="Clau Kegode" w:date="2026-06-12T11:25:00Z" w16du:dateUtc="2026-06-12T08:25:00Z">
        <w:r w:rsidR="00026B06">
          <w:t xml:space="preserve"> properly before</w:t>
        </w:r>
      </w:ins>
      <w:r>
        <w:t xml:space="preserve">. You know your salary. You know your rent. You do not know the number that </w:t>
      </w:r>
      <w:proofErr w:type="gramStart"/>
      <w:r>
        <w:t>actually tells</w:t>
      </w:r>
      <w:proofErr w:type="gramEnd"/>
      <w:r>
        <w:t xml:space="preserve"> you where you stand. That number is </w:t>
      </w:r>
      <w:proofErr w:type="gramStart"/>
      <w:r>
        <w:t>negative</w:t>
      </w:r>
      <w:proofErr w:type="gramEnd"/>
      <w:r>
        <w:t xml:space="preserve"> fourteen thousand dollars. You have a leased car, a credit card with $6,200 on it, and $2,400 in a savings account you haven't touched in eight months.</w:t>
      </w:r>
    </w:p>
    <w:p w14:paraId="0000023A" w14:textId="77777777" w:rsidR="00C57012" w:rsidRDefault="00C57012"/>
    <w:p w14:paraId="0000023B" w14:textId="391BFCD8" w:rsidR="00C57012" w:rsidRDefault="00000000">
      <w:r>
        <w:t>You go to dinner with people from work. The restaurant is the kind where the menu has no prices on the women's side. You order the steak. You don't check the total before you tap your card. Checking would feel like admitting something you're not ready to admit</w:t>
      </w:r>
      <w:ins w:id="713" w:author="Clau Kegode" w:date="2026-06-12T11:26:00Z" w16du:dateUtc="2026-06-12T08:26:00Z">
        <w:r w:rsidR="00026B06">
          <w:t xml:space="preserve"> out loud</w:t>
        </w:r>
      </w:ins>
      <w:r>
        <w:t>.</w:t>
      </w:r>
    </w:p>
    <w:p w14:paraId="0000023C" w14:textId="77777777" w:rsidR="00C57012" w:rsidRDefault="00C57012"/>
    <w:p w14:paraId="0000023D" w14:textId="357E5049" w:rsidR="00C57012" w:rsidRDefault="00000000">
      <w:pPr>
        <w:rPr>
          <w:ins w:id="714" w:author="Clau Kegode" w:date="2026-06-12T11:26:00Z" w16du:dateUtc="2026-06-12T08:26:00Z"/>
        </w:rPr>
      </w:pPr>
      <w:r>
        <w:t>This is the performance. It runs quietly underneath everything. And it costs you not just money. It costs you the future version of yourself that could have existed if you'd started differently</w:t>
      </w:r>
      <w:ins w:id="715" w:author="Clau Kegode" w:date="2026-06-12T11:26:00Z" w16du:dateUtc="2026-06-12T08:26:00Z">
        <w:r w:rsidR="00026B06">
          <w:t xml:space="preserve"> or earlier</w:t>
        </w:r>
      </w:ins>
      <w:r>
        <w:t>.</w:t>
      </w:r>
    </w:p>
    <w:p w14:paraId="5359FA89" w14:textId="77777777" w:rsidR="00026B06" w:rsidRDefault="00026B06">
      <w:pPr>
        <w:rPr>
          <w:ins w:id="716" w:author="Clau Kegode" w:date="2026-06-12T11:26:00Z" w16du:dateUtc="2026-06-12T08:26:00Z"/>
        </w:rPr>
      </w:pPr>
    </w:p>
    <w:p w14:paraId="1298AC1B" w14:textId="3DE17A11" w:rsidR="00026B06" w:rsidRDefault="00026B06">
      <w:ins w:id="717" w:author="Clau Kegode" w:date="2026-06-12T11:26:00Z">
        <w:r w:rsidRPr="00026B06">
          <w:t>What feels like adulthood is sometimes just repetition of habits you never consciously chose.</w:t>
        </w:r>
      </w:ins>
    </w:p>
    <w:p w14:paraId="0000023E" w14:textId="77777777" w:rsidR="00C57012" w:rsidRDefault="00C57012"/>
    <w:p w14:paraId="0000023F" w14:textId="77777777" w:rsidR="00C57012" w:rsidRDefault="00000000">
      <w:r>
        <w:t>The shift. You stop measuring wealth by what you spend and start realizing you've been measuring it wrong the entire time.</w:t>
      </w:r>
    </w:p>
    <w:p w14:paraId="00000240" w14:textId="77777777" w:rsidR="00C57012" w:rsidRDefault="00C57012"/>
    <w:p w14:paraId="00000241" w14:textId="18AD1630" w:rsidR="00C57012" w:rsidRDefault="00000000">
      <w:r>
        <w:t>It happens at 29. Nothing dramatic. You're sitting at your kitchen table at 11 p.m. and you open a spreadsheet for the first time in your life. Not a budget. Just a list. What you own. What you owe. You stare at it for a long time. The number at the bottom is negative $9,200. You've been earning for six years. Six years of paychecks, raises, bonuses, side work. And your net worth is still negative. You don't feel angry. You feel like someone finally told you the truth about a movie you've been watching wrong the whole time</w:t>
      </w:r>
      <w:ins w:id="718" w:author="Clau Kegode" w:date="2026-06-12T11:27:00Z" w16du:dateUtc="2026-06-12T08:27:00Z">
        <w:r w:rsidR="00026B06">
          <w:t xml:space="preserve"> without realizing it</w:t>
        </w:r>
      </w:ins>
      <w:r>
        <w:t>.</w:t>
      </w:r>
    </w:p>
    <w:p w14:paraId="00000242" w14:textId="77777777" w:rsidR="00C57012" w:rsidRDefault="00C57012"/>
    <w:p w14:paraId="00000243" w14:textId="6F938D9F" w:rsidR="00C57012" w:rsidRDefault="00000000">
      <w:r>
        <w:t>You are 29</w:t>
      </w:r>
      <w:ins w:id="719" w:author="Clau Kegode" w:date="2026-06-12T11:27:00Z" w16du:dateUtc="2026-06-12T08:27:00Z">
        <w:r w:rsidR="00026B06">
          <w:t xml:space="preserve"> years old</w:t>
        </w:r>
      </w:ins>
      <w:r>
        <w:t xml:space="preserve">. Net worth: </w:t>
      </w:r>
      <w:del w:id="720" w:author="Clau Kegode" w:date="2026-06-12T11:28:00Z" w16du:dateUtc="2026-06-12T08:28:00Z">
        <w:r w:rsidDel="00026B06">
          <w:delText>negat</w:delText>
        </w:r>
      </w:del>
      <w:del w:id="721" w:author="Clau Kegode" w:date="2026-06-12T11:27:00Z" w16du:dateUtc="2026-06-12T08:27:00Z">
        <w:r w:rsidDel="00026B06">
          <w:delText xml:space="preserve">ive </w:delText>
        </w:r>
      </w:del>
      <w:ins w:id="722" w:author="Clau Kegode" w:date="2026-06-12T11:28:00Z" w16du:dateUtc="2026-06-12T08:28:00Z">
        <w:r w:rsidR="00026B06">
          <w:t>-</w:t>
        </w:r>
      </w:ins>
      <w:r>
        <w:t>$9,200. This is the beginning</w:t>
      </w:r>
      <w:ins w:id="723" w:author="Clau Kegode" w:date="2026-06-12T11:28:00Z" w16du:dateUtc="2026-06-12T08:28:00Z">
        <w:r w:rsidR="00026B06">
          <w:t xml:space="preserve"> of a different trajectory</w:t>
        </w:r>
      </w:ins>
      <w:r>
        <w:t>.</w:t>
      </w:r>
    </w:p>
    <w:p w14:paraId="00000244" w14:textId="77777777" w:rsidR="00C57012" w:rsidRDefault="00C57012"/>
    <w:p w14:paraId="00000245" w14:textId="0CBD1397" w:rsidR="00C57012" w:rsidRDefault="00000000">
      <w:r>
        <w:t xml:space="preserve">The second rule, looking wealthy and building wealth are not just different strategies. They are </w:t>
      </w:r>
      <w:ins w:id="724" w:author="Clau Kegode" w:date="2026-06-12T11:28:00Z" w16du:dateUtc="2026-06-12T08:28:00Z">
        <w:r w:rsidR="00026B06">
          <w:t xml:space="preserve">fundamentally </w:t>
        </w:r>
      </w:ins>
      <w:r>
        <w:t>opposi</w:t>
      </w:r>
      <w:ins w:id="725" w:author="Clau Kegode" w:date="2026-06-12T11:28:00Z" w16du:dateUtc="2026-06-12T08:28:00Z">
        <w:r w:rsidR="00026B06">
          <w:t>ng</w:t>
        </w:r>
      </w:ins>
      <w:del w:id="726" w:author="Clau Kegode" w:date="2026-06-12T11:28:00Z" w16du:dateUtc="2026-06-12T08:28:00Z">
        <w:r w:rsidDel="00026B06">
          <w:delText>te</w:delText>
        </w:r>
      </w:del>
      <w:r>
        <w:t xml:space="preserve"> strategies. Every dollar you spend signaling status is a dollar that cannot compound</w:t>
      </w:r>
      <w:ins w:id="727" w:author="Clau Kegode" w:date="2026-06-12T11:29:00Z" w16du:dateUtc="2026-06-12T08:29:00Z">
        <w:r w:rsidR="00026B06">
          <w:t xml:space="preserve"> over time</w:t>
        </w:r>
      </w:ins>
      <w:r>
        <w:t>. The gap between those two paths widens every single year.</w:t>
      </w:r>
    </w:p>
    <w:p w14:paraId="00000246" w14:textId="77777777" w:rsidR="00C57012" w:rsidRDefault="00C57012"/>
    <w:p w14:paraId="00000247" w14:textId="76F665D2" w:rsidR="00C57012" w:rsidRDefault="00000000">
      <w:r>
        <w:t xml:space="preserve">You start with the credit card. $6,200. You stop eating out four times a week and drop it </w:t>
      </w:r>
      <w:proofErr w:type="gramStart"/>
      <w:r>
        <w:t>to</w:t>
      </w:r>
      <w:proofErr w:type="gramEnd"/>
      <w:r>
        <w:t xml:space="preserve"> once. You cancel two subscriptions you forgot you had. You put $900 extra toward the balance every month. It </w:t>
      </w:r>
      <w:proofErr w:type="gramStart"/>
      <w:r>
        <w:t>takes</w:t>
      </w:r>
      <w:proofErr w:type="gramEnd"/>
      <w:r>
        <w:t xml:space="preserve"> seven months. When it hits zero you don't celebrate publicly. You sit with it quietly. Because you know what it cost you. Not just in interest. In years</w:t>
      </w:r>
      <w:ins w:id="728" w:author="Clau Kegode" w:date="2026-06-12T11:29:00Z" w16du:dateUtc="2026-06-12T08:29:00Z">
        <w:r w:rsidR="00026B06">
          <w:t xml:space="preserve"> of compounding potential</w:t>
        </w:r>
      </w:ins>
      <w:r>
        <w:t>.</w:t>
      </w:r>
    </w:p>
    <w:p w14:paraId="00000248" w14:textId="77777777" w:rsidR="00C57012" w:rsidRDefault="00C57012"/>
    <w:p w14:paraId="00000249" w14:textId="7EC9993B" w:rsidR="00C57012" w:rsidRDefault="00000000">
      <w:r>
        <w:t xml:space="preserve">You do </w:t>
      </w:r>
      <w:proofErr w:type="gramStart"/>
      <w:r>
        <w:t>the math</w:t>
      </w:r>
      <w:proofErr w:type="gramEnd"/>
      <w:r>
        <w:t xml:space="preserve">. If </w:t>
      </w:r>
      <w:proofErr w:type="gramStart"/>
      <w:r>
        <w:t>you'd</w:t>
      </w:r>
      <w:proofErr w:type="gramEnd"/>
      <w:r>
        <w:t xml:space="preserve"> invested that $6,200 at 29 and left it alone for 30 years at average market returns, it becomes roughly $74,000. One credit card balance. Seventy-four thousand dollars. Gone. Not because you bought something you loved. Because you bought something that made you look like someone you weren't yet</w:t>
      </w:r>
      <w:ins w:id="729" w:author="Clau Kegode" w:date="2026-06-12T11:29:00Z" w16du:dateUtc="2026-06-12T08:29:00Z">
        <w:r w:rsidR="00026B06">
          <w:t xml:space="preserve"> tryin</w:t>
        </w:r>
      </w:ins>
      <w:ins w:id="730" w:author="Clau Kegode" w:date="2026-06-12T11:30:00Z" w16du:dateUtc="2026-06-12T08:30:00Z">
        <w:r w:rsidR="00026B06">
          <w:t>g to become</w:t>
        </w:r>
      </w:ins>
      <w:r>
        <w:t>.</w:t>
      </w:r>
    </w:p>
    <w:p w14:paraId="0000024A" w14:textId="77777777" w:rsidR="00C57012" w:rsidRDefault="00C57012"/>
    <w:p w14:paraId="0000024B" w14:textId="6D17DADE" w:rsidR="00C57012" w:rsidRDefault="00000000">
      <w:r>
        <w:t>You are 30</w:t>
      </w:r>
      <w:ins w:id="731" w:author="Clau Kegode" w:date="2026-06-12T11:30:00Z" w16du:dateUtc="2026-06-12T08:30:00Z">
        <w:r w:rsidR="00026B06">
          <w:t xml:space="preserve"> years old</w:t>
        </w:r>
      </w:ins>
      <w:r>
        <w:t xml:space="preserve">. Net worth: $4,100. The number is small. But it is positive for the first time. You check it more than you check your messages. Not out of anxiety. Out of proof. Proof that </w:t>
      </w:r>
      <w:proofErr w:type="gramStart"/>
      <w:r>
        <w:t>the math</w:t>
      </w:r>
      <w:proofErr w:type="gramEnd"/>
      <w:r>
        <w:t xml:space="preserve"> can work in your direction if you stop working against it</w:t>
      </w:r>
      <w:ins w:id="732" w:author="Clau Kegode" w:date="2026-06-12T11:30:00Z" w16du:dateUtc="2026-06-12T08:30:00Z">
        <w:r w:rsidR="00026B06">
          <w:t xml:space="preserve"> consistently</w:t>
        </w:r>
      </w:ins>
      <w:r>
        <w:t>.</w:t>
      </w:r>
    </w:p>
    <w:p w14:paraId="0000024C" w14:textId="77777777" w:rsidR="00C57012" w:rsidRDefault="00C57012"/>
    <w:p w14:paraId="0000024D" w14:textId="4B0AA8E4" w:rsidR="00C57012" w:rsidRDefault="00000000">
      <w:r>
        <w:t>You keep the apartment. You do not keep the lease</w:t>
      </w:r>
      <w:ins w:id="733" w:author="Clau Kegode" w:date="2026-06-12T11:30:00Z" w16du:dateUtc="2026-06-12T08:30:00Z">
        <w:r w:rsidR="00026B06">
          <w:t xml:space="preserve"> when it expires</w:t>
        </w:r>
      </w:ins>
      <w:r>
        <w:t xml:space="preserve">. When it ends, you buy a four-year-old Honda with 38,000 miles. You pay cash. Eleven thousand dollars from the savings </w:t>
      </w:r>
      <w:r>
        <w:lastRenderedPageBreak/>
        <w:t>you'd been building for eight months. You drive it off the lot and feel nothing that resembles embarrassment. You feel clean. Like something that was pulling on you finally let go</w:t>
      </w:r>
      <w:ins w:id="734" w:author="Clau Kegode" w:date="2026-06-12T11:31:00Z" w16du:dateUtc="2026-06-12T08:31:00Z">
        <w:r w:rsidR="00026B06">
          <w:t xml:space="preserve"> quietly</w:t>
        </w:r>
      </w:ins>
      <w:r>
        <w:t>.</w:t>
      </w:r>
    </w:p>
    <w:p w14:paraId="0000024E" w14:textId="77777777" w:rsidR="00C57012" w:rsidRDefault="00C57012"/>
    <w:p w14:paraId="0000024F" w14:textId="2EB51761" w:rsidR="00C57012" w:rsidRDefault="00000000">
      <w:r>
        <w:t xml:space="preserve">The third rule, every fixed expense you refuse to upgrade is a monthly investment in disguise. The car payment you don't have is $600 a month </w:t>
      </w:r>
      <w:proofErr w:type="gramStart"/>
      <w:r>
        <w:t>that</w:t>
      </w:r>
      <w:proofErr w:type="gramEnd"/>
      <w:r>
        <w:t xml:space="preserve"> can go somewhere else. The apartment you didn't upsize is the difference between building and performing</w:t>
      </w:r>
      <w:ins w:id="735" w:author="Clau Kegode" w:date="2026-06-12T11:31:00Z" w16du:dateUtc="2026-06-12T08:31:00Z">
        <w:r w:rsidR="00026B06">
          <w:t xml:space="preserve"> financially</w:t>
        </w:r>
      </w:ins>
      <w:r>
        <w:t>.</w:t>
      </w:r>
    </w:p>
    <w:p w14:paraId="00000250" w14:textId="77777777" w:rsidR="00C57012" w:rsidRDefault="00C57012"/>
    <w:p w14:paraId="00000251" w14:textId="49DBC341" w:rsidR="00C57012" w:rsidRDefault="00000000">
      <w:r>
        <w:t>You open a brokerage account at 30. You put in $</w:t>
      </w:r>
      <w:proofErr w:type="gramStart"/>
      <w:r>
        <w:t>400</w:t>
      </w:r>
      <w:proofErr w:type="gramEnd"/>
      <w:r>
        <w:t xml:space="preserve"> the first month. The market dips </w:t>
      </w:r>
      <w:proofErr w:type="gramStart"/>
      <w:r>
        <w:t>the next</w:t>
      </w:r>
      <w:proofErr w:type="gramEnd"/>
      <w:r>
        <w:t xml:space="preserve"> week. You almost move it back. You don't. You add $400 the month after. Then $600. Then $800 as the credit card debt disappears and the freed-up cash has nowhere to go but forward</w:t>
      </w:r>
      <w:ins w:id="736" w:author="Clau Kegode" w:date="2026-06-12T11:31:00Z" w16du:dateUtc="2026-06-12T08:31:00Z">
        <w:r w:rsidR="00026B06">
          <w:t xml:space="preserve"> into investing</w:t>
        </w:r>
      </w:ins>
      <w:r>
        <w:t>.</w:t>
      </w:r>
    </w:p>
    <w:p w14:paraId="00000252" w14:textId="77777777" w:rsidR="00C57012" w:rsidRDefault="00C57012"/>
    <w:p w14:paraId="00000253" w14:textId="2DC02C53" w:rsidR="00C57012" w:rsidRDefault="00000000">
      <w:r>
        <w:t>At</w:t>
      </w:r>
      <w:ins w:id="737" w:author="Clau Kegode" w:date="2026-06-12T11:31:00Z" w16du:dateUtc="2026-06-12T08:31:00Z">
        <w:r w:rsidR="00026B06">
          <w:t xml:space="preserve"> age</w:t>
        </w:r>
      </w:ins>
      <w:r>
        <w:t xml:space="preserve"> 31</w:t>
      </w:r>
      <w:ins w:id="738" w:author="Clau Kegode" w:date="2026-06-12T11:31:00Z" w16du:dateUtc="2026-06-12T08:31:00Z">
        <w:r w:rsidR="00026B06">
          <w:t>,</w:t>
        </w:r>
      </w:ins>
      <w:r>
        <w:t xml:space="preserve"> your net worth crosses $22,000. It's not impressive to say out loud. But the trajectory is different now. Something has changed in the direction you're moving.</w:t>
      </w:r>
      <w:ins w:id="739" w:author="Clau Kegode" w:date="2026-06-12T11:32:00Z" w16du:dateUtc="2026-06-12T08:32:00Z">
        <w:r w:rsidR="00026B06">
          <w:t xml:space="preserve"> </w:t>
        </w:r>
      </w:ins>
      <w:ins w:id="740" w:author="Clau Kegode" w:date="2026-06-12T11:32:00Z">
        <w:r w:rsidR="00026B06" w:rsidRPr="00026B06">
          <w:t xml:space="preserve">Momentum in personal finance rarely feels </w:t>
        </w:r>
        <w:proofErr w:type="gramStart"/>
        <w:r w:rsidR="00026B06" w:rsidRPr="00026B06">
          <w:t>dramatic—</w:t>
        </w:r>
        <w:proofErr w:type="gramEnd"/>
        <w:r w:rsidR="00026B06" w:rsidRPr="00026B06">
          <w:t>it usually feels like small decisions stacking in one direction.</w:t>
        </w:r>
      </w:ins>
    </w:p>
    <w:p w14:paraId="00000254" w14:textId="77777777" w:rsidR="00C57012" w:rsidRDefault="00C57012"/>
    <w:p w14:paraId="00000255" w14:textId="683894EB" w:rsidR="00C57012" w:rsidRDefault="00000000">
      <w:r>
        <w:t>The shift. You stop buying things to tell a story about who you are and start letting the numbers tell the story instead</w:t>
      </w:r>
      <w:ins w:id="741" w:author="Clau Kegode" w:date="2026-06-12T11:32:00Z" w16du:dateUtc="2026-06-12T08:32:00Z">
        <w:r w:rsidR="00026B06">
          <w:t xml:space="preserve"> of your identity</w:t>
        </w:r>
      </w:ins>
      <w:r>
        <w:t>.</w:t>
      </w:r>
    </w:p>
    <w:p w14:paraId="00000256" w14:textId="77777777" w:rsidR="00C57012" w:rsidRDefault="00C57012"/>
    <w:p w14:paraId="00000257" w14:textId="6825B86F" w:rsidR="00C57012" w:rsidRDefault="00000000">
      <w:r>
        <w:t>You get a new job at 32</w:t>
      </w:r>
      <w:ins w:id="742" w:author="Clau Kegode" w:date="2026-06-12T11:32:00Z" w16du:dateUtc="2026-06-12T08:32:00Z">
        <w:r w:rsidR="00026B06">
          <w:t xml:space="preserve"> years</w:t>
        </w:r>
      </w:ins>
      <w:r>
        <w:t xml:space="preserve">. The salary jumps to $96,000. This is the test. This is exactly the moment </w:t>
      </w:r>
      <w:proofErr w:type="gramStart"/>
      <w:r>
        <w:t>where</w:t>
      </w:r>
      <w:proofErr w:type="gramEnd"/>
      <w:r>
        <w:t xml:space="preserve"> the old version of you would have upgraded everything immediately. The apartment. The car. The wardrobe. The watch. You feel the pull. It is real. It is strong. It is the same pull that cost you your entire twenties.</w:t>
      </w:r>
    </w:p>
    <w:p w14:paraId="00000258" w14:textId="77777777" w:rsidR="00C57012" w:rsidRDefault="00C57012"/>
    <w:p w14:paraId="00000259" w14:textId="1B8FC85B" w:rsidR="00C57012" w:rsidRDefault="00000000">
      <w:r>
        <w:t xml:space="preserve">You </w:t>
      </w:r>
      <w:proofErr w:type="gramStart"/>
      <w:r>
        <w:t>upgrade</w:t>
      </w:r>
      <w:proofErr w:type="gramEnd"/>
      <w:r>
        <w:t xml:space="preserve"> </w:t>
      </w:r>
      <w:proofErr w:type="gramStart"/>
      <w:r>
        <w:t>nothing</w:t>
      </w:r>
      <w:proofErr w:type="gramEnd"/>
      <w:r>
        <w:t>. You increase your investment contribution by $1,100 a month and you let everything else stay the same for one year. One full year of living on what you were already living on while the extra income moves automatically before you can spend it</w:t>
      </w:r>
      <w:ins w:id="743" w:author="Clau Kegode" w:date="2026-06-12T11:33:00Z" w16du:dateUtc="2026-06-12T08:33:00Z">
        <w:r w:rsidR="00026B06">
          <w:t xml:space="preserve"> or justify it</w:t>
        </w:r>
      </w:ins>
      <w:r>
        <w:t>.</w:t>
      </w:r>
    </w:p>
    <w:p w14:paraId="0000025A" w14:textId="77777777" w:rsidR="00C57012" w:rsidRDefault="00C57012"/>
    <w:p w14:paraId="0000025B" w14:textId="48BCCD39" w:rsidR="00C57012" w:rsidRDefault="00000000">
      <w:r>
        <w:t xml:space="preserve">Your net worth at </w:t>
      </w:r>
      <w:ins w:id="744" w:author="Clau Kegode" w:date="2026-06-12T11:33:00Z" w16du:dateUtc="2026-06-12T08:33:00Z">
        <w:r w:rsidR="00026B06">
          <w:t xml:space="preserve">age </w:t>
        </w:r>
      </w:ins>
      <w:r>
        <w:t>33 is $67,000. You have never had this much money</w:t>
      </w:r>
      <w:ins w:id="745" w:author="Clau Kegode" w:date="2026-06-12T11:34:00Z" w16du:dateUtc="2026-06-12T08:34:00Z">
        <w:r w:rsidR="00026B06">
          <w:t xml:space="preserve"> before</w:t>
        </w:r>
      </w:ins>
      <w:r>
        <w:t>. Not even close. The compounding hasn't gotten loud yet. But you can hear it starting</w:t>
      </w:r>
      <w:ins w:id="746" w:author="Clau Kegode" w:date="2026-06-12T11:34:00Z" w16du:dateUtc="2026-06-12T08:34:00Z">
        <w:r w:rsidR="00026B06">
          <w:t xml:space="preserve"> to form in the background</w:t>
        </w:r>
      </w:ins>
      <w:r>
        <w:t>.</w:t>
      </w:r>
    </w:p>
    <w:p w14:paraId="0000025C" w14:textId="77777777" w:rsidR="00C57012" w:rsidRDefault="00C57012"/>
    <w:p w14:paraId="0000025D" w14:textId="77777777" w:rsidR="00C57012" w:rsidRDefault="00000000">
      <w:r>
        <w:t>The fourth rule, the most dangerous moment in any wealth-building journey is a raise. Not a crisis. A raise. A crisis forces discipline. A raise offers permission. And permission is the enemy of compounding.</w:t>
      </w:r>
    </w:p>
    <w:p w14:paraId="0000025E" w14:textId="77777777" w:rsidR="00C57012" w:rsidRDefault="00C57012"/>
    <w:p w14:paraId="0000025F" w14:textId="378DB399" w:rsidR="00C57012" w:rsidRDefault="00000000">
      <w:r>
        <w:t>You are 35</w:t>
      </w:r>
      <w:ins w:id="747" w:author="Clau Kegode" w:date="2026-06-12T11:34:00Z" w16du:dateUtc="2026-06-12T08:34:00Z">
        <w:r w:rsidR="00026B06">
          <w:t xml:space="preserve"> years old</w:t>
        </w:r>
      </w:ins>
      <w:r>
        <w:t>. Net worth: $141,000. You are not rich. But you are building something. You can feel the difference between that and performing. They feel nothing alike. Performing felt like wearing something that didn't fit</w:t>
      </w:r>
      <w:ins w:id="748" w:author="Clau Kegode" w:date="2026-06-12T11:34:00Z" w16du:dateUtc="2026-06-12T08:34:00Z">
        <w:r w:rsidR="00026B06">
          <w:t xml:space="preserve"> comfortably</w:t>
        </w:r>
      </w:ins>
      <w:r>
        <w:t>. Building feels like having room to breathe inside your own life</w:t>
      </w:r>
      <w:ins w:id="749" w:author="Clau Kegode" w:date="2026-06-12T11:35:00Z" w16du:dateUtc="2026-06-12T08:35:00Z">
        <w:r w:rsidR="00026B06">
          <w:t xml:space="preserve"> without pressure</w:t>
        </w:r>
      </w:ins>
      <w:r>
        <w:t>.</w:t>
      </w:r>
    </w:p>
    <w:p w14:paraId="00000260" w14:textId="77777777" w:rsidR="00C57012" w:rsidRDefault="00C57012"/>
    <w:p w14:paraId="00000261" w14:textId="4B469101" w:rsidR="00C57012" w:rsidRDefault="00000000">
      <w:r>
        <w:t xml:space="preserve">You start a small </w:t>
      </w:r>
      <w:proofErr w:type="gramStart"/>
      <w:r>
        <w:t>consulting side</w:t>
      </w:r>
      <w:proofErr w:type="gramEnd"/>
      <w:r>
        <w:t xml:space="preserve"> project. Nothing formal. Three clients. You charge $150 an hour. It brings in $2,200 some months. $3,800 others. You invest every dollar </w:t>
      </w:r>
      <w:proofErr w:type="gramStart"/>
      <w:r>
        <w:t>of</w:t>
      </w:r>
      <w:proofErr w:type="gramEnd"/>
      <w:r>
        <w:t xml:space="preserve"> it. You don't change your lifestyle to match the extra income. You change your net worth to match the extra </w:t>
      </w:r>
      <w:r>
        <w:lastRenderedPageBreak/>
        <w:t>income. Those are two completely different decisions and almost everyone makes the wrong one</w:t>
      </w:r>
      <w:ins w:id="750" w:author="Clau Kegode" w:date="2026-06-12T11:35:00Z" w16du:dateUtc="2026-06-12T08:35:00Z">
        <w:r w:rsidR="00026B06">
          <w:t xml:space="preserve"> at some point</w:t>
        </w:r>
      </w:ins>
      <w:r>
        <w:t>.</w:t>
      </w:r>
    </w:p>
    <w:p w14:paraId="00000262" w14:textId="77777777" w:rsidR="00C57012" w:rsidRDefault="00C57012"/>
    <w:p w14:paraId="00000263" w14:textId="079359DB" w:rsidR="00C57012" w:rsidRDefault="00000000">
      <w:r>
        <w:t>Your net worth at 36 crosses $200,000. You check it on a Tuesday morning before your first meeting. You don't tell anyone. Not because you're hiding it. Because the people who would understand it are the same people who already knew you when you were leasing that car and ordering the steak</w:t>
      </w:r>
      <w:ins w:id="751" w:author="Clau Kegode" w:date="2026-06-12T11:35:00Z" w16du:dateUtc="2026-06-12T08:35:00Z">
        <w:r w:rsidR="00026B06">
          <w:t xml:space="preserve"> years earlier</w:t>
        </w:r>
      </w:ins>
      <w:r>
        <w:t>.</w:t>
      </w:r>
    </w:p>
    <w:p w14:paraId="00000264" w14:textId="77777777" w:rsidR="00C57012" w:rsidRDefault="00C57012"/>
    <w:p w14:paraId="00000265" w14:textId="4B229E54" w:rsidR="00C57012" w:rsidRDefault="00000000">
      <w:r>
        <w:t xml:space="preserve">The fifth rule, wealth is private before it is real. The moment you feel the need to show </w:t>
      </w:r>
      <w:proofErr w:type="gramStart"/>
      <w:r>
        <w:t>it,</w:t>
      </w:r>
      <w:proofErr w:type="gramEnd"/>
      <w:r>
        <w:t xml:space="preserve"> you are back at the beginning.</w:t>
      </w:r>
      <w:ins w:id="752" w:author="Clau Kegode" w:date="2026-06-12T11:35:00Z" w16du:dateUtc="2026-06-12T08:35:00Z">
        <w:r w:rsidR="004923AE">
          <w:t xml:space="preserve"> </w:t>
        </w:r>
      </w:ins>
      <w:ins w:id="753" w:author="Clau Kegode" w:date="2026-06-12T11:35:00Z">
        <w:r w:rsidR="004923AE" w:rsidRPr="004923AE">
          <w:t>What grows quietly tends to last longer than what grows publicly.</w:t>
        </w:r>
      </w:ins>
    </w:p>
    <w:p w14:paraId="00000266" w14:textId="77777777" w:rsidR="00C57012" w:rsidRDefault="00C57012"/>
    <w:p w14:paraId="00000267" w14:textId="047BA216" w:rsidR="00C57012" w:rsidRDefault="00000000">
      <w:r>
        <w:t>You are 38</w:t>
      </w:r>
      <w:ins w:id="754" w:author="Clau Kegode" w:date="2026-06-12T11:35:00Z" w16du:dateUtc="2026-06-12T08:35:00Z">
        <w:r w:rsidR="004923AE">
          <w:t xml:space="preserve"> years old</w:t>
        </w:r>
      </w:ins>
      <w:r>
        <w:t xml:space="preserve">. Net worth: $340,000. The compounding is audible now. Not dramatic. But you can see it in the </w:t>
      </w:r>
      <w:proofErr w:type="gramStart"/>
      <w:r>
        <w:t>numbers</w:t>
      </w:r>
      <w:proofErr w:type="gramEnd"/>
      <w:r>
        <w:t xml:space="preserve"> month over month. The money is starting to do work that you didn't do. Interest on interest. Dividends reinvesting. The portfolio generating returns that, some months, exceed what you earned in a week at your first job</w:t>
      </w:r>
      <w:ins w:id="755" w:author="Clau Kegode" w:date="2026-06-12T11:36:00Z" w16du:dateUtc="2026-06-12T08:36:00Z">
        <w:r w:rsidR="004923AE">
          <w:t xml:space="preserve"> years ago</w:t>
        </w:r>
      </w:ins>
      <w:r>
        <w:t>.</w:t>
      </w:r>
    </w:p>
    <w:p w14:paraId="00000268" w14:textId="77777777" w:rsidR="00C57012" w:rsidRDefault="00C57012"/>
    <w:p w14:paraId="00000269" w14:textId="054EAA13" w:rsidR="00C57012" w:rsidRDefault="00000000">
      <w:r>
        <w:t xml:space="preserve">The shift. You stop thinking about money as something you earn and start thinking about it as something that </w:t>
      </w:r>
      <w:ins w:id="756" w:author="Clau Kegode" w:date="2026-06-12T11:38:00Z" w16du:dateUtc="2026-06-12T08:38:00Z">
        <w:r w:rsidR="004923AE">
          <w:t>flows</w:t>
        </w:r>
      </w:ins>
      <w:del w:id="757" w:author="Clau Kegode" w:date="2026-06-12T11:38:00Z" w16du:dateUtc="2026-06-12T08:38:00Z">
        <w:r w:rsidDel="004923AE">
          <w:delText>moves</w:delText>
        </w:r>
      </w:del>
      <w:r>
        <w:t>. Your job is to point it in the right direction and then get out of its way.</w:t>
      </w:r>
    </w:p>
    <w:p w14:paraId="0000026A" w14:textId="77777777" w:rsidR="00C57012" w:rsidRDefault="00C57012"/>
    <w:p w14:paraId="0000026B" w14:textId="657C26D6" w:rsidR="00C57012" w:rsidRDefault="00000000">
      <w:r>
        <w:t>You are 41</w:t>
      </w:r>
      <w:ins w:id="758" w:author="Clau Kegode" w:date="2026-06-12T11:36:00Z" w16du:dateUtc="2026-06-12T08:36:00Z">
        <w:r w:rsidR="004923AE">
          <w:t xml:space="preserve"> years old</w:t>
        </w:r>
      </w:ins>
      <w:r>
        <w:t xml:space="preserve">. Net worth: $580,000. You think about the car. Not the Honda. The one before it. The leased car with the sunroof that </w:t>
      </w:r>
      <w:proofErr w:type="gramStart"/>
      <w:r>
        <w:t>cost</w:t>
      </w:r>
      <w:proofErr w:type="gramEnd"/>
      <w:r>
        <w:t xml:space="preserve"> you $619 a month for three years. $22,284 total. You think about what that becomes if it had gone into the market instead. At average returns over the twelve years since, it would be sitting at roughly $58,000 today. One car lease. Fifty-eight thousand dollars. Not lost to a bad decision. Lost to a performance.</w:t>
      </w:r>
    </w:p>
    <w:p w14:paraId="0000026C" w14:textId="77777777" w:rsidR="00C57012" w:rsidRDefault="00C57012"/>
    <w:p w14:paraId="0000026D" w14:textId="01C60420" w:rsidR="00C57012" w:rsidRDefault="00000000">
      <w:r>
        <w:t xml:space="preserve">You think about the watch. The apartment. The dinners you didn't think about before tapping the card. You don't feel regret exactly. You feel a specific kind of clarity that only comes from having been on both sides of a decision and knowing, with precision, what each side </w:t>
      </w:r>
      <w:proofErr w:type="gramStart"/>
      <w:r>
        <w:t>actually cost</w:t>
      </w:r>
      <w:proofErr w:type="gramEnd"/>
      <w:ins w:id="759" w:author="Clau Kegode" w:date="2026-06-12T11:38:00Z" w16du:dateUtc="2026-06-12T08:38:00Z">
        <w:r w:rsidR="004923AE">
          <w:t xml:space="preserve"> in compounding terms</w:t>
        </w:r>
      </w:ins>
      <w:r>
        <w:t>.</w:t>
      </w:r>
    </w:p>
    <w:p w14:paraId="0000026E" w14:textId="77777777" w:rsidR="00C57012" w:rsidRDefault="00C57012"/>
    <w:p w14:paraId="0000026F" w14:textId="06EFFB79" w:rsidR="00C57012" w:rsidRDefault="00000000">
      <w:r>
        <w:t xml:space="preserve">You are 44. Net worth: $820,000. The consulting practice has grown into something more </w:t>
      </w:r>
      <w:ins w:id="760" w:author="Clau Kegode" w:date="2026-06-12T11:40:00Z" w16du:dateUtc="2026-06-12T08:40:00Z">
        <w:r w:rsidR="004923AE">
          <w:t>substantial</w:t>
        </w:r>
      </w:ins>
      <w:del w:id="761" w:author="Clau Kegode" w:date="2026-06-12T11:39:00Z" w16du:dateUtc="2026-06-12T08:39:00Z">
        <w:r w:rsidDel="004923AE">
          <w:delText>real</w:delText>
        </w:r>
      </w:del>
      <w:r>
        <w:t>. You have seven clients now. The income from it, combined with your salary, means you are investing more each month than you spent on total lifestyle when you were 27 and performing</w:t>
      </w:r>
      <w:ins w:id="762" w:author="Clau Kegode" w:date="2026-06-12T11:40:00Z" w16du:dateUtc="2026-06-12T08:40:00Z">
        <w:r w:rsidR="004923AE">
          <w:t xml:space="preserve"> for approval</w:t>
        </w:r>
      </w:ins>
      <w:r>
        <w:t>. That number stops you. You sit with it.</w:t>
      </w:r>
    </w:p>
    <w:p w14:paraId="00000270" w14:textId="77777777" w:rsidR="00C57012" w:rsidRDefault="00C57012"/>
    <w:p w14:paraId="00000271" w14:textId="3F80F4AF" w:rsidR="00C57012" w:rsidRDefault="00000000">
      <w:r>
        <w:t xml:space="preserve">At 45, on a Wednesday, nothing ceremonial about it, your brokerage updates and the combined number crosses $1,000,000. You are sitting in the same kitchen where you opened the spreadsheet at 29 and found negative $9,200. Same table. Different </w:t>
      </w:r>
      <w:proofErr w:type="gramStart"/>
      <w:r>
        <w:t>number</w:t>
      </w:r>
      <w:proofErr w:type="gramEnd"/>
      <w:r>
        <w:t xml:space="preserve">. The distance between those two moments is not luck. It is not income. Plenty of people </w:t>
      </w:r>
      <w:proofErr w:type="gramStart"/>
      <w:r>
        <w:t>earned</w:t>
      </w:r>
      <w:proofErr w:type="gramEnd"/>
      <w:r>
        <w:t xml:space="preserve"> more than you and have less. The distance is a decision you made at 29 to stop performing and start building</w:t>
      </w:r>
      <w:ins w:id="763" w:author="Clau Kegode" w:date="2026-06-12T11:40:00Z" w16du:dateUtc="2026-06-12T08:40:00Z">
        <w:r w:rsidR="004923AE">
          <w:t xml:space="preserve"> instead of signaling</w:t>
        </w:r>
      </w:ins>
      <w:r>
        <w:t>.</w:t>
      </w:r>
    </w:p>
    <w:p w14:paraId="00000272" w14:textId="77777777" w:rsidR="00C57012" w:rsidRPr="00760A4F" w:rsidRDefault="00C57012"/>
    <w:p w14:paraId="00000273" w14:textId="7E5A9474" w:rsidR="00C57012" w:rsidRPr="00760A4F" w:rsidRDefault="00000000">
      <w:r w:rsidRPr="00760A4F">
        <w:t xml:space="preserve">The sixth rule, the millionaire is not made </w:t>
      </w:r>
      <w:del w:id="764" w:author="Clau Kegode" w:date="2026-06-12T14:49:00Z" w16du:dateUtc="2026-06-12T11:49:00Z">
        <w:r w:rsidRPr="00760A4F" w:rsidDel="00760A4F">
          <w:delText>at the moment</w:delText>
        </w:r>
      </w:del>
      <w:ins w:id="765" w:author="Clau Kegode" w:date="2026-06-12T14:49:00Z" w16du:dateUtc="2026-06-12T11:49:00Z">
        <w:r w:rsidR="00760A4F">
          <w:t>when</w:t>
        </w:r>
      </w:ins>
      <w:r w:rsidRPr="00760A4F">
        <w:t xml:space="preserve"> the number changes. The millionaire is made the first time you choose the number over the </w:t>
      </w:r>
      <w:ins w:id="766" w:author="Clau Kegode" w:date="2026-06-12T14:49:00Z" w16du:dateUtc="2026-06-12T11:49:00Z">
        <w:r w:rsidR="00760A4F">
          <w:t xml:space="preserve">need to </w:t>
        </w:r>
      </w:ins>
      <w:r w:rsidRPr="00760A4F">
        <w:t>perform</w:t>
      </w:r>
      <w:del w:id="767" w:author="Clau Kegode" w:date="2026-06-12T14:49:00Z" w16du:dateUtc="2026-06-12T11:49:00Z">
        <w:r w:rsidRPr="00760A4F" w:rsidDel="00760A4F">
          <w:delText>ance</w:delText>
        </w:r>
      </w:del>
      <w:r w:rsidRPr="00760A4F">
        <w:t>.</w:t>
      </w:r>
    </w:p>
    <w:p w14:paraId="00000274" w14:textId="77777777" w:rsidR="00C57012" w:rsidRDefault="00C57012"/>
    <w:p w14:paraId="00000275" w14:textId="57E315DE" w:rsidR="00C57012" w:rsidRDefault="00000000">
      <w:r>
        <w:t>You are still 45. The Honda has 190,000 miles on it now. You could buy any car you want. You have bought a used Lexus instead. Not to perform</w:t>
      </w:r>
      <w:ins w:id="768" w:author="Clau Kegode" w:date="2026-06-12T14:49:00Z" w16du:dateUtc="2026-06-12T11:49:00Z">
        <w:r w:rsidR="00760A4F">
          <w:t>,</w:t>
        </w:r>
      </w:ins>
      <w:del w:id="769" w:author="Clau Kegode" w:date="2026-06-12T14:49:00Z" w16du:dateUtc="2026-06-12T11:49:00Z">
        <w:r w:rsidDel="00760A4F">
          <w:delText>. B</w:delText>
        </w:r>
      </w:del>
      <w:ins w:id="770" w:author="Clau Kegode" w:date="2026-06-12T14:49:00Z" w16du:dateUtc="2026-06-12T11:49:00Z">
        <w:r w:rsidR="00760A4F">
          <w:t xml:space="preserve"> </w:t>
        </w:r>
      </w:ins>
      <w:ins w:id="771" w:author="Clau Kegode" w:date="2026-06-12T14:50:00Z" w16du:dateUtc="2026-06-12T11:50:00Z">
        <w:r w:rsidR="00760A4F">
          <w:t xml:space="preserve">but </w:t>
        </w:r>
      </w:ins>
      <w:ins w:id="772" w:author="Clau Kegode" w:date="2026-06-12T14:49:00Z" w16du:dateUtc="2026-06-12T11:49:00Z">
        <w:r w:rsidR="00760A4F">
          <w:t>b</w:t>
        </w:r>
      </w:ins>
      <w:r>
        <w:t>ecause you wanted to. There is a difference between spending from abundance and spending to simulate it. One is freedom. The other is the thing that kept you negative for six years.</w:t>
      </w:r>
    </w:p>
    <w:p w14:paraId="00000276" w14:textId="77777777" w:rsidR="00C57012" w:rsidRDefault="00C57012"/>
    <w:p w14:paraId="00000277" w14:textId="77777777" w:rsidR="00C57012" w:rsidRDefault="00000000">
      <w:pPr>
        <w:rPr>
          <w:ins w:id="773" w:author="Clau Kegode" w:date="2026-06-12T14:50:00Z" w16du:dateUtc="2026-06-12T11:50:00Z"/>
        </w:rPr>
      </w:pPr>
      <w:r>
        <w:t>You are 48. Net worth: $1,600,000. The money is moving faster than you are now. The passive income from the portfolio covers your rent. Not theoretically. Literally. Every month the dividends and distributions cover what you pay to live. You didn't build this by earning more than everyone around you. You built it by refusing to perform. By being the person at the dinner table who ordered the chicken. By driving the car that nobody photographed. By living inside a number that was smaller than what people assumed you made.</w:t>
      </w:r>
    </w:p>
    <w:p w14:paraId="5347E840" w14:textId="77777777" w:rsidR="00760A4F" w:rsidRDefault="00760A4F">
      <w:pPr>
        <w:rPr>
          <w:ins w:id="774" w:author="Clau Kegode" w:date="2026-06-12T14:50:00Z" w16du:dateUtc="2026-06-12T11:50:00Z"/>
        </w:rPr>
      </w:pPr>
    </w:p>
    <w:p w14:paraId="44869010" w14:textId="3A486E7E" w:rsidR="00760A4F" w:rsidRDefault="00760A4F">
      <w:ins w:id="775" w:author="Clau Kegode" w:date="2026-06-12T14:50:00Z">
        <w:r w:rsidRPr="00760A4F">
          <w:t>And by then, the habits that once felt like sacrifice simply feel like who you are.</w:t>
        </w:r>
      </w:ins>
    </w:p>
    <w:p w14:paraId="00000278" w14:textId="77777777" w:rsidR="00C57012" w:rsidRDefault="00C57012"/>
    <w:p w14:paraId="00000279" w14:textId="175CDBC9" w:rsidR="00C57012" w:rsidRDefault="00000000">
      <w:r>
        <w:t>The gap. That's what this whole thing was</w:t>
      </w:r>
      <w:ins w:id="776" w:author="Clau Kegode" w:date="2026-06-12T14:50:00Z" w16du:dateUtc="2026-06-12T11:50:00Z">
        <w:r w:rsidR="00760A4F">
          <w:t xml:space="preserve"> </w:t>
        </w:r>
        <w:proofErr w:type="gramStart"/>
        <w:r w:rsidR="00760A4F">
          <w:t>really about</w:t>
        </w:r>
      </w:ins>
      <w:proofErr w:type="gramEnd"/>
      <w:r>
        <w:t xml:space="preserve">. The gap between what you showed the world and what you were </w:t>
      </w:r>
      <w:proofErr w:type="gramStart"/>
      <w:r>
        <w:t>actually building</w:t>
      </w:r>
      <w:proofErr w:type="gramEnd"/>
      <w:r>
        <w:t>. The people who close that gap fastest are not the highest earners. They are the people who stop performing first.</w:t>
      </w:r>
    </w:p>
    <w:p w14:paraId="0000027A" w14:textId="77777777" w:rsidR="00C57012" w:rsidRDefault="00C57012"/>
    <w:p w14:paraId="0000027B" w14:textId="77AAA1D6" w:rsidR="00C57012" w:rsidRDefault="00000000">
      <w:r>
        <w:t>Somewhere in this city right now, there is a 27-year-old sitting in a leased car with a sunroof, checking their bank account in the parking lot of a restaurant they can't quite afford. The balance is $847. They make $74,000 a year.</w:t>
      </w:r>
      <w:del w:id="777" w:author="Clau Kegode" w:date="2026-06-12T14:51:00Z" w16du:dateUtc="2026-06-12T11:51:00Z">
        <w:r w:rsidDel="00760A4F">
          <w:delText xml:space="preserve"> They are not behind</w:delText>
        </w:r>
      </w:del>
      <w:r>
        <w:t>. They are telling themselves they are not behind. But every purchase is a performance. Every upgrade is a costume. Every tap of the card is a vote for the version of themselves they want people to see instead of the version they are trying to become.</w:t>
      </w:r>
    </w:p>
    <w:p w14:paraId="0000027C" w14:textId="77777777" w:rsidR="00C57012" w:rsidRDefault="00C57012"/>
    <w:p w14:paraId="0000027D" w14:textId="77777777" w:rsidR="00C57012" w:rsidRDefault="00000000">
      <w:r>
        <w:t xml:space="preserve">The gap doesn't close because income goes up. The gap closes the moment you stop </w:t>
      </w:r>
      <w:proofErr w:type="gramStart"/>
      <w:r>
        <w:t>spending</w:t>
      </w:r>
      <w:proofErr w:type="gramEnd"/>
      <w:r>
        <w:t xml:space="preserve"> to prove something. The moment you decide that the number nobody can see is more important than the one everyone can.</w:t>
      </w:r>
    </w:p>
    <w:p w14:paraId="0000027E" w14:textId="77777777" w:rsidR="00C57012" w:rsidRDefault="00C57012">
      <w:pPr>
        <w:rPr>
          <w:ins w:id="778" w:author="Clau Kegode" w:date="2026-06-12T14:51:00Z" w16du:dateUtc="2026-06-12T11:51:00Z"/>
        </w:rPr>
      </w:pPr>
    </w:p>
    <w:p w14:paraId="00F0F7A7" w14:textId="7362A2D6" w:rsidR="00760A4F" w:rsidRDefault="00760A4F">
      <w:pPr>
        <w:rPr>
          <w:ins w:id="779" w:author="Clau Kegode" w:date="2026-06-12T14:51:00Z" w16du:dateUtc="2026-06-12T11:51:00Z"/>
        </w:rPr>
      </w:pPr>
      <w:ins w:id="780" w:author="Clau Kegode" w:date="2026-06-12T14:51:00Z">
        <w:r w:rsidRPr="00760A4F">
          <w:t>That's the decision that quietly changes everything, long before anyone else notices.</w:t>
        </w:r>
      </w:ins>
    </w:p>
    <w:p w14:paraId="77B6FD3D" w14:textId="77777777" w:rsidR="00760A4F" w:rsidRDefault="00760A4F"/>
    <w:p w14:paraId="0000027F" w14:textId="77777777" w:rsidR="00C57012" w:rsidRDefault="00000000">
      <w:r>
        <w:t>$847. It always starts there. The performance, or the building. Both begin with the same balance. The choice is the only thing that's different.</w:t>
      </w:r>
    </w:p>
    <w:p w14:paraId="00000280" w14:textId="77777777" w:rsidR="00C57012" w:rsidRDefault="00C57012"/>
    <w:p w14:paraId="00000281" w14:textId="77777777" w:rsidR="00C57012" w:rsidRDefault="00000000">
      <w:r>
        <w:t>#</w:t>
      </w:r>
    </w:p>
    <w:p w14:paraId="00000282" w14:textId="77777777" w:rsidR="00C57012" w:rsidRDefault="00C57012"/>
    <w:p w14:paraId="00000283" w14:textId="77777777" w:rsidR="00C57012" w:rsidRDefault="00000000">
      <w:r>
        <w:t>═══════════════════════════════════════════════════════</w:t>
      </w:r>
    </w:p>
    <w:p w14:paraId="00000284" w14:textId="77777777" w:rsidR="00C57012" w:rsidRDefault="00C57012"/>
    <w:p w14:paraId="00000285" w14:textId="77777777" w:rsidR="00C57012" w:rsidRDefault="00000000">
      <w:r>
        <w:t>POV: You Inherit $1 Million and Make Every Wrong Decision</w:t>
      </w:r>
    </w:p>
    <w:p w14:paraId="00000286" w14:textId="77777777" w:rsidR="00C57012" w:rsidRDefault="00C57012"/>
    <w:p w14:paraId="00000287" w14:textId="77777777" w:rsidR="00C57012" w:rsidRDefault="00000000">
      <w:r>
        <w:t>---</w:t>
      </w:r>
    </w:p>
    <w:p w14:paraId="00000288" w14:textId="77777777" w:rsidR="00C57012" w:rsidRDefault="00C57012"/>
    <w:p w14:paraId="00000289" w14:textId="77777777" w:rsidR="00C57012" w:rsidRDefault="00000000">
      <w:r>
        <w:t>#</w:t>
      </w:r>
    </w:p>
    <w:p w14:paraId="0000028A" w14:textId="77777777" w:rsidR="00C57012" w:rsidRDefault="00C57012"/>
    <w:p w14:paraId="0000028B" w14:textId="5AB91429" w:rsidR="00C57012" w:rsidRDefault="00000000">
      <w:r>
        <w:t xml:space="preserve">$1,000,000. That's the number on the letter. You read it three times in the law office waiting room. A million dollars. Your grandfather's entire life — the farm he sold, the business he ran for thirty-one years, the accounts he never touched — </w:t>
      </w:r>
      <w:del w:id="781" w:author="Clau Kegode" w:date="2026-06-12T14:54:00Z" w16du:dateUtc="2026-06-12T11:54:00Z">
        <w:r w:rsidDel="001E2460">
          <w:delText xml:space="preserve">distilled </w:delText>
        </w:r>
      </w:del>
      <w:ins w:id="782" w:author="Clau Kegode" w:date="2026-06-12T14:54:00Z" w16du:dateUtc="2026-06-12T11:54:00Z">
        <w:r w:rsidR="001E2460">
          <w:t>condensed</w:t>
        </w:r>
        <w:r w:rsidR="001E2460">
          <w:t xml:space="preserve"> </w:t>
        </w:r>
      </w:ins>
      <w:r>
        <w:t xml:space="preserve">into a single wire transfer, sitting in a holding account with your name on it. You are 29 years old. You have $4,300 in a checking account and $22,000 left on a car you bought two years ago. And now there is a number on a piece of paper that doesn't make sense </w:t>
      </w:r>
      <w:del w:id="783" w:author="Clau Kegode" w:date="2026-06-12T14:54:00Z" w16du:dateUtc="2026-06-12T11:54:00Z">
        <w:r w:rsidDel="001E2460">
          <w:delText xml:space="preserve">next </w:delText>
        </w:r>
      </w:del>
      <w:ins w:id="784" w:author="Clau Kegode" w:date="2026-06-12T14:54:00Z" w16du:dateUtc="2026-06-12T11:54:00Z">
        <w:r w:rsidR="001E2460">
          <w:t xml:space="preserve">when compared </w:t>
        </w:r>
      </w:ins>
      <w:r>
        <w:t xml:space="preserve">to your life. The paralegal hands you a pen. You sign. You walk outside </w:t>
      </w:r>
      <w:proofErr w:type="gramStart"/>
      <w:r>
        <w:t>into</w:t>
      </w:r>
      <w:proofErr w:type="gramEnd"/>
      <w:r>
        <w:t xml:space="preserve"> a Tuesday </w:t>
      </w:r>
      <w:proofErr w:type="gramStart"/>
      <w:r>
        <w:t>afternoon</w:t>
      </w:r>
      <w:proofErr w:type="gramEnd"/>
      <w:r>
        <w:t xml:space="preserve"> and you sit in that car for eleven minutes. Not from grief. Not from joy. From something you don't have a word for yet. The number is real. What you do with it is about to define the next decade.</w:t>
      </w:r>
    </w:p>
    <w:p w14:paraId="0000028C" w14:textId="77777777" w:rsidR="00C57012" w:rsidRDefault="00C57012"/>
    <w:p w14:paraId="0000028D" w14:textId="780860C8" w:rsidR="00C57012" w:rsidRDefault="00000000">
      <w:r>
        <w:t>Most people think they'd be smart about it. Most people are wrong. Research consistently shows that people who suddenly come into a large amount of money — especially</w:t>
      </w:r>
      <w:ins w:id="785" w:author="Clau Kegode" w:date="2026-06-12T14:58:00Z" w16du:dateUtc="2026-06-12T11:58:00Z">
        <w:r w:rsidR="001E2460">
          <w:t xml:space="preserve"> those between</w:t>
        </w:r>
      </w:ins>
      <w:r>
        <w:t xml:space="preserve"> th</w:t>
      </w:r>
      <w:ins w:id="786" w:author="Clau Kegode" w:date="2026-06-12T14:57:00Z" w16du:dateUtc="2026-06-12T11:57:00Z">
        <w:r w:rsidR="001E2460">
          <w:t>e</w:t>
        </w:r>
      </w:ins>
      <w:del w:id="787" w:author="Clau Kegode" w:date="2026-06-12T14:57:00Z" w16du:dateUtc="2026-06-12T11:57:00Z">
        <w:r w:rsidDel="001E2460">
          <w:delText>ose</w:delText>
        </w:r>
      </w:del>
      <w:r>
        <w:t xml:space="preserve"> age</w:t>
      </w:r>
      <w:ins w:id="788" w:author="Clau Kegode" w:date="2026-06-12T14:57:00Z" w16du:dateUtc="2026-06-12T11:57:00Z">
        <w:r w:rsidR="001E2460">
          <w:t>s</w:t>
        </w:r>
      </w:ins>
      <w:del w:id="789" w:author="Clau Kegode" w:date="2026-06-12T14:57:00Z" w16du:dateUtc="2026-06-12T11:57:00Z">
        <w:r w:rsidDel="001E2460">
          <w:delText>d between</w:delText>
        </w:r>
      </w:del>
      <w:r>
        <w:t xml:space="preserve"> </w:t>
      </w:r>
      <w:ins w:id="790" w:author="Clau Kegode" w:date="2026-06-12T14:57:00Z" w16du:dateUtc="2026-06-12T11:57:00Z">
        <w:r w:rsidR="001E2460">
          <w:t xml:space="preserve">of </w:t>
        </w:r>
      </w:ins>
      <w:r>
        <w:t xml:space="preserve">20 and 50 — quickly lose half of that money to poor investments and lifestyle decisions. Half. Not because they're careless. Not because they're stupid. </w:t>
      </w:r>
      <w:ins w:id="791" w:author="Clau Kegode" w:date="2026-06-12T14:58:00Z" w16du:dateUtc="2026-06-12T11:58:00Z">
        <w:r w:rsidR="001E2460">
          <w:t>It’s b</w:t>
        </w:r>
      </w:ins>
      <w:del w:id="792" w:author="Clau Kegode" w:date="2026-06-12T14:58:00Z" w16du:dateUtc="2026-06-12T11:58:00Z">
        <w:r w:rsidDel="001E2460">
          <w:delText>B</w:delText>
        </w:r>
      </w:del>
      <w:r>
        <w:t xml:space="preserve">ecause no one taught them what money </w:t>
      </w:r>
      <w:proofErr w:type="gramStart"/>
      <w:r>
        <w:t>actually is</w:t>
      </w:r>
      <w:proofErr w:type="gramEnd"/>
      <w:r>
        <w:t xml:space="preserve"> when there's a lot of it. Because a million dollars looks like freedom. But it behaves </w:t>
      </w:r>
      <w:ins w:id="793" w:author="Clau Kegode" w:date="2026-06-12T14:58:00Z" w16du:dateUtc="2026-06-12T11:58:00Z">
        <w:r w:rsidR="001E2460">
          <w:t xml:space="preserve">more </w:t>
        </w:r>
      </w:ins>
      <w:r>
        <w:t>like a test.</w:t>
      </w:r>
    </w:p>
    <w:p w14:paraId="0000028E" w14:textId="77777777" w:rsidR="00C57012" w:rsidRDefault="00C57012"/>
    <w:p w14:paraId="0000028F" w14:textId="2C94E126" w:rsidR="00C57012" w:rsidRDefault="00000000">
      <w:r>
        <w:t>Your net worth is now $1,000,000. You are 29. You have never had this much. You have never been around this much. And here is the first thing that happens</w:t>
      </w:r>
      <w:ins w:id="794" w:author="Clau Kegode" w:date="2026-06-12T14:58:00Z" w16du:dateUtc="2026-06-12T11:58:00Z">
        <w:r w:rsidR="001E2460">
          <w:t>:</w:t>
        </w:r>
      </w:ins>
      <w:del w:id="795" w:author="Clau Kegode" w:date="2026-06-12T14:58:00Z" w16du:dateUtc="2026-06-12T11:58:00Z">
        <w:r w:rsidDel="001E2460">
          <w:delText>.</w:delText>
        </w:r>
      </w:del>
      <w:r>
        <w:t xml:space="preserve"> Nothing</w:t>
      </w:r>
      <w:ins w:id="796" w:author="Clau Kegode" w:date="2026-06-12T14:59:00Z" w16du:dateUtc="2026-06-12T11:59:00Z">
        <w:r w:rsidR="001E2460">
          <w:t xml:space="preserve"> at all</w:t>
        </w:r>
      </w:ins>
      <w:r>
        <w:t>. For three weeks, the money sits in the account. You don't tell anyone. You go to work. You eat lunch at the same place. You act like nothing happened. You're waiting for it to feel real. It doesn't. You take a screenshot of the balance and</w:t>
      </w:r>
      <w:del w:id="797" w:author="Clau Kegode" w:date="2026-06-12T14:55:00Z" w16du:dateUtc="2026-06-12T11:55:00Z">
        <w:r w:rsidDel="001E2460">
          <w:delText xml:space="preserve"> you</w:delText>
        </w:r>
      </w:del>
      <w:r>
        <w:t xml:space="preserve"> stare at it before bed like it's a message in a language you can't read yet.</w:t>
      </w:r>
    </w:p>
    <w:p w14:paraId="00000290" w14:textId="4167C113" w:rsidR="00C57012" w:rsidRDefault="00C57012">
      <w:pPr>
        <w:rPr>
          <w:ins w:id="798" w:author="Clau Kegode" w:date="2026-06-12T14:55:00Z" w16du:dateUtc="2026-06-12T11:55:00Z"/>
        </w:rPr>
      </w:pPr>
    </w:p>
    <w:p w14:paraId="568F46C6" w14:textId="034DA94A" w:rsidR="001E2460" w:rsidRDefault="001E2460">
      <w:pPr>
        <w:rPr>
          <w:ins w:id="799" w:author="Clau Kegode" w:date="2026-06-12T14:55:00Z" w16du:dateUtc="2026-06-12T11:55:00Z"/>
        </w:rPr>
      </w:pPr>
      <w:ins w:id="800" w:author="Clau Kegode" w:date="2026-06-12T14:55:00Z">
        <w:r w:rsidRPr="001E2460">
          <w:t xml:space="preserve">At first, </w:t>
        </w:r>
        <w:proofErr w:type="gramStart"/>
        <w:r w:rsidRPr="001E2460">
          <w:t>the money</w:t>
        </w:r>
        <w:proofErr w:type="gramEnd"/>
        <w:r w:rsidRPr="001E2460">
          <w:t xml:space="preserve"> feels less like a gift and more like a responsibility you haven't learned how to carry.</w:t>
        </w:r>
      </w:ins>
    </w:p>
    <w:p w14:paraId="4767954F" w14:textId="77777777" w:rsidR="001E2460" w:rsidRDefault="001E2460"/>
    <w:p w14:paraId="00000291" w14:textId="01EC04D6" w:rsidR="00C57012" w:rsidRDefault="00000000">
      <w:r>
        <w:t>Then you tell one person. Then two. Then it gets out the</w:t>
      </w:r>
      <w:ins w:id="801" w:author="Clau Kegode" w:date="2026-06-12T14:55:00Z" w16du:dateUtc="2026-06-12T11:55:00Z">
        <w:r w:rsidR="001E2460">
          <w:t xml:space="preserve"> same</w:t>
        </w:r>
      </w:ins>
      <w:r>
        <w:t xml:space="preserve"> way things always get out. And that's when the calls start.</w:t>
      </w:r>
    </w:p>
    <w:p w14:paraId="00000292" w14:textId="77777777" w:rsidR="00C57012" w:rsidRDefault="00C57012"/>
    <w:p w14:paraId="00000293" w14:textId="074D1C0F" w:rsidR="00C57012" w:rsidRDefault="00000000">
      <w:r>
        <w:t xml:space="preserve">Your cousin has a business idea. Your old college roommate needs a bridge loan. Someone you haven't spoken to in four years texts you about a real estate opportunity. You say no to the first three. You feel good about that. You feel disciplined. You are not disciplined. You are just slow. Because </w:t>
      </w:r>
      <w:proofErr w:type="gramStart"/>
      <w:r>
        <w:t>the fourth one — the</w:t>
      </w:r>
      <w:proofErr w:type="gramEnd"/>
      <w:r>
        <w:t xml:space="preserve"> fourth one sounds different. Your cousin's friend knows a developer. A hotel project. Three years. </w:t>
      </w:r>
      <w:ins w:id="802" w:author="Clau Kegode" w:date="2026-06-12T15:00:00Z" w16du:dateUtc="2026-06-12T12:00:00Z">
        <w:r w:rsidR="001E2460">
          <w:t>A p</w:t>
        </w:r>
      </w:ins>
      <w:del w:id="803" w:author="Clau Kegode" w:date="2026-06-12T15:00:00Z" w16du:dateUtc="2026-06-12T12:00:00Z">
        <w:r w:rsidDel="001E2460">
          <w:delText>P</w:delText>
        </w:r>
      </w:del>
      <w:r>
        <w:t>rojected return of 22</w:t>
      </w:r>
      <w:ins w:id="804" w:author="Clau Kegode" w:date="2026-06-12T15:00:00Z" w16du:dateUtc="2026-06-12T12:00:00Z">
        <w:r w:rsidR="001E2460">
          <w:t>%</w:t>
        </w:r>
      </w:ins>
      <w:del w:id="805" w:author="Clau Kegode" w:date="2026-06-12T15:00:00Z" w16du:dateUtc="2026-06-12T12:00:00Z">
        <w:r w:rsidDel="001E2460">
          <w:delText xml:space="preserve"> percent</w:delText>
        </w:r>
      </w:del>
      <w:r>
        <w:t xml:space="preserve"> annually. You don't ask for the financial statements. You ask how much </w:t>
      </w:r>
      <w:ins w:id="806" w:author="Clau Kegode" w:date="2026-06-12T15:00:00Z" w16du:dateUtc="2026-06-12T12:00:00Z">
        <w:r w:rsidR="001E2460">
          <w:t xml:space="preserve">money </w:t>
        </w:r>
      </w:ins>
      <w:r>
        <w:t xml:space="preserve">they need. You write a check for $80,000. You tell yourself it's only eight percent of your total. You tell yourself you can afford to take a </w:t>
      </w:r>
      <w:ins w:id="807" w:author="Clau Kegode" w:date="2026-06-12T15:00:00Z" w16du:dateUtc="2026-06-12T12:00:00Z">
        <w:r w:rsidR="001E2460">
          <w:t>chance</w:t>
        </w:r>
      </w:ins>
      <w:del w:id="808" w:author="Clau Kegode" w:date="2026-06-12T15:00:00Z" w16du:dateUtc="2026-06-12T12:00:00Z">
        <w:r w:rsidDel="001E2460">
          <w:delText>swin</w:delText>
        </w:r>
      </w:del>
      <w:del w:id="809" w:author="Clau Kegode" w:date="2026-06-12T17:33:00Z" w16du:dateUtc="2026-06-12T14:33:00Z">
        <w:r w:rsidDel="00A83B01">
          <w:delText>g</w:delText>
        </w:r>
      </w:del>
      <w:r>
        <w:t>. The first rule</w:t>
      </w:r>
      <w:del w:id="810" w:author="Clau Kegode" w:date="2026-06-12T14:56:00Z" w16du:dateUtc="2026-06-12T11:56:00Z">
        <w:r w:rsidDel="001E2460">
          <w:delText>,</w:delText>
        </w:r>
      </w:del>
      <w:ins w:id="811" w:author="Clau Kegode" w:date="2026-06-12T14:56:00Z" w16du:dateUtc="2026-06-12T11:56:00Z">
        <w:r w:rsidR="001E2460">
          <w:t>:</w:t>
        </w:r>
      </w:ins>
      <w:r>
        <w:t xml:space="preserve"> </w:t>
      </w:r>
      <w:ins w:id="812" w:author="Clau Kegode" w:date="2026-06-12T15:00:00Z" w16du:dateUtc="2026-06-12T12:00:00Z">
        <w:r w:rsidR="001E2460">
          <w:t>M</w:t>
        </w:r>
      </w:ins>
      <w:del w:id="813" w:author="Clau Kegode" w:date="2026-06-12T15:00:00Z" w16du:dateUtc="2026-06-12T12:00:00Z">
        <w:r w:rsidDel="001E2460">
          <w:delText>m</w:delText>
        </w:r>
      </w:del>
      <w:r>
        <w:t>oney you didn't earn feels different from money you did. And that difference makes you reckless in ways you don't recognize until it's already too late.</w:t>
      </w:r>
    </w:p>
    <w:p w14:paraId="00000294" w14:textId="77777777" w:rsidR="00C57012" w:rsidRDefault="00C57012"/>
    <w:p w14:paraId="00000295" w14:textId="77777777" w:rsidR="00C57012" w:rsidRDefault="00000000">
      <w:pPr>
        <w:rPr>
          <w:ins w:id="814" w:author="Clau Kegode" w:date="2026-06-12T14:56:00Z" w16du:dateUtc="2026-06-12T11:56:00Z"/>
        </w:rPr>
      </w:pPr>
      <w:r>
        <w:t xml:space="preserve">Your net worth is now $920,000. You are still 29. The hotel project emails you quarterly updates for eight months, then goes quiet. You follow up. You follow up again. The developer stops returning calls. You hire a lawyer. The lawyer tells you it will cost more to recover the money </w:t>
      </w:r>
      <w:r>
        <w:lastRenderedPageBreak/>
        <w:t xml:space="preserve">than you lost. You write it off. Eighty thousand dollars. Gone. You </w:t>
      </w:r>
      <w:proofErr w:type="gramStart"/>
      <w:r>
        <w:t>feel</w:t>
      </w:r>
      <w:proofErr w:type="gramEnd"/>
      <w:r>
        <w:t xml:space="preserve"> sick for a week. Then you feel fine. That's the dangerous part. You feel fine. Because you still have $920,000 and $920,000 feels like more than enough. </w:t>
      </w:r>
      <w:proofErr w:type="gramStart"/>
      <w:r>
        <w:t>So</w:t>
      </w:r>
      <w:proofErr w:type="gramEnd"/>
      <w:r>
        <w:t xml:space="preserve"> you do what people do when they feel fine. You upgrade.</w:t>
      </w:r>
    </w:p>
    <w:p w14:paraId="03AAAB7D" w14:textId="77777777" w:rsidR="001E2460" w:rsidRDefault="001E2460">
      <w:pPr>
        <w:rPr>
          <w:ins w:id="815" w:author="Clau Kegode" w:date="2026-06-12T14:56:00Z" w16du:dateUtc="2026-06-12T11:56:00Z"/>
        </w:rPr>
      </w:pPr>
    </w:p>
    <w:p w14:paraId="007703AD" w14:textId="23D90B07" w:rsidR="001E2460" w:rsidRDefault="001E2460">
      <w:proofErr w:type="gramStart"/>
      <w:ins w:id="816" w:author="Clau Kegode" w:date="2026-06-12T14:56:00Z">
        <w:r w:rsidRPr="001E2460">
          <w:t>The loss</w:t>
        </w:r>
        <w:proofErr w:type="gramEnd"/>
        <w:r w:rsidRPr="001E2460">
          <w:t xml:space="preserve"> stings, but not enough to change your behavior—and that's what makes it so risky.</w:t>
        </w:r>
      </w:ins>
    </w:p>
    <w:p w14:paraId="00000296" w14:textId="77777777" w:rsidR="00C57012" w:rsidRDefault="00C57012"/>
    <w:p w14:paraId="00000297" w14:textId="7E351E0D" w:rsidR="00C57012" w:rsidRDefault="00000000">
      <w:r>
        <w:t xml:space="preserve">Not dramatically. Not all at once. You move to a nicer apartment. A two-bedroom instead of a one-bedroom. The rent goes from $1,400 to $2,900 a month. You buy new furniture. Not extravagant. Just better. You get </w:t>
      </w:r>
      <w:proofErr w:type="gramStart"/>
      <w:r>
        <w:t>a gym</w:t>
      </w:r>
      <w:proofErr w:type="gramEnd"/>
      <w:r>
        <w:t xml:space="preserve"> membership at a place with towel service. You start buying </w:t>
      </w:r>
      <w:proofErr w:type="gramStart"/>
      <w:r>
        <w:t>the good</w:t>
      </w:r>
      <w:proofErr w:type="gramEnd"/>
      <w:r>
        <w:t xml:space="preserve"> wine. Not the best. Just better than before. Each individual thing is reasonable. Together they add up to a life that costs $6,000 a month more than your old one. You don't notice it happening. That's how lifestyle inflation works. It doesn't arrive as a decision. It arrives as comfort. And comfort is very hard to argue with when you have a million dollars sitting in an account</w:t>
      </w:r>
      <w:ins w:id="817" w:author="Clau Kegode" w:date="2026-06-12T15:01:00Z" w16du:dateUtc="2026-06-12T12:01:00Z">
        <w:r w:rsidR="001E2460">
          <w:t>, quietly</w:t>
        </w:r>
      </w:ins>
      <w:r>
        <w:t xml:space="preserve"> telling you you've earned it.</w:t>
      </w:r>
    </w:p>
    <w:p w14:paraId="00000298" w14:textId="77777777" w:rsidR="00C57012" w:rsidRDefault="00C57012"/>
    <w:p w14:paraId="00000299" w14:textId="3FADC227" w:rsidR="00C57012" w:rsidRDefault="00000000">
      <w:r>
        <w:t>The second rule, a million dollars is not rich. A million dollars is a margin. Rich is when your assets generate more than your lifestyle costs. Until that happens, you are spending down a number. And numbers that get spent down</w:t>
      </w:r>
      <w:ins w:id="818" w:author="Clau Kegode" w:date="2026-06-12T17:32:00Z" w16du:dateUtc="2026-06-12T14:32:00Z">
        <w:r w:rsidR="00A83B01">
          <w:t xml:space="preserve"> </w:t>
        </w:r>
      </w:ins>
      <w:del w:id="819" w:author="Clau Kegode" w:date="2026-06-12T15:02:00Z" w16du:dateUtc="2026-06-12T12:02:00Z">
        <w:r w:rsidDel="001E2460">
          <w:delText xml:space="preserve">, </w:delText>
        </w:r>
      </w:del>
      <w:del w:id="820" w:author="Clau Kegode" w:date="2026-06-12T15:01:00Z" w16du:dateUtc="2026-06-12T12:01:00Z">
        <w:r w:rsidDel="001E2460">
          <w:delText xml:space="preserve">always </w:delText>
        </w:r>
      </w:del>
      <w:ins w:id="821" w:author="Clau Kegode" w:date="2026-06-12T15:01:00Z" w16du:dateUtc="2026-06-12T12:01:00Z">
        <w:r w:rsidR="001E2460">
          <w:t>wi</w:t>
        </w:r>
      </w:ins>
      <w:ins w:id="822" w:author="Clau Kegode" w:date="2026-06-12T15:02:00Z" w16du:dateUtc="2026-06-12T12:02:00Z">
        <w:r w:rsidR="001E2460">
          <w:t>ll</w:t>
        </w:r>
      </w:ins>
      <w:ins w:id="823" w:author="Clau Kegode" w:date="2026-06-12T15:01:00Z" w16du:dateUtc="2026-06-12T12:01:00Z">
        <w:r w:rsidR="001E2460">
          <w:t xml:space="preserve"> </w:t>
        </w:r>
      </w:ins>
      <w:r>
        <w:t>eventually reach zero.</w:t>
      </w:r>
    </w:p>
    <w:p w14:paraId="0000029A" w14:textId="77777777" w:rsidR="00C57012" w:rsidRDefault="00C57012"/>
    <w:p w14:paraId="0000029B" w14:textId="49AEC9C5" w:rsidR="00C57012" w:rsidRDefault="00000000">
      <w:r>
        <w:t>Your net worth is now $810,000. You are 30. The apartment, the furniture, the car upgrade — yes, you</w:t>
      </w:r>
      <w:ins w:id="824" w:author="Clau Kegode" w:date="2026-06-12T15:02:00Z" w16du:dateUtc="2026-06-12T12:02:00Z">
        <w:r w:rsidR="00320CCC">
          <w:t xml:space="preserve"> did</w:t>
        </w:r>
      </w:ins>
      <w:r>
        <w:t xml:space="preserve"> trade</w:t>
      </w:r>
      <w:del w:id="825" w:author="Clau Kegode" w:date="2026-06-12T15:02:00Z" w16du:dateUtc="2026-06-12T12:02:00Z">
        <w:r w:rsidDel="00320CCC">
          <w:delText>d</w:delText>
        </w:r>
      </w:del>
      <w:r>
        <w:t xml:space="preserve"> up again — have collectively </w:t>
      </w:r>
      <w:proofErr w:type="gramStart"/>
      <w:r>
        <w:t xml:space="preserve">moved </w:t>
      </w:r>
      <w:ins w:id="826" w:author="Clau Kegode" w:date="2026-06-12T15:02:00Z" w16du:dateUtc="2026-06-12T12:02:00Z">
        <w:r w:rsidR="00320CCC">
          <w:t xml:space="preserve"> another</w:t>
        </w:r>
        <w:proofErr w:type="gramEnd"/>
        <w:r w:rsidR="00320CCC">
          <w:t xml:space="preserve"> </w:t>
        </w:r>
      </w:ins>
      <w:r>
        <w:t xml:space="preserve">$110,000 out of your account over fourteen months. You haven't tracked it. You don't want to track it. Tracking it would make it real. Instead, you start thinking about real estate. Everyone tells you to buy real estate. Your uncle bought real estate. Your coworker bought a </w:t>
      </w:r>
      <w:proofErr w:type="gramStart"/>
      <w:r>
        <w:t>duplex</w:t>
      </w:r>
      <w:proofErr w:type="gramEnd"/>
      <w:r>
        <w:t xml:space="preserve"> and it pays for itself. You start watching videos. You read three books. You feel ready. You are not ready. You buy a house. A big one. Not the biggest, but big. Four bedrooms in a suburb you don't love, because that's where the good deals are. You put $200,000 down. You feel like an investor. You feel like you're doing the right thing. The mortgage is $3,400 a month. Property taxes add $700. Insurance adds $280. Maintenance, over the first year, adds another $14,000 in things you didn't plan for — a new HVAC unit, a roof section, a drainage issue in the backyard that the inspector somehow missed. The house isn't paying you. You are</w:t>
      </w:r>
      <w:ins w:id="827" w:author="Clau Kegode" w:date="2026-06-12T15:03:00Z" w16du:dateUtc="2026-06-12T12:03:00Z">
        <w:r w:rsidR="00320CCC">
          <w:t xml:space="preserve"> now</w:t>
        </w:r>
      </w:ins>
      <w:r>
        <w:t xml:space="preserve"> </w:t>
      </w:r>
      <w:proofErr w:type="gramStart"/>
      <w:r>
        <w:t>paying</w:t>
      </w:r>
      <w:proofErr w:type="gramEnd"/>
      <w:r>
        <w:t xml:space="preserve"> the house.</w:t>
      </w:r>
    </w:p>
    <w:p w14:paraId="0000029C" w14:textId="77777777" w:rsidR="00C57012" w:rsidRDefault="00C57012"/>
    <w:p w14:paraId="0000029D" w14:textId="33B9338A" w:rsidR="00C57012" w:rsidRDefault="00000000">
      <w:r>
        <w:t>The</w:t>
      </w:r>
      <w:ins w:id="828" w:author="Clau Kegode" w:date="2026-06-12T15:03:00Z" w16du:dateUtc="2026-06-12T12:03:00Z">
        <w:r w:rsidR="00320CCC">
          <w:t>n comes the</w:t>
        </w:r>
      </w:ins>
      <w:r>
        <w:t xml:space="preserve"> shift. You stop thinking about the inheritance as a windfall and start thinking about it as a job. A job where every decision either grows the balance or shrinks it. And you have been shrinking it since the moment you signed that paper.</w:t>
      </w:r>
    </w:p>
    <w:p w14:paraId="0000029E" w14:textId="77777777" w:rsidR="00C57012" w:rsidRDefault="00C57012"/>
    <w:p w14:paraId="0000029F" w14:textId="77777777" w:rsidR="00C57012" w:rsidRDefault="00000000">
      <w:pPr>
        <w:rPr>
          <w:ins w:id="829" w:author="Clau Kegode" w:date="2026-06-12T15:04:00Z" w16du:dateUtc="2026-06-12T12:04:00Z"/>
        </w:rPr>
      </w:pPr>
      <w:r>
        <w:t xml:space="preserve">Your net worth, including the house, is around $720,000. You are 31. On paper that looks fine. But most of that number is locked inside a house you can't easily sell, in a suburb you don't like, with a mortgage that requires you to stay employed. You have about $380,000 in liquid assets. A year </w:t>
      </w:r>
      <w:proofErr w:type="gramStart"/>
      <w:r>
        <w:t>ago</w:t>
      </w:r>
      <w:proofErr w:type="gramEnd"/>
      <w:r>
        <w:t xml:space="preserve"> you had $920,000 liquid. You have spent, lost, or locked away more than half your inheritance in two years. And you still feel okay. That is the most dangerous sentence in this entire story. You still feel okay.</w:t>
      </w:r>
    </w:p>
    <w:p w14:paraId="3AC2035A" w14:textId="77777777" w:rsidR="00320CCC" w:rsidRDefault="00320CCC">
      <w:pPr>
        <w:rPr>
          <w:ins w:id="830" w:author="Clau Kegode" w:date="2026-06-12T15:04:00Z" w16du:dateUtc="2026-06-12T12:04:00Z"/>
        </w:rPr>
      </w:pPr>
    </w:p>
    <w:p w14:paraId="38059986" w14:textId="07153D51" w:rsidR="00320CCC" w:rsidRDefault="00320CCC">
      <w:ins w:id="831" w:author="Clau Kegode" w:date="2026-06-12T15:04:00Z">
        <w:r w:rsidRPr="00320CCC">
          <w:lastRenderedPageBreak/>
          <w:t>What makes it harder to notice is that the losses rarely feel like losses in real time — they feel like decisions.</w:t>
        </w:r>
      </w:ins>
    </w:p>
    <w:p w14:paraId="000002A0" w14:textId="77777777" w:rsidR="00C57012" w:rsidRDefault="00C57012"/>
    <w:p w14:paraId="000002A1" w14:textId="09E2DD84" w:rsidR="00C57012" w:rsidRDefault="00000000">
      <w:r>
        <w:t xml:space="preserve">Because here's what no one tells you about sudden wealth. The psychological condition that clinicians call sudden wealth syndrome doesn't just mean stress. It means your sense of financial reality gets completely recalibrated. When you've had a million dollars for two years, $380,000 liquid doesn't feel like a lot. It feels like a problem. </w:t>
      </w:r>
      <w:proofErr w:type="gramStart"/>
      <w:r>
        <w:t>So</w:t>
      </w:r>
      <w:proofErr w:type="gramEnd"/>
      <w:r>
        <w:t xml:space="preserve"> you try to solve the problem the way you've been solving all the others. You take a </w:t>
      </w:r>
      <w:ins w:id="832" w:author="Clau Kegode" w:date="2026-06-12T15:04:00Z" w16du:dateUtc="2026-06-12T12:04:00Z">
        <w:r w:rsidR="00320CCC">
          <w:t>larger</w:t>
        </w:r>
      </w:ins>
      <w:del w:id="833" w:author="Clau Kegode" w:date="2026-06-12T15:04:00Z" w16du:dateUtc="2026-06-12T12:04:00Z">
        <w:r w:rsidDel="00320CCC">
          <w:delText>bigger</w:delText>
        </w:r>
      </w:del>
      <w:r>
        <w:t xml:space="preserve"> swing.</w:t>
      </w:r>
    </w:p>
    <w:p w14:paraId="000002A2" w14:textId="77777777" w:rsidR="00C57012" w:rsidRDefault="00C57012"/>
    <w:p w14:paraId="000002A3" w14:textId="3E4BB7C5" w:rsidR="00C57012" w:rsidRDefault="00000000">
      <w:r>
        <w:t xml:space="preserve">A friend from work has been talking about a startup for eighteen months. </w:t>
      </w:r>
      <w:ins w:id="834" w:author="Clau Kegode" w:date="2026-06-12T15:07:00Z" w16du:dateUtc="2026-06-12T12:07:00Z">
        <w:r w:rsidR="00320CCC">
          <w:t>It’s a l</w:t>
        </w:r>
      </w:ins>
      <w:del w:id="835" w:author="Clau Kegode" w:date="2026-06-12T15:07:00Z" w16du:dateUtc="2026-06-12T12:07:00Z">
        <w:r w:rsidDel="00320CCC">
          <w:delText>L</w:delText>
        </w:r>
      </w:del>
      <w:r>
        <w:t>ogistics software</w:t>
      </w:r>
      <w:ins w:id="836" w:author="Clau Kegode" w:date="2026-06-12T15:07:00Z" w16du:dateUtc="2026-06-12T12:07:00Z">
        <w:r w:rsidR="00320CCC">
          <w:t xml:space="preserve"> company</w:t>
        </w:r>
      </w:ins>
      <w:r>
        <w:t>. They have traction, he says. They have a term sheet from a small fund. They need $150,000 to close the round. You know nothing about startup investing. You know nothing about reading a cap table or understanding dilution or</w:t>
      </w:r>
      <w:ins w:id="837" w:author="Clau Kegode" w:date="2026-06-12T15:07:00Z" w16du:dateUtc="2026-06-12T12:07:00Z">
        <w:r w:rsidR="00320CCC">
          <w:t xml:space="preserve"> figuring out</w:t>
        </w:r>
      </w:ins>
      <w:r>
        <w:t xml:space="preserve"> what </w:t>
      </w:r>
      <w:del w:id="838" w:author="Clau Kegode" w:date="2026-06-12T15:07:00Z" w16du:dateUtc="2026-06-12T12:07:00Z">
        <w:r w:rsidDel="00320CCC">
          <w:delText xml:space="preserve">a </w:delText>
        </w:r>
      </w:del>
      <w:r>
        <w:t xml:space="preserve">liquidation preference means. You know your friend and you trust your friend and $150,000 is only fifteen percent of what you started with. You wire the money on a Thursday afternoon. You feel excited. You feel like a venture capitalist. </w:t>
      </w:r>
      <w:ins w:id="839" w:author="Clau Kegode" w:date="2026-06-12T15:07:00Z" w16du:dateUtc="2026-06-12T12:07:00Z">
        <w:r w:rsidR="00320CCC">
          <w:t>But y</w:t>
        </w:r>
      </w:ins>
      <w:del w:id="840" w:author="Clau Kegode" w:date="2026-06-12T15:07:00Z" w16du:dateUtc="2026-06-12T12:07:00Z">
        <w:r w:rsidDel="00320CCC">
          <w:delText>Y</w:delText>
        </w:r>
      </w:del>
      <w:r>
        <w:t xml:space="preserve">ou </w:t>
      </w:r>
      <w:proofErr w:type="gramStart"/>
      <w:r>
        <w:t>are</w:t>
      </w:r>
      <w:proofErr w:type="gramEnd"/>
      <w:r>
        <w:t xml:space="preserve"> not a venture capitalist. You are a 31-year-old who just made an illiquid, high-risk bet on a business you cannot evaluate with money you cannot afford to lose.</w:t>
      </w:r>
    </w:p>
    <w:p w14:paraId="000002A4" w14:textId="77777777" w:rsidR="00C57012" w:rsidRDefault="00C57012"/>
    <w:p w14:paraId="000002A5" w14:textId="3D3AC499" w:rsidR="00C57012" w:rsidRDefault="00000000">
      <w:r>
        <w:t xml:space="preserve">The third </w:t>
      </w:r>
      <w:del w:id="841" w:author="Clau Kegode" w:date="2026-06-12T15:08:00Z" w16du:dateUtc="2026-06-12T12:08:00Z">
        <w:r w:rsidDel="00320CCC">
          <w:delText>rule,</w:delText>
        </w:r>
      </w:del>
      <w:ins w:id="842" w:author="Clau Kegode" w:date="2026-06-12T15:08:00Z" w16du:dateUtc="2026-06-12T12:08:00Z">
        <w:r w:rsidR="00320CCC">
          <w:t>rule:</w:t>
        </w:r>
      </w:ins>
      <w:r>
        <w:t xml:space="preserve"> most people who receive a large inheritance confuse access to capital with expertise in deploying it. Th</w:t>
      </w:r>
      <w:ins w:id="843" w:author="Clau Kegode" w:date="2026-06-12T15:08:00Z" w16du:dateUtc="2026-06-12T12:08:00Z">
        <w:r w:rsidR="00320CCC">
          <w:t>ose</w:t>
        </w:r>
      </w:ins>
      <w:del w:id="844" w:author="Clau Kegode" w:date="2026-06-12T15:08:00Z" w16du:dateUtc="2026-06-12T12:08:00Z">
        <w:r w:rsidDel="00320CCC">
          <w:delText>ey</w:delText>
        </w:r>
      </w:del>
      <w:r>
        <w:t xml:space="preserve"> are completely different skills. One is luck. The other takes years.</w:t>
      </w:r>
    </w:p>
    <w:p w14:paraId="000002A6" w14:textId="77777777" w:rsidR="00C57012" w:rsidRDefault="00C57012"/>
    <w:p w14:paraId="000002A7" w14:textId="21D1B790" w:rsidR="00C57012" w:rsidRDefault="00000000">
      <w:r>
        <w:t xml:space="preserve">Your net worth is now approximately $570,000, mostly tied up in a house and an illiquid startup investment. You have $220,000 liquid. You are 32. You stop going to the law office. You stop </w:t>
      </w:r>
      <w:del w:id="845" w:author="Clau Kegode" w:date="2026-06-12T15:12:00Z" w16du:dateUtc="2026-06-12T12:12:00Z">
        <w:r w:rsidDel="00320CCC">
          <w:delText>thinking about</w:delText>
        </w:r>
      </w:del>
      <w:ins w:id="846" w:author="Clau Kegode" w:date="2026-06-12T15:12:00Z" w16du:dateUtc="2026-06-12T12:12:00Z">
        <w:r w:rsidR="00320CCC">
          <w:t>giving</w:t>
        </w:r>
      </w:ins>
      <w:r>
        <w:t xml:space="preserve"> the wire transfer</w:t>
      </w:r>
      <w:ins w:id="847" w:author="Clau Kegode" w:date="2026-06-12T15:12:00Z" w16du:dateUtc="2026-06-12T12:12:00Z">
        <w:r w:rsidR="00320CCC">
          <w:t xml:space="preserve"> much thought</w:t>
        </w:r>
      </w:ins>
      <w:r>
        <w:t xml:space="preserve">. The inheritance has become invisible. It has been absorbed into your life the way water gets absorbed into sand. You can't see where it went. You can feel that it's gone. The startup sends you a deck every quarter. The hotel developer has gone completely silent. The house is worth roughly what you paid for it, maybe a little less because the neighborhood didn't appreciate </w:t>
      </w:r>
      <w:del w:id="848" w:author="Clau Kegode" w:date="2026-06-12T15:13:00Z" w16du:dateUtc="2026-06-12T12:13:00Z">
        <w:r w:rsidDel="006C14F9">
          <w:delText>the way</w:delText>
        </w:r>
      </w:del>
      <w:ins w:id="849" w:author="Clau Kegode" w:date="2026-06-12T15:13:00Z" w16du:dateUtc="2026-06-12T12:13:00Z">
        <w:r w:rsidR="006C14F9">
          <w:t>as strongly as</w:t>
        </w:r>
      </w:ins>
      <w:r>
        <w:t xml:space="preserve"> you expected.</w:t>
      </w:r>
    </w:p>
    <w:p w14:paraId="000002A8" w14:textId="77777777" w:rsidR="00C57012" w:rsidRDefault="00C57012">
      <w:pPr>
        <w:rPr>
          <w:ins w:id="850" w:author="Clau Kegode" w:date="2026-06-12T15:09:00Z" w16du:dateUtc="2026-06-12T12:09:00Z"/>
        </w:rPr>
      </w:pPr>
    </w:p>
    <w:p w14:paraId="630FC20B" w14:textId="1002E39D" w:rsidR="00320CCC" w:rsidRDefault="00320CCC">
      <w:pPr>
        <w:rPr>
          <w:ins w:id="851" w:author="Clau Kegode" w:date="2026-06-12T15:09:00Z" w16du:dateUtc="2026-06-12T12:09:00Z"/>
        </w:rPr>
      </w:pPr>
      <w:ins w:id="852" w:author="Clau Kegode" w:date="2026-06-12T15:09:00Z">
        <w:r w:rsidRPr="00320CCC">
          <w:t>Without realizing it, you've drifted from making intentional decisions to simply living with the consequences of earlier ones.</w:t>
        </w:r>
      </w:ins>
    </w:p>
    <w:p w14:paraId="6CC19F83" w14:textId="77777777" w:rsidR="00320CCC" w:rsidRDefault="00320CCC"/>
    <w:p w14:paraId="000002A9" w14:textId="1F3F1AE5" w:rsidR="00C57012" w:rsidRDefault="00000000">
      <w:r>
        <w:t xml:space="preserve">And now, for the first time since you signed that paper in the waiting room, something cold moves through you. Not panic. Not yet. Something slower. </w:t>
      </w:r>
      <w:ins w:id="853" w:author="Clau Kegode" w:date="2026-06-12T15:13:00Z" w16du:dateUtc="2026-06-12T12:13:00Z">
        <w:r w:rsidR="006C14F9">
          <w:t xml:space="preserve">A growing awareness. </w:t>
        </w:r>
      </w:ins>
      <w:r>
        <w:t>The re</w:t>
      </w:r>
      <w:ins w:id="854" w:author="Clau Kegode" w:date="2026-06-12T15:13:00Z" w16du:dateUtc="2026-06-12T12:13:00Z">
        <w:r w:rsidR="006C14F9">
          <w:t>alization</w:t>
        </w:r>
      </w:ins>
      <w:del w:id="855" w:author="Clau Kegode" w:date="2026-06-12T15:13:00Z" w16du:dateUtc="2026-06-12T12:13:00Z">
        <w:r w:rsidDel="006C14F9">
          <w:delText>cognition</w:delText>
        </w:r>
      </w:del>
      <w:r>
        <w:t xml:space="preserve"> that you had a number. A real number. And you spent it without ever quite deciding to.</w:t>
      </w:r>
    </w:p>
    <w:p w14:paraId="000002AA" w14:textId="77777777" w:rsidR="00C57012" w:rsidRDefault="00C57012"/>
    <w:p w14:paraId="000002AB" w14:textId="5B167C73" w:rsidR="00C57012" w:rsidRDefault="00000000">
      <w:r>
        <w:t>The shift</w:t>
      </w:r>
      <w:ins w:id="856" w:author="Clau Kegode" w:date="2026-06-12T15:09:00Z" w16du:dateUtc="2026-06-12T12:09:00Z">
        <w:r w:rsidR="00320CCC">
          <w:t xml:space="preserve"> begins</w:t>
        </w:r>
      </w:ins>
      <w:r>
        <w:t xml:space="preserve">. You stop asking what you should buy next and start asking what the money was </w:t>
      </w:r>
      <w:proofErr w:type="gramStart"/>
      <w:r>
        <w:t>actually supposed</w:t>
      </w:r>
      <w:proofErr w:type="gramEnd"/>
      <w:r>
        <w:t xml:space="preserve"> to do. You didn't ask that question in the beginning. </w:t>
      </w:r>
      <w:ins w:id="857" w:author="Clau Kegode" w:date="2026-06-12T15:14:00Z" w16du:dateUtc="2026-06-12T12:14:00Z">
        <w:r w:rsidR="006C14F9">
          <w:t>Looking back</w:t>
        </w:r>
      </w:ins>
      <w:ins w:id="858" w:author="Clau Kegode" w:date="2026-06-12T15:09:00Z" w16du:dateUtc="2026-06-12T12:09:00Z">
        <w:r w:rsidR="00320CCC">
          <w:t xml:space="preserve"> </w:t>
        </w:r>
      </w:ins>
      <w:del w:id="859" w:author="Clau Kegode" w:date="2026-06-12T15:09:00Z" w16du:dateUtc="2026-06-12T12:09:00Z">
        <w:r w:rsidDel="00320CCC">
          <w:delText>Y</w:delText>
        </w:r>
      </w:del>
      <w:del w:id="860" w:author="Clau Kegode" w:date="2026-06-12T15:10:00Z" w16du:dateUtc="2026-06-12T12:10:00Z">
        <w:r w:rsidDel="00320CCC">
          <w:delText>ou</w:delText>
        </w:r>
      </w:del>
      <w:ins w:id="861" w:author="Clau Kegode" w:date="2026-06-12T15:10:00Z" w16du:dateUtc="2026-06-12T12:10:00Z">
        <w:r w:rsidR="00320CCC">
          <w:t>it</w:t>
        </w:r>
      </w:ins>
      <w:r>
        <w:t xml:space="preserve"> should have</w:t>
      </w:r>
      <w:ins w:id="862" w:author="Clau Kegode" w:date="2026-06-12T15:10:00Z" w16du:dateUtc="2026-06-12T12:10:00Z">
        <w:r w:rsidR="00320CCC">
          <w:t xml:space="preserve"> been the </w:t>
        </w:r>
        <w:r w:rsidR="00320CCC">
          <w:t>first</w:t>
        </w:r>
        <w:r w:rsidR="00320CCC">
          <w:t xml:space="preserve"> question you</w:t>
        </w:r>
      </w:ins>
      <w:r>
        <w:t xml:space="preserve"> asked</w:t>
      </w:r>
      <w:del w:id="863" w:author="Clau Kegode" w:date="2026-06-12T15:10:00Z" w16du:dateUtc="2026-06-12T12:10:00Z">
        <w:r w:rsidDel="00320CCC">
          <w:delText xml:space="preserve"> it first</w:delText>
        </w:r>
      </w:del>
      <w:r>
        <w:t>.</w:t>
      </w:r>
    </w:p>
    <w:p w14:paraId="000002AC" w14:textId="77777777" w:rsidR="00C57012" w:rsidRDefault="00C57012"/>
    <w:p w14:paraId="000002AD" w14:textId="77777777" w:rsidR="00C57012" w:rsidRDefault="00000000">
      <w:pPr>
        <w:rPr>
          <w:ins w:id="864" w:author="Clau Kegode" w:date="2026-06-12T15:11:00Z" w16du:dateUtc="2026-06-12T12:11:00Z"/>
        </w:rPr>
      </w:pPr>
      <w:r>
        <w:t xml:space="preserve">You sell the house. Not immediately. It takes seven months to find a buyer. You walk away with $194,000 after paying realtor fees, closing costs, and the remaining mortgage balance. You </w:t>
      </w:r>
      <w:r>
        <w:lastRenderedPageBreak/>
        <w:t xml:space="preserve">move back into </w:t>
      </w:r>
      <w:proofErr w:type="gramStart"/>
      <w:r>
        <w:t>a rental</w:t>
      </w:r>
      <w:proofErr w:type="gramEnd"/>
      <w:r>
        <w:t xml:space="preserve">. A one-bedroom this time. $1,600 a month. You feel like you've gone backwards. You have. But backwards, in this case, is the right direction. You have $414,000 liquid. You are 33. You open a meeting with a fee-only financial advisor for the first time. Not a friend. Not a cousin's recommendation. Someone you found, vetted, and paid directly for advice. She asks you one question in the first meeting that you cannot answer. She asks what the money is for. Not where you want to </w:t>
      </w:r>
      <w:proofErr w:type="gramStart"/>
      <w:r>
        <w:t>invest</w:t>
      </w:r>
      <w:proofErr w:type="gramEnd"/>
      <w:r>
        <w:t xml:space="preserve"> it. What it is for. You sit with that question for three days.</w:t>
      </w:r>
    </w:p>
    <w:p w14:paraId="6FCC7A79" w14:textId="77777777" w:rsidR="00320CCC" w:rsidRDefault="00320CCC">
      <w:pPr>
        <w:rPr>
          <w:ins w:id="865" w:author="Clau Kegode" w:date="2026-06-12T15:11:00Z" w16du:dateUtc="2026-06-12T12:11:00Z"/>
        </w:rPr>
      </w:pPr>
    </w:p>
    <w:p w14:paraId="5D4F49F9" w14:textId="558E812D" w:rsidR="00320CCC" w:rsidRDefault="00320CCC">
      <w:ins w:id="866" w:author="Clau Kegode" w:date="2026-06-12T15:11:00Z">
        <w:r w:rsidRPr="00320CCC">
          <w:t>That single question changes the way you think about every financial decision that follows.</w:t>
        </w:r>
      </w:ins>
    </w:p>
    <w:p w14:paraId="000002AE" w14:textId="77777777" w:rsidR="00C57012" w:rsidRDefault="00C57012"/>
    <w:p w14:paraId="000002AF" w14:textId="77777777" w:rsidR="00C57012" w:rsidRDefault="00000000">
      <w:r>
        <w:t>Your net worth is $414,000. You are 33. You put $200,000 into a diversified index portfolio. Not a startup. Not a developer. Not a cousin's idea. A boring, broad, low-cost index portfolio. You max out your retirement accounts for the first time in your life. You pay off the car. You build a six-month emergency fund that you do not touch. You do not feel like an investor. You feel like you wasted four years and $586,000 finding out what you should have done on day one. The fourth rule, the most expensive financial education is the one you pay for with real money. The second most expensive is the one you skip entirely.</w:t>
      </w:r>
    </w:p>
    <w:p w14:paraId="000002B0" w14:textId="77777777" w:rsidR="00C57012" w:rsidRDefault="00C57012"/>
    <w:p w14:paraId="000002B1" w14:textId="77777777" w:rsidR="00C57012" w:rsidRDefault="00000000">
      <w:r>
        <w:t>The startup folds. You get nothing back. The $150,000 is officially gone. The hotel developer was eventually sued by three other investors. You were not one of them because your lawyer told you not to bother. You are 34. Your net worth, including the index portfolio and your retirement accounts, is approximately $430,000. You built back $16,000. It took a year. You feel something you didn't expect. Not shame. Not regret. Something closer to clarity. Because for the first time, the money is doing exactly what you told it to do. Nothing more. Nothing less. It is sitting in accounts that compound slowly, boring and invisible, the way money is supposed to work when you finally stop trying to make it exciting.</w:t>
      </w:r>
    </w:p>
    <w:p w14:paraId="000002B2" w14:textId="77777777" w:rsidR="00C57012" w:rsidRDefault="00C57012"/>
    <w:p w14:paraId="000002B3" w14:textId="2756BA1F" w:rsidR="00C57012" w:rsidRDefault="00000000">
      <w:r>
        <w:t>The shift. You stop measuring yourself by how much you started with and start measuring yourself by the direction you're moving</w:t>
      </w:r>
      <w:ins w:id="867" w:author="Clau Kegode" w:date="2026-06-12T15:15:00Z" w16du:dateUtc="2026-06-12T12:15:00Z">
        <w:r w:rsidR="006C14F9">
          <w:t xml:space="preserve"> in</w:t>
        </w:r>
      </w:ins>
      <w:r>
        <w:t>.</w:t>
      </w:r>
      <w:ins w:id="868" w:author="Clau Kegode" w:date="2026-06-12T15:15:00Z" w16du:dateUtc="2026-06-12T12:15:00Z">
        <w:r w:rsidR="006C14F9">
          <w:t xml:space="preserve"> </w:t>
        </w:r>
      </w:ins>
      <w:ins w:id="869" w:author="Clau Kegode" w:date="2026-06-12T15:15:00Z">
        <w:r w:rsidR="006C14F9" w:rsidRPr="006C14F9">
          <w:t xml:space="preserve">What matters now isn't where you </w:t>
        </w:r>
        <w:proofErr w:type="gramStart"/>
        <w:r w:rsidR="006C14F9" w:rsidRPr="006C14F9">
          <w:t>began—</w:t>
        </w:r>
        <w:proofErr w:type="gramEnd"/>
        <w:r w:rsidR="006C14F9" w:rsidRPr="006C14F9">
          <w:t>it's whether you're heading the right way.</w:t>
        </w:r>
      </w:ins>
      <w:r>
        <w:t xml:space="preserve"> Direction matters more than distance.</w:t>
      </w:r>
    </w:p>
    <w:p w14:paraId="000002B4" w14:textId="77777777" w:rsidR="00C57012" w:rsidRDefault="00C57012"/>
    <w:p w14:paraId="000002B5" w14:textId="054FD45F" w:rsidR="00C57012" w:rsidRDefault="00000000">
      <w:r>
        <w:t xml:space="preserve">Your net worth is $510,000. You are 36. Three years of consistent investing, no major mistakes, no </w:t>
      </w:r>
      <w:ins w:id="870" w:author="Clau Kegode" w:date="2026-06-12T15:16:00Z" w16du:dateUtc="2026-06-12T12:16:00Z">
        <w:r w:rsidR="006C14F9">
          <w:t>dramatic</w:t>
        </w:r>
      </w:ins>
      <w:del w:id="871" w:author="Clau Kegode" w:date="2026-06-12T15:16:00Z" w16du:dateUtc="2026-06-12T12:16:00Z">
        <w:r w:rsidDel="006C14F9">
          <w:delText>big</w:delText>
        </w:r>
      </w:del>
      <w:r>
        <w:t xml:space="preserve"> swings. The market has been cooperative. Your income has</w:t>
      </w:r>
      <w:ins w:id="872" w:author="Clau Kegode" w:date="2026-06-12T15:17:00Z" w16du:dateUtc="2026-06-12T12:17:00Z">
        <w:r w:rsidR="006C14F9">
          <w:t xml:space="preserve"> steadily</w:t>
        </w:r>
      </w:ins>
      <w:r>
        <w:t xml:space="preserve"> grown. You've started contributing more aggressively. You don't think about the inheritance anymore.</w:t>
      </w:r>
      <w:ins w:id="873" w:author="Clau Kegode" w:date="2026-06-12T15:17:00Z" w16du:dateUtc="2026-06-12T12:17:00Z">
        <w:r w:rsidR="006C14F9">
          <w:t xml:space="preserve"> </w:t>
        </w:r>
      </w:ins>
      <w:r>
        <w:t xml:space="preserve"> </w:t>
      </w:r>
      <w:ins w:id="874" w:author="Clau Kegode" w:date="2026-06-12T15:17:00Z" w16du:dateUtc="2026-06-12T12:17:00Z">
        <w:r w:rsidR="006C14F9">
          <w:t>At least n</w:t>
        </w:r>
      </w:ins>
      <w:del w:id="875" w:author="Clau Kegode" w:date="2026-06-12T15:17:00Z" w16du:dateUtc="2026-06-12T12:17:00Z">
        <w:r w:rsidDel="006C14F9">
          <w:delText>N</w:delText>
        </w:r>
      </w:del>
      <w:r>
        <w:t>ot the way you used to. You don't think about the $1,000,000 as a thing you had and lost. You think about it as the tuition you paid for a very specific education. The fifth rule</w:t>
      </w:r>
      <w:ins w:id="876" w:author="Clau Kegode" w:date="2026-06-12T15:17:00Z" w16du:dateUtc="2026-06-12T12:17:00Z">
        <w:r w:rsidR="006C14F9">
          <w:t>:</w:t>
        </w:r>
      </w:ins>
      <w:del w:id="877" w:author="Clau Kegode" w:date="2026-06-12T15:17:00Z" w16du:dateUtc="2026-06-12T12:17:00Z">
        <w:r w:rsidDel="006C14F9">
          <w:delText>,</w:delText>
        </w:r>
      </w:del>
      <w:r>
        <w:t xml:space="preserve"> the people who </w:t>
      </w:r>
      <w:ins w:id="878" w:author="Clau Kegode" w:date="2026-06-12T15:18:00Z" w16du:dateUtc="2026-06-12T12:18:00Z">
        <w:r w:rsidR="006C14F9">
          <w:t>build lasting</w:t>
        </w:r>
      </w:ins>
      <w:del w:id="879" w:author="Clau Kegode" w:date="2026-06-12T15:18:00Z" w16du:dateUtc="2026-06-12T12:18:00Z">
        <w:r w:rsidDel="006C14F9">
          <w:delText>grow</w:delText>
        </w:r>
      </w:del>
      <w:r>
        <w:t xml:space="preserve"> wealth are not the people who get the best opportunities. They are the people who survive the worst decisions long enough to make </w:t>
      </w:r>
      <w:ins w:id="880" w:author="Clau Kegode" w:date="2026-06-12T15:18:00Z" w16du:dateUtc="2026-06-12T12:18:00Z">
        <w:r w:rsidR="006C14F9">
          <w:t>wiser</w:t>
        </w:r>
      </w:ins>
      <w:del w:id="881" w:author="Clau Kegode" w:date="2026-06-12T15:18:00Z" w16du:dateUtc="2026-06-12T12:18:00Z">
        <w:r w:rsidDel="006C14F9">
          <w:delText>better</w:delText>
        </w:r>
      </w:del>
      <w:r>
        <w:t xml:space="preserve"> ones.</w:t>
      </w:r>
    </w:p>
    <w:p w14:paraId="000002B6" w14:textId="77777777" w:rsidR="00C57012" w:rsidRDefault="00C57012"/>
    <w:p w14:paraId="000002B7" w14:textId="68C85834" w:rsidR="00C57012" w:rsidRDefault="00000000">
      <w:r>
        <w:t xml:space="preserve">You are 38. Your net worth crosses $600,000. Slowly. Quietly. </w:t>
      </w:r>
      <w:ins w:id="882" w:author="Clau Kegode" w:date="2026-06-12T15:18:00Z" w16du:dateUtc="2026-06-12T12:18:00Z">
        <w:r w:rsidR="006C14F9">
          <w:t>Without</w:t>
        </w:r>
      </w:ins>
      <w:del w:id="883" w:author="Clau Kegode" w:date="2026-06-12T15:18:00Z" w16du:dateUtc="2026-06-12T12:18:00Z">
        <w:r w:rsidDel="006C14F9">
          <w:delText>No</w:delText>
        </w:r>
      </w:del>
      <w:r>
        <w:t xml:space="preserve"> </w:t>
      </w:r>
      <w:del w:id="884" w:author="Clau Kegode" w:date="2026-06-12T15:18:00Z" w16du:dateUtc="2026-06-12T12:18:00Z">
        <w:r w:rsidDel="006C14F9">
          <w:delText>ceremony</w:delText>
        </w:r>
      </w:del>
      <w:ins w:id="885" w:author="Clau Kegode" w:date="2026-06-12T15:18:00Z" w16du:dateUtc="2026-06-12T12:18:00Z">
        <w:r w:rsidR="006C14F9">
          <w:t>c</w:t>
        </w:r>
        <w:r w:rsidR="006C14F9">
          <w:t>elebration</w:t>
        </w:r>
      </w:ins>
      <w:r>
        <w:t>. You don't screenshot the balance this time. You don't send it to anyone. You just note it the way you note a mile marker on a long drive. You keep going.</w:t>
      </w:r>
    </w:p>
    <w:p w14:paraId="000002B8" w14:textId="77777777" w:rsidR="00C57012" w:rsidRDefault="00C57012"/>
    <w:p w14:paraId="000002B9" w14:textId="5F71B5BE" w:rsidR="00C57012" w:rsidRDefault="00000000">
      <w:r>
        <w:lastRenderedPageBreak/>
        <w:t xml:space="preserve">You are 41. Your net worth </w:t>
      </w:r>
      <w:ins w:id="886" w:author="Clau Kegode" w:date="2026-06-12T15:20:00Z" w16du:dateUtc="2026-06-12T12:20:00Z">
        <w:r w:rsidR="006C14F9">
          <w:t xml:space="preserve">has </w:t>
        </w:r>
      </w:ins>
      <w:ins w:id="887" w:author="Clau Kegode" w:date="2026-06-12T15:19:00Z" w16du:dateUtc="2026-06-12T12:19:00Z">
        <w:r w:rsidR="006C14F9">
          <w:t>reache</w:t>
        </w:r>
      </w:ins>
      <w:ins w:id="888" w:author="Clau Kegode" w:date="2026-06-12T15:20:00Z" w16du:dateUtc="2026-06-12T12:20:00Z">
        <w:r w:rsidR="006C14F9">
          <w:t>d</w:t>
        </w:r>
      </w:ins>
      <w:del w:id="889" w:author="Clau Kegode" w:date="2026-06-12T15:19:00Z" w16du:dateUtc="2026-06-12T12:19:00Z">
        <w:r w:rsidDel="006C14F9">
          <w:delText>is</w:delText>
        </w:r>
      </w:del>
      <w:r>
        <w:t xml:space="preserve"> $780,000. Not because of </w:t>
      </w:r>
      <w:proofErr w:type="gramStart"/>
      <w:r>
        <w:t>a windfall</w:t>
      </w:r>
      <w:proofErr w:type="gramEnd"/>
      <w:r>
        <w:t xml:space="preserve">. Not because of a startup. Because of seven years of decisions that were smaller, slower, and </w:t>
      </w:r>
      <w:ins w:id="890" w:author="Clau Kegode" w:date="2026-06-12T15:20:00Z" w16du:dateUtc="2026-06-12T12:20:00Z">
        <w:r w:rsidR="006C14F9">
          <w:t xml:space="preserve">far </w:t>
        </w:r>
      </w:ins>
      <w:r>
        <w:t xml:space="preserve">less </w:t>
      </w:r>
      <w:del w:id="891" w:author="Clau Kegode" w:date="2026-06-12T15:20:00Z" w16du:dateUtc="2026-06-12T12:20:00Z">
        <w:r w:rsidDel="006C14F9">
          <w:delText xml:space="preserve">interesting </w:delText>
        </w:r>
      </w:del>
      <w:ins w:id="892" w:author="Clau Kegode" w:date="2026-06-12T15:20:00Z" w16du:dateUtc="2026-06-12T12:20:00Z">
        <w:r w:rsidR="006C14F9">
          <w:t>exciting</w:t>
        </w:r>
        <w:r w:rsidR="006C14F9">
          <w:t xml:space="preserve"> </w:t>
        </w:r>
      </w:ins>
      <w:r>
        <w:t>than anything you did in those first four years. Because of an index fund that you've added to every single month and never sold. Because of a retirement account that you've maxed</w:t>
      </w:r>
      <w:ins w:id="893" w:author="Clau Kegode" w:date="2026-06-12T15:21:00Z" w16du:dateUtc="2026-06-12T12:21:00Z">
        <w:r w:rsidR="006C14F9">
          <w:t xml:space="preserve"> </w:t>
        </w:r>
        <w:proofErr w:type="gramStart"/>
        <w:r w:rsidR="006C14F9">
          <w:t xml:space="preserve">out </w:t>
        </w:r>
      </w:ins>
      <w:r>
        <w:t xml:space="preserve"> every</w:t>
      </w:r>
      <w:proofErr w:type="gramEnd"/>
      <w:r>
        <w:t xml:space="preserve"> year since you were 33. Because of a life that </w:t>
      </w:r>
      <w:ins w:id="894" w:author="Clau Kegode" w:date="2026-06-12T15:21:00Z" w16du:dateUtc="2026-06-12T12:21:00Z">
        <w:r w:rsidR="006C14F9">
          <w:t xml:space="preserve">consistently </w:t>
        </w:r>
      </w:ins>
      <w:r>
        <w:t xml:space="preserve">costs less than you earn. The sixth rule, the gap between what you earn and what you spend is the only number that </w:t>
      </w:r>
      <w:proofErr w:type="gramStart"/>
      <w:r>
        <w:t>actually</w:t>
      </w:r>
      <w:ins w:id="895" w:author="Clau Kegode" w:date="2026-06-12T15:21:00Z" w16du:dateUtc="2026-06-12T12:21:00Z">
        <w:r w:rsidR="006C14F9">
          <w:t xml:space="preserve"> truly</w:t>
        </w:r>
      </w:ins>
      <w:proofErr w:type="gramEnd"/>
      <w:r>
        <w:t xml:space="preserve"> matters. Everything else is noise.</w:t>
      </w:r>
    </w:p>
    <w:p w14:paraId="000002BA" w14:textId="77777777" w:rsidR="00C57012" w:rsidRDefault="00C57012"/>
    <w:p w14:paraId="000002BB" w14:textId="31C70D2C" w:rsidR="00C57012" w:rsidRDefault="00000000">
      <w:r>
        <w:t xml:space="preserve">You are 45. Your net worth is $1,000,000 again. Exactly where you started sixteen years ago. But this time you built it. You understand it. You know what it's for. It doesn't feel like a letter from a law office. It doesn't feel like a number that doesn't make sense next to your life. It feels like something you </w:t>
      </w:r>
      <w:ins w:id="896" w:author="Clau Kegode" w:date="2026-06-12T15:22:00Z" w16du:dateUtc="2026-06-12T12:22:00Z">
        <w:r w:rsidR="00275CC6">
          <w:t>built</w:t>
        </w:r>
      </w:ins>
      <w:del w:id="897" w:author="Clau Kegode" w:date="2026-06-12T15:22:00Z" w16du:dateUtc="2026-06-12T12:22:00Z">
        <w:r w:rsidDel="00275CC6">
          <w:delText>made</w:delText>
        </w:r>
      </w:del>
      <w:r>
        <w:t xml:space="preserve">, slowly, out of the wreckage of something you were given and nearly </w:t>
      </w:r>
      <w:ins w:id="898" w:author="Clau Kegode" w:date="2026-06-12T15:22:00Z" w16du:dateUtc="2026-06-12T12:22:00Z">
        <w:r w:rsidR="00275CC6">
          <w:t>lost</w:t>
        </w:r>
      </w:ins>
      <w:del w:id="899" w:author="Clau Kegode" w:date="2026-06-12T15:22:00Z" w16du:dateUtc="2026-06-12T12:22:00Z">
        <w:r w:rsidDel="00275CC6">
          <w:delText>destroyed</w:delText>
        </w:r>
      </w:del>
      <w:r>
        <w:t>.</w:t>
      </w:r>
    </w:p>
    <w:p w14:paraId="000002BC" w14:textId="77777777" w:rsidR="00C57012" w:rsidRDefault="00C57012"/>
    <w:p w14:paraId="000002BD" w14:textId="7F4B08D3" w:rsidR="00C57012" w:rsidRDefault="00000000">
      <w:pPr>
        <w:rPr>
          <w:ins w:id="900" w:author="Clau Kegode" w:date="2026-06-12T15:23:00Z" w16du:dateUtc="2026-06-12T12:23:00Z"/>
        </w:rPr>
      </w:pPr>
      <w:r>
        <w:t xml:space="preserve">The shift. You don't need the money to </w:t>
      </w:r>
      <w:del w:id="901" w:author="Clau Kegode" w:date="2026-06-12T15:22:00Z" w16du:dateUtc="2026-06-12T12:22:00Z">
        <w:r w:rsidDel="00275CC6">
          <w:delText>feel like</w:delText>
        </w:r>
      </w:del>
      <w:ins w:id="902" w:author="Clau Kegode" w:date="2026-06-12T15:22:00Z" w16du:dateUtc="2026-06-12T12:22:00Z">
        <w:r w:rsidR="00275CC6">
          <w:t>mea</w:t>
        </w:r>
      </w:ins>
      <w:ins w:id="903" w:author="Clau Kegode" w:date="2026-06-12T15:23:00Z" w16du:dateUtc="2026-06-12T12:23:00Z">
        <w:r w:rsidR="00275CC6">
          <w:t>n</w:t>
        </w:r>
      </w:ins>
      <w:r>
        <w:t xml:space="preserve"> something anymore. And that's the only version of wealth that </w:t>
      </w:r>
      <w:proofErr w:type="gramStart"/>
      <w:r>
        <w:t xml:space="preserve">actually </w:t>
      </w:r>
      <w:ins w:id="904" w:author="Clau Kegode" w:date="2026-06-12T15:23:00Z" w16du:dateUtc="2026-06-12T12:23:00Z">
        <w:r w:rsidR="00275CC6">
          <w:t>lasts</w:t>
        </w:r>
      </w:ins>
      <w:proofErr w:type="gramEnd"/>
      <w:del w:id="905" w:author="Clau Kegode" w:date="2026-06-12T15:23:00Z" w16du:dateUtc="2026-06-12T12:23:00Z">
        <w:r w:rsidDel="00275CC6">
          <w:delText>holds</w:delText>
        </w:r>
      </w:del>
      <w:r>
        <w:t>.</w:t>
      </w:r>
    </w:p>
    <w:p w14:paraId="7945A101" w14:textId="77777777" w:rsidR="00275CC6" w:rsidRDefault="00275CC6">
      <w:pPr>
        <w:rPr>
          <w:ins w:id="906" w:author="Clau Kegode" w:date="2026-06-12T15:23:00Z" w16du:dateUtc="2026-06-12T12:23:00Z"/>
        </w:rPr>
      </w:pPr>
    </w:p>
    <w:p w14:paraId="1264E73E" w14:textId="4859F187" w:rsidR="00275CC6" w:rsidRDefault="00275CC6">
      <w:ins w:id="907" w:author="Clau Kegode" w:date="2026-06-12T15:23:00Z">
        <w:r w:rsidRPr="00275CC6">
          <w:t>What once felt like a finish line has become something much more meaningful: peace of mind.</w:t>
        </w:r>
      </w:ins>
    </w:p>
    <w:p w14:paraId="000002BE" w14:textId="77777777" w:rsidR="00C57012" w:rsidRDefault="00C57012"/>
    <w:p w14:paraId="000002BF" w14:textId="19296C07" w:rsidR="00C57012" w:rsidRDefault="00000000">
      <w:r>
        <w:t>Somewhere right now, there is a 29-year-old sitting in a car outside a law office. The paralegal just handed them a pen. They</w:t>
      </w:r>
      <w:ins w:id="908" w:author="Clau Kegode" w:date="2026-06-12T15:24:00Z" w16du:dateUtc="2026-06-12T12:24:00Z">
        <w:r w:rsidR="00275CC6">
          <w:t xml:space="preserve"> have</w:t>
        </w:r>
      </w:ins>
      <w:r>
        <w:t xml:space="preserve"> just signed something. They're sitting in the driver's seat with a piece of paper that says $1,000,000 and they don't know what to do with the feeling. They </w:t>
      </w:r>
      <w:del w:id="909" w:author="Clau Kegode" w:date="2026-06-12T15:23:00Z" w16du:dateUtc="2026-06-12T12:23:00Z">
        <w:r w:rsidDel="00275CC6">
          <w:delText>are not</w:delText>
        </w:r>
      </w:del>
      <w:ins w:id="910" w:author="Clau Kegode" w:date="2026-06-12T15:23:00Z" w16du:dateUtc="2026-06-12T12:23:00Z">
        <w:r w:rsidR="00275CC6">
          <w:t>aren’t</w:t>
        </w:r>
      </w:ins>
      <w:r>
        <w:t xml:space="preserve"> behind. They tell themselves they </w:t>
      </w:r>
      <w:del w:id="911" w:author="Clau Kegode" w:date="2026-06-12T15:23:00Z" w16du:dateUtc="2026-06-12T12:23:00Z">
        <w:r w:rsidDel="00275CC6">
          <w:delText>are not</w:delText>
        </w:r>
      </w:del>
      <w:ins w:id="912" w:author="Clau Kegode" w:date="2026-06-12T15:24:00Z" w16du:dateUtc="2026-06-12T12:24:00Z">
        <w:r w:rsidR="00275CC6">
          <w:t>aren’t</w:t>
        </w:r>
      </w:ins>
      <w:r>
        <w:t xml:space="preserve"> behind. They will call a cousin tonight. They will </w:t>
      </w:r>
      <w:ins w:id="913" w:author="Clau Kegode" w:date="2026-06-12T15:25:00Z" w16du:dateUtc="2026-06-12T12:25:00Z">
        <w:r w:rsidR="00275CC6">
          <w:t>watch</w:t>
        </w:r>
      </w:ins>
      <w:del w:id="914" w:author="Clau Kegode" w:date="2026-06-12T15:25:00Z" w16du:dateUtc="2026-06-12T12:25:00Z">
        <w:r w:rsidDel="00275CC6">
          <w:delText>look up</w:delText>
        </w:r>
      </w:del>
      <w:r>
        <w:t xml:space="preserve"> real estate videos this weekend. They will feel, for the first time in their life, like the money is finally on their side. The number is real. What they do with it is about to </w:t>
      </w:r>
      <w:ins w:id="915" w:author="Clau Kegode" w:date="2026-06-12T15:25:00Z" w16du:dateUtc="2026-06-12T12:25:00Z">
        <w:r w:rsidR="00275CC6">
          <w:t>shape</w:t>
        </w:r>
      </w:ins>
      <w:del w:id="916" w:author="Clau Kegode" w:date="2026-06-12T15:25:00Z" w16du:dateUtc="2026-06-12T12:25:00Z">
        <w:r w:rsidDel="00275CC6">
          <w:delText>define</w:delText>
        </w:r>
      </w:del>
      <w:r>
        <w:t xml:space="preserve"> the next decade</w:t>
      </w:r>
      <w:ins w:id="917" w:author="Clau Kegode" w:date="2026-06-12T15:25:00Z" w16du:dateUtc="2026-06-12T12:25:00Z">
        <w:r w:rsidR="00275CC6">
          <w:t xml:space="preserve"> of their life</w:t>
        </w:r>
      </w:ins>
      <w:r>
        <w:t xml:space="preserve">. The letter doesn't ask if you're ready. It just </w:t>
      </w:r>
      <w:proofErr w:type="gramStart"/>
      <w:r>
        <w:t>arrives</w:t>
      </w:r>
      <w:proofErr w:type="gramEnd"/>
      <w:r>
        <w:t>. It always starts there. It always will.</w:t>
      </w:r>
    </w:p>
    <w:p w14:paraId="000002C0" w14:textId="77777777" w:rsidR="00C57012" w:rsidRDefault="00C57012">
      <w:pPr>
        <w:rPr>
          <w:ins w:id="918" w:author="Clau Kegode" w:date="2026-06-12T15:25:00Z" w16du:dateUtc="2026-06-12T12:25:00Z"/>
        </w:rPr>
      </w:pPr>
    </w:p>
    <w:p w14:paraId="30FC543F" w14:textId="1A4A6C98" w:rsidR="00275CC6" w:rsidRDefault="00275CC6">
      <w:ins w:id="919" w:author="Clau Kegode" w:date="2026-06-12T15:25:00Z">
        <w:r w:rsidRPr="00275CC6">
          <w:t>And in the end, the inheritance is only the beginning. The decisions that follow are what determine where the story goes next.</w:t>
        </w:r>
      </w:ins>
    </w:p>
    <w:p w14:paraId="000002C1" w14:textId="77777777" w:rsidR="00C57012" w:rsidRDefault="00000000">
      <w:r>
        <w:t>#</w:t>
      </w:r>
    </w:p>
    <w:p w14:paraId="000002C2" w14:textId="77777777" w:rsidR="00C57012" w:rsidRDefault="00C57012"/>
    <w:p w14:paraId="000002C3" w14:textId="77777777" w:rsidR="00C57012" w:rsidRDefault="00000000">
      <w:r>
        <w:t>═══════════════════════════════════════════════════════</w:t>
      </w:r>
    </w:p>
    <w:p w14:paraId="000002C4" w14:textId="77777777" w:rsidR="00C57012" w:rsidRDefault="00C57012"/>
    <w:p w14:paraId="000002C5" w14:textId="77777777" w:rsidR="00C57012" w:rsidRDefault="00000000">
      <w:r>
        <w:t>POV: You Become Rich Too Fast</w:t>
      </w:r>
    </w:p>
    <w:p w14:paraId="000002C6" w14:textId="77777777" w:rsidR="00C57012" w:rsidRDefault="00C57012"/>
    <w:p w14:paraId="000002C7" w14:textId="77777777" w:rsidR="00C57012" w:rsidRDefault="00000000">
      <w:r>
        <w:t>---</w:t>
      </w:r>
    </w:p>
    <w:p w14:paraId="000002C8" w14:textId="77777777" w:rsidR="00C57012" w:rsidRDefault="00C57012"/>
    <w:p w14:paraId="000002C9" w14:textId="77777777" w:rsidR="00C57012" w:rsidRDefault="00000000">
      <w:r>
        <w:t>#</w:t>
      </w:r>
    </w:p>
    <w:p w14:paraId="000002CA" w14:textId="77777777" w:rsidR="00C57012" w:rsidRDefault="00C57012"/>
    <w:p w14:paraId="000002CB" w14:textId="69F852AB" w:rsidR="00C57012" w:rsidRDefault="00000000">
      <w:r>
        <w:t xml:space="preserve">$4,200,000. That's the wire confirmation. It hits your account on a Tuesday morning at 9:17 a.m. You're 26 years old. You are sitting in the same desk chair </w:t>
      </w:r>
      <w:ins w:id="920" w:author="Clau Kegode" w:date="2026-06-12T15:27:00Z">
        <w:r w:rsidR="00275CC6" w:rsidRPr="00275CC6">
          <w:t>you've</w:t>
        </w:r>
      </w:ins>
      <w:ins w:id="921" w:author="Clau Kegode" w:date="2026-06-12T15:27:00Z" w16du:dateUtc="2026-06-12T12:27:00Z">
        <w:r w:rsidR="00275CC6">
          <w:t xml:space="preserve"> had</w:t>
        </w:r>
      </w:ins>
      <w:ins w:id="922" w:author="Clau Kegode" w:date="2026-06-12T17:32:00Z" w16du:dateUtc="2026-06-12T14:32:00Z">
        <w:r w:rsidR="00A83B01">
          <w:t xml:space="preserve"> </w:t>
        </w:r>
      </w:ins>
      <w:del w:id="923" w:author="Clau Kegode" w:date="2026-06-12T15:27:00Z" w16du:dateUtc="2026-06-12T12:27:00Z">
        <w:r w:rsidDel="00275CC6">
          <w:delText xml:space="preserve">you have had </w:delText>
        </w:r>
      </w:del>
      <w:r>
        <w:t>since college. The fabric is peeling on the left armrest. You look at the number. You look away. You look at it again. It hasn't moved. Four point two million dollars. Yours. Right now. Today.</w:t>
      </w:r>
    </w:p>
    <w:p w14:paraId="000002CC" w14:textId="77777777" w:rsidR="00C57012" w:rsidRDefault="00C57012"/>
    <w:p w14:paraId="000002CD" w14:textId="73CF3BF7" w:rsidR="00C57012" w:rsidRDefault="00000000">
      <w:r>
        <w:t xml:space="preserve">You don't scream. You don't cry. You just sit there </w:t>
      </w:r>
      <w:ins w:id="924" w:author="Clau Kegode" w:date="2026-06-12T15:27:00Z" w16du:dateUtc="2026-06-12T12:27:00Z">
        <w:r w:rsidR="00275CC6">
          <w:t>in silence</w:t>
        </w:r>
      </w:ins>
      <w:del w:id="925" w:author="Clau Kegode" w:date="2026-06-12T15:27:00Z" w16du:dateUtc="2026-06-12T12:27:00Z">
        <w:r w:rsidDel="00275CC6">
          <w:delText>very quietly</w:delText>
        </w:r>
      </w:del>
      <w:r>
        <w:t>, and the first thought you have is not about what you'll buy. The first thought is: I don't know what to do with this.</w:t>
      </w:r>
    </w:p>
    <w:p w14:paraId="000002CE" w14:textId="77777777" w:rsidR="00C57012" w:rsidRDefault="00C57012"/>
    <w:p w14:paraId="000002CF" w14:textId="77777777" w:rsidR="00C57012" w:rsidRDefault="00000000">
      <w:r>
        <w:t>That thought matters more than the money. But you don't know that yet.</w:t>
      </w:r>
    </w:p>
    <w:p w14:paraId="000002D0" w14:textId="77777777" w:rsidR="00C57012" w:rsidRDefault="00C57012"/>
    <w:p w14:paraId="000002D1" w14:textId="3F7CA6A2" w:rsidR="00C57012" w:rsidRDefault="00000000">
      <w:r>
        <w:t xml:space="preserve">This is the story of what happens when the money arrives before you're ready for it. Not before you deserve it. Before you are </w:t>
      </w:r>
      <w:ins w:id="926" w:author="Clau Kegode" w:date="2026-06-12T15:28:00Z" w16du:dateUtc="2026-06-12T12:28:00Z">
        <w:r w:rsidR="00275CC6">
          <w:t>prepared</w:t>
        </w:r>
      </w:ins>
      <w:del w:id="927" w:author="Clau Kegode" w:date="2026-06-12T15:28:00Z" w16du:dateUtc="2026-06-12T12:28:00Z">
        <w:r w:rsidDel="00275CC6">
          <w:delText>built</w:delText>
        </w:r>
      </w:del>
      <w:r>
        <w:t xml:space="preserve"> for it. Those are two completely different things. And almost nobody talks about the gap between them.</w:t>
      </w:r>
    </w:p>
    <w:p w14:paraId="000002D2" w14:textId="77777777" w:rsidR="00C57012" w:rsidRDefault="00C57012"/>
    <w:p w14:paraId="000002D3" w14:textId="77777777" w:rsidR="00C57012" w:rsidRDefault="00000000">
      <w:r>
        <w:t xml:space="preserve">The gap. That's what this is </w:t>
      </w:r>
      <w:proofErr w:type="gramStart"/>
      <w:r>
        <w:t>really about</w:t>
      </w:r>
      <w:proofErr w:type="gramEnd"/>
      <w:r>
        <w:t>.</w:t>
      </w:r>
    </w:p>
    <w:p w14:paraId="000002D4" w14:textId="77777777" w:rsidR="00C57012" w:rsidRDefault="00C57012"/>
    <w:p w14:paraId="000002D5" w14:textId="3C9055EC" w:rsidR="00C57012" w:rsidRDefault="00000000">
      <w:r>
        <w:t xml:space="preserve">You didn't steal it. You didn't win the lottery. You built something. A software product, a small company, </w:t>
      </w:r>
      <w:ins w:id="928" w:author="Clau Kegode" w:date="2026-06-12T15:28:00Z" w16du:dateUtc="2026-06-12T12:28:00Z">
        <w:r w:rsidR="00275CC6">
          <w:t xml:space="preserve">or </w:t>
        </w:r>
      </w:ins>
      <w:r>
        <w:t xml:space="preserve">an equity stake in something that got acquired. You worked for four years on something that most people told you was a waste of time. And then one morning it wasn't. The </w:t>
      </w:r>
      <w:proofErr w:type="gramStart"/>
      <w:r>
        <w:t>wire</w:t>
      </w:r>
      <w:proofErr w:type="gramEnd"/>
      <w:r>
        <w:t xml:space="preserve"> hit and suddenly you had more money than your parents will earn in their combined lifetimes. And the thing nobody warned you about is this: the money arrives in your bank account, but it doesn't arrive in your brain at the same speed.</w:t>
      </w:r>
    </w:p>
    <w:p w14:paraId="000002D6" w14:textId="77777777" w:rsidR="00C57012" w:rsidRDefault="00C57012"/>
    <w:p w14:paraId="000002D7" w14:textId="3D315182" w:rsidR="00C57012" w:rsidRDefault="00000000">
      <w:r>
        <w:t>Your net worth is $4,200,000. Your psychology is still</w:t>
      </w:r>
      <w:ins w:id="929" w:author="Clau Kegode" w:date="2026-06-12T15:28:00Z" w16du:dateUtc="2026-06-12T12:28:00Z">
        <w:r w:rsidR="00275CC6">
          <w:t xml:space="preserve"> stuck at</w:t>
        </w:r>
      </w:ins>
      <w:del w:id="930" w:author="Clau Kegode" w:date="2026-06-12T15:28:00Z" w16du:dateUtc="2026-06-12T12:28:00Z">
        <w:r w:rsidDel="00275CC6">
          <w:delText xml:space="preserve"> </w:delText>
        </w:r>
      </w:del>
      <w:r>
        <w:t>$47,000 a year.</w:t>
      </w:r>
    </w:p>
    <w:p w14:paraId="000002D8" w14:textId="77777777" w:rsidR="00C57012" w:rsidRDefault="00C57012"/>
    <w:p w14:paraId="000002D9" w14:textId="77777777" w:rsidR="00C57012" w:rsidRDefault="00000000">
      <w:pPr>
        <w:rPr>
          <w:ins w:id="931" w:author="Clau Kegode" w:date="2026-06-12T15:29:00Z" w16du:dateUtc="2026-06-12T12:29:00Z"/>
        </w:rPr>
      </w:pPr>
      <w:r>
        <w:t xml:space="preserve">You call your parents. They are proud. You call your two closest friends. One of them goes quiet for a second too long. You notice it. You file it away. You </w:t>
      </w:r>
      <w:proofErr w:type="gramStart"/>
      <w:r>
        <w:t>don't say</w:t>
      </w:r>
      <w:proofErr w:type="gramEnd"/>
      <w:r>
        <w:t xml:space="preserve"> anything about it yet.</w:t>
      </w:r>
    </w:p>
    <w:p w14:paraId="14C051CE" w14:textId="77777777" w:rsidR="00275CC6" w:rsidRDefault="00275CC6">
      <w:pPr>
        <w:rPr>
          <w:ins w:id="932" w:author="Clau Kegode" w:date="2026-06-12T15:29:00Z" w16du:dateUtc="2026-06-12T12:29:00Z"/>
        </w:rPr>
      </w:pPr>
    </w:p>
    <w:p w14:paraId="7D3E77BA" w14:textId="75F1364E" w:rsidR="00275CC6" w:rsidRDefault="00275CC6">
      <w:ins w:id="933" w:author="Clau Kegode" w:date="2026-06-12T15:29:00Z">
        <w:r w:rsidRPr="00275CC6">
          <w:t>The money changes your bank balance overnight, but it starts changing your relationships just as quickly.</w:t>
        </w:r>
      </w:ins>
    </w:p>
    <w:p w14:paraId="000002DA" w14:textId="77777777" w:rsidR="00C57012" w:rsidRDefault="00C57012"/>
    <w:p w14:paraId="000002DB" w14:textId="77777777" w:rsidR="00C57012" w:rsidRDefault="00000000">
      <w:r>
        <w:t>The first thing you buy is reasonable. A new laptop. $2,800. You've been using the same one for three years and the battery dies if it's not plugged in. That's fine. That's sensible. You feel good about that decision.</w:t>
      </w:r>
    </w:p>
    <w:p w14:paraId="000002DC" w14:textId="77777777" w:rsidR="00C57012" w:rsidRDefault="00C57012"/>
    <w:p w14:paraId="000002DD" w14:textId="77777777" w:rsidR="00C57012" w:rsidRDefault="00000000">
      <w:r>
        <w:t>The second thing you buy is a car. $94,000. You tell yourself it's an investment. You tell yourself you earned it. Both of those statements are technically true and completely wrong at the same time.</w:t>
      </w:r>
    </w:p>
    <w:p w14:paraId="000002DE" w14:textId="77777777" w:rsidR="00C57012" w:rsidRDefault="00C57012"/>
    <w:p w14:paraId="000002DF" w14:textId="174759B6" w:rsidR="00C57012" w:rsidRDefault="00000000">
      <w:r>
        <w:t>The first rule</w:t>
      </w:r>
      <w:proofErr w:type="gramStart"/>
      <w:r>
        <w:t>, wealth</w:t>
      </w:r>
      <w:proofErr w:type="gramEnd"/>
      <w:r>
        <w:t xml:space="preserve"> is not a number. It's </w:t>
      </w:r>
      <w:proofErr w:type="gramStart"/>
      <w:r>
        <w:t>a behavior</w:t>
      </w:r>
      <w:proofErr w:type="gramEnd"/>
      <w:r>
        <w:t xml:space="preserve">. The number in your account tells you what you have. What you do in the next 90 days tells you whether you get to keep </w:t>
      </w:r>
      <w:ins w:id="934" w:author="Clau Kegode" w:date="2026-06-12T15:29:00Z" w16du:dateUtc="2026-06-12T12:29:00Z">
        <w:r w:rsidR="00275CC6">
          <w:t xml:space="preserve">any of </w:t>
        </w:r>
      </w:ins>
      <w:r>
        <w:t>it.</w:t>
      </w:r>
    </w:p>
    <w:p w14:paraId="000002E0" w14:textId="77777777" w:rsidR="00C57012" w:rsidRDefault="00C57012"/>
    <w:p w14:paraId="000002E1" w14:textId="0086545B" w:rsidR="00C57012" w:rsidRDefault="00000000">
      <w:r>
        <w:t xml:space="preserve">You move into an apartment that costs $6,800 a month. It has floor-to-ceiling windows and a doorman and a gym you use </w:t>
      </w:r>
      <w:del w:id="935" w:author="Clau Kegode" w:date="2026-06-12T15:29:00Z" w16du:dateUtc="2026-06-12T12:29:00Z">
        <w:r w:rsidDel="00275CC6">
          <w:delText>twice</w:delText>
        </w:r>
      </w:del>
      <w:ins w:id="936" w:author="Clau Kegode" w:date="2026-06-12T15:29:00Z" w16du:dateUtc="2026-06-12T12:29:00Z">
        <w:r w:rsidR="00275CC6">
          <w:t>only a handfu</w:t>
        </w:r>
      </w:ins>
      <w:ins w:id="937" w:author="Clau Kegode" w:date="2026-06-12T15:30:00Z" w16du:dateUtc="2026-06-12T12:30:00Z">
        <w:r w:rsidR="00275CC6">
          <w:t>l of times</w:t>
        </w:r>
      </w:ins>
      <w:r>
        <w:t>. You buy furniture that arrives in pieces and takes three days to assemble. You buy art you don't understand but that looks expensive. You buy a watch. Then another watch. You start to feel, for the first time in your adult life, like the outside of your life matches the inside of your ambition.</w:t>
      </w:r>
    </w:p>
    <w:p w14:paraId="000002E2" w14:textId="77777777" w:rsidR="00C57012" w:rsidRDefault="00C57012"/>
    <w:p w14:paraId="000002E3" w14:textId="432DD71F" w:rsidR="00C57012" w:rsidRDefault="00000000">
      <w:pPr>
        <w:rPr>
          <w:ins w:id="938" w:author="Clau Kegode" w:date="2026-06-12T15:30:00Z" w16du:dateUtc="2026-06-12T12:30:00Z"/>
        </w:rPr>
      </w:pPr>
      <w:r>
        <w:lastRenderedPageBreak/>
        <w:t xml:space="preserve">But here's what's </w:t>
      </w:r>
      <w:proofErr w:type="gramStart"/>
      <w:r>
        <w:t>actually happening</w:t>
      </w:r>
      <w:proofErr w:type="gramEnd"/>
      <w:r>
        <w:t xml:space="preserve">. You are building a cost structure that requires you to keep being wealthy. You are not building wealth. You are building a lifestyle that </w:t>
      </w:r>
      <w:ins w:id="939" w:author="Clau Kegode" w:date="2026-06-12T15:30:00Z" w16du:dateUtc="2026-06-12T12:30:00Z">
        <w:r w:rsidR="00275CC6">
          <w:t>consumes</w:t>
        </w:r>
      </w:ins>
      <w:del w:id="940" w:author="Clau Kegode" w:date="2026-06-12T15:30:00Z" w16du:dateUtc="2026-06-12T12:30:00Z">
        <w:r w:rsidDel="00275CC6">
          <w:delText>eats</w:delText>
        </w:r>
      </w:del>
      <w:r>
        <w:t xml:space="preserve"> wealth. Quietly. Every month. Like a slow leak you can't hear.</w:t>
      </w:r>
    </w:p>
    <w:p w14:paraId="35AF64CC" w14:textId="77777777" w:rsidR="00275CC6" w:rsidRDefault="00275CC6">
      <w:pPr>
        <w:rPr>
          <w:ins w:id="941" w:author="Clau Kegode" w:date="2026-06-12T15:30:00Z" w16du:dateUtc="2026-06-12T12:30:00Z"/>
        </w:rPr>
      </w:pPr>
    </w:p>
    <w:p w14:paraId="5C18421B" w14:textId="3D7B335C" w:rsidR="00275CC6" w:rsidRDefault="00275CC6">
      <w:ins w:id="942" w:author="Clau Kegode" w:date="2026-06-12T15:30:00Z">
        <w:r w:rsidRPr="00275CC6">
          <w:t>And the danger of a slow leak is that you usually don't notice it until far more has disappeared than you ever expected.</w:t>
        </w:r>
      </w:ins>
    </w:p>
    <w:p w14:paraId="000002E4" w14:textId="77777777" w:rsidR="00C57012" w:rsidRDefault="00C57012"/>
    <w:p w14:paraId="000002E5" w14:textId="68B7159B" w:rsidR="00C57012" w:rsidRDefault="00000000">
      <w:r>
        <w:t xml:space="preserve">Your monthly burn rate is now $23,000. Not including taxes. Not including the </w:t>
      </w:r>
      <w:proofErr w:type="gramStart"/>
      <w:r>
        <w:t>accountant</w:t>
      </w:r>
      <w:proofErr w:type="gramEnd"/>
      <w:r>
        <w:t xml:space="preserve"> you still haven't hired. Not including the financial </w:t>
      </w:r>
      <w:proofErr w:type="gramStart"/>
      <w:r>
        <w:t xml:space="preserve">advisor </w:t>
      </w:r>
      <w:ins w:id="943" w:author="Clau Kegode" w:date="2026-06-12T15:31:00Z" w16du:dateUtc="2026-06-12T12:31:00Z">
        <w:r w:rsidR="00275CC6">
          <w:t xml:space="preserve"> that</w:t>
        </w:r>
        <w:proofErr w:type="gramEnd"/>
        <w:r w:rsidR="00275CC6">
          <w:t xml:space="preserve"> </w:t>
        </w:r>
      </w:ins>
      <w:r>
        <w:t>three people have told you to call and you keep putting</w:t>
      </w:r>
      <w:ins w:id="944" w:author="Clau Kegode" w:date="2026-06-12T15:31:00Z" w16du:dateUtc="2026-06-12T12:31:00Z">
        <w:r w:rsidR="00275CC6">
          <w:t xml:space="preserve"> it</w:t>
        </w:r>
      </w:ins>
      <w:r>
        <w:t xml:space="preserve"> off because you feel like you should be able to figure this out yourself. You're smart. You built a company. How hard can money management</w:t>
      </w:r>
      <w:ins w:id="945" w:author="Clau Kegode" w:date="2026-06-12T15:31:00Z" w16du:dateUtc="2026-06-12T12:31:00Z">
        <w:r w:rsidR="00275CC6">
          <w:t xml:space="preserve"> really</w:t>
        </w:r>
      </w:ins>
      <w:r>
        <w:t xml:space="preserve"> be?</w:t>
      </w:r>
    </w:p>
    <w:p w14:paraId="000002E6" w14:textId="77777777" w:rsidR="00C57012" w:rsidRDefault="00C57012"/>
    <w:p w14:paraId="000002E7" w14:textId="77777777" w:rsidR="00C57012" w:rsidRDefault="00000000">
      <w:r>
        <w:t>This is the most dangerous sentence a newly rich person can say.</w:t>
      </w:r>
    </w:p>
    <w:p w14:paraId="000002E8" w14:textId="77777777" w:rsidR="00C57012" w:rsidRDefault="00C57012"/>
    <w:p w14:paraId="000002E9" w14:textId="5CDEA513" w:rsidR="00C57012" w:rsidRDefault="00000000">
      <w:r>
        <w:t>The second rul</w:t>
      </w:r>
      <w:ins w:id="946" w:author="Clau Kegode" w:date="2026-06-12T15:32:00Z" w16du:dateUtc="2026-06-12T12:32:00Z">
        <w:r w:rsidR="00275CC6">
          <w:t>e:</w:t>
        </w:r>
      </w:ins>
      <w:del w:id="947" w:author="Clau Kegode" w:date="2026-06-12T15:31:00Z" w16du:dateUtc="2026-06-12T12:31:00Z">
        <w:r w:rsidDel="00275CC6">
          <w:delText>e,</w:delText>
        </w:r>
      </w:del>
      <w:r>
        <w:t xml:space="preserve"> the people who need financial advice the most are the ones most likely to believe they don't need it. Intelligence in one area </w:t>
      </w:r>
      <w:ins w:id="948" w:author="Clau Kegode" w:date="2026-06-12T15:32:00Z" w16du:dateUtc="2026-06-12T12:32:00Z">
        <w:r w:rsidR="00275CC6">
          <w:t xml:space="preserve">can </w:t>
        </w:r>
      </w:ins>
      <w:r>
        <w:t>create</w:t>
      </w:r>
      <w:del w:id="949" w:author="Clau Kegode" w:date="2026-06-12T15:32:00Z" w16du:dateUtc="2026-06-12T12:32:00Z">
        <w:r w:rsidDel="00275CC6">
          <w:delText>s</w:delText>
        </w:r>
      </w:del>
      <w:r>
        <w:t xml:space="preserve"> a false confidence that </w:t>
      </w:r>
      <w:ins w:id="950" w:author="Clau Kegode" w:date="2026-06-12T15:32:00Z" w16du:dateUtc="2026-06-12T12:32:00Z">
        <w:r w:rsidR="00275CC6">
          <w:t>spills</w:t>
        </w:r>
        <w:r w:rsidR="00222232">
          <w:t xml:space="preserve"> over </w:t>
        </w:r>
      </w:ins>
      <w:del w:id="951" w:author="Clau Kegode" w:date="2026-06-12T15:32:00Z" w16du:dateUtc="2026-06-12T12:32:00Z">
        <w:r w:rsidDel="00275CC6">
          <w:delText>transfers</w:delText>
        </w:r>
      </w:del>
      <w:r>
        <w:t xml:space="preserve"> </w:t>
      </w:r>
      <w:ins w:id="952" w:author="Clau Kegode" w:date="2026-06-12T15:32:00Z" w16du:dateUtc="2026-06-12T12:32:00Z">
        <w:r w:rsidR="00222232">
          <w:t>in</w:t>
        </w:r>
      </w:ins>
      <w:r>
        <w:t xml:space="preserve">to every other area. Especially </w:t>
      </w:r>
      <w:ins w:id="953" w:author="Clau Kegode" w:date="2026-06-12T15:32:00Z" w16du:dateUtc="2026-06-12T12:32:00Z">
        <w:r w:rsidR="00222232">
          <w:t>when it comes t</w:t>
        </w:r>
      </w:ins>
      <w:ins w:id="954" w:author="Clau Kegode" w:date="2026-06-12T15:33:00Z" w16du:dateUtc="2026-06-12T12:33:00Z">
        <w:r w:rsidR="00222232">
          <w:t xml:space="preserve">o </w:t>
        </w:r>
      </w:ins>
      <w:r>
        <w:t>money.</w:t>
      </w:r>
    </w:p>
    <w:p w14:paraId="000002EA" w14:textId="77777777" w:rsidR="00C57012" w:rsidRDefault="00C57012"/>
    <w:p w14:paraId="000002EB" w14:textId="6A73CFD0" w:rsidR="00C57012" w:rsidRDefault="00000000">
      <w:r>
        <w:t xml:space="preserve">Your net worth is still $4,200,000 on paper. But you've spent $380,000 in seven months. On what, exactly, you cannot fully account for. You try to make the list. You get to $210,000 and stop. The rest is just </w:t>
      </w:r>
      <w:ins w:id="955" w:author="Clau Kegode" w:date="2026-06-12T15:33:00Z" w16du:dateUtc="2026-06-12T12:33:00Z">
        <w:r w:rsidR="00222232">
          <w:t xml:space="preserve">a </w:t>
        </w:r>
      </w:ins>
      <w:del w:id="956" w:author="Clau Kegode" w:date="2026-06-12T15:33:00Z" w16du:dateUtc="2026-06-12T12:33:00Z">
        <w:r w:rsidDel="00222232">
          <w:delText>noise</w:delText>
        </w:r>
      </w:del>
      <w:ins w:id="957" w:author="Clau Kegode" w:date="2026-06-12T15:33:00Z" w16du:dateUtc="2026-06-12T12:33:00Z">
        <w:r w:rsidR="00222232">
          <w:t>blur</w:t>
        </w:r>
      </w:ins>
      <w:r>
        <w:t>. Dinners. Bottles. A weekend in Miami. Tickets to things. Gifts for people you're not even sure you like.</w:t>
      </w:r>
    </w:p>
    <w:p w14:paraId="000002EC" w14:textId="77777777" w:rsidR="00C57012" w:rsidRDefault="00C57012"/>
    <w:p w14:paraId="000002ED" w14:textId="4D52A680" w:rsidR="00C57012" w:rsidRDefault="00000000">
      <w:proofErr w:type="gramStart"/>
      <w:r>
        <w:t>The friends</w:t>
      </w:r>
      <w:proofErr w:type="gramEnd"/>
      <w:r>
        <w:t xml:space="preserve"> have changed. Not all of them. But enough</w:t>
      </w:r>
      <w:ins w:id="958" w:author="Clau Kegode" w:date="2026-06-12T15:33:00Z" w16du:dateUtc="2026-06-12T12:33:00Z">
        <w:r w:rsidR="00222232">
          <w:t xml:space="preserve"> of them have</w:t>
        </w:r>
      </w:ins>
      <w:r>
        <w:t>. There are new people now. People who appeared after the money. People who seem to know about the money even though you didn't tell them. People who have ideas. Opportunities. Deals. A cousin of a friend who has a restaurant concept that just needs a small investment to get off the ground. A guy from your gym who flips properties. An old college acquaintance who resurfaces with a crypto play that</w:t>
      </w:r>
      <w:ins w:id="959" w:author="Clau Kegode" w:date="2026-06-12T15:33:00Z" w16du:dateUtc="2026-06-12T12:33:00Z">
        <w:r w:rsidR="00222232">
          <w:t xml:space="preserve"> suppo</w:t>
        </w:r>
      </w:ins>
      <w:ins w:id="960" w:author="Clau Kegode" w:date="2026-06-12T15:34:00Z" w16du:dateUtc="2026-06-12T12:34:00Z">
        <w:r w:rsidR="00222232">
          <w:t>sedly</w:t>
        </w:r>
      </w:ins>
      <w:r>
        <w:t xml:space="preserve"> can't lose.</w:t>
      </w:r>
    </w:p>
    <w:p w14:paraId="000002EE" w14:textId="77777777" w:rsidR="00C57012" w:rsidRDefault="00C57012"/>
    <w:p w14:paraId="000002EF" w14:textId="77777777" w:rsidR="00C57012" w:rsidRDefault="00000000">
      <w:pPr>
        <w:rPr>
          <w:ins w:id="961" w:author="Clau Kegode" w:date="2026-06-12T15:34:00Z" w16du:dateUtc="2026-06-12T12:34:00Z"/>
        </w:rPr>
      </w:pPr>
      <w:r>
        <w:t>You say no to the restaurant. You say no to the properties. You say yes to the crypto play. $180,000. Because the guy seemed smart and the charts looked convincing and you didn't want to seem like the kind of person who is too cautious now that you have money. You didn't want the money to change you.</w:t>
      </w:r>
    </w:p>
    <w:p w14:paraId="3C2C743C" w14:textId="77777777" w:rsidR="00222232" w:rsidRDefault="00222232">
      <w:pPr>
        <w:rPr>
          <w:ins w:id="962" w:author="Clau Kegode" w:date="2026-06-12T15:34:00Z" w16du:dateUtc="2026-06-12T12:34:00Z"/>
        </w:rPr>
      </w:pPr>
    </w:p>
    <w:p w14:paraId="757AE279" w14:textId="20CAD4DD" w:rsidR="00222232" w:rsidRDefault="00222232">
      <w:ins w:id="963" w:author="Clau Kegode" w:date="2026-06-12T15:34:00Z">
        <w:r w:rsidRPr="00222232">
          <w:t>What you don't realize is that refusing to change can be just as dangerous as changing too much.</w:t>
        </w:r>
      </w:ins>
    </w:p>
    <w:p w14:paraId="000002F0" w14:textId="77777777" w:rsidR="00C57012" w:rsidRDefault="00C57012"/>
    <w:p w14:paraId="000002F1" w14:textId="77777777" w:rsidR="00C57012" w:rsidRDefault="00000000">
      <w:r>
        <w:t>It goes to zero in eleven weeks.</w:t>
      </w:r>
    </w:p>
    <w:p w14:paraId="000002F2" w14:textId="77777777" w:rsidR="00C57012" w:rsidRDefault="00C57012"/>
    <w:p w14:paraId="000002F3" w14:textId="77777777" w:rsidR="00C57012" w:rsidRDefault="00000000">
      <w:r>
        <w:t xml:space="preserve">You are not broke. You still have over three million dollars. But something shifts in you the day you watch $180,000 disappear. Not anger. Shame. The specific shame of knowing that you </w:t>
      </w:r>
      <w:proofErr w:type="gramStart"/>
      <w:r>
        <w:t>made a decision</w:t>
      </w:r>
      <w:proofErr w:type="gramEnd"/>
      <w:r>
        <w:t xml:space="preserve"> based on social pressure rather than logic. That you were afraid of looking </w:t>
      </w:r>
      <w:proofErr w:type="gramStart"/>
      <w:r>
        <w:t>stingy</w:t>
      </w:r>
      <w:proofErr w:type="gramEnd"/>
      <w:r>
        <w:t xml:space="preserve"> so you handed money to a stranger.</w:t>
      </w:r>
    </w:p>
    <w:p w14:paraId="000002F4" w14:textId="77777777" w:rsidR="00C57012" w:rsidRDefault="00C57012"/>
    <w:p w14:paraId="000002F5" w14:textId="77777777" w:rsidR="00C57012" w:rsidRDefault="00000000">
      <w:r>
        <w:t>The shift. You stop trying to prove the money didn't change you and start accepting that it already did. The question now is whether it changes you in a direction you choose or a direction that happens to you.</w:t>
      </w:r>
    </w:p>
    <w:p w14:paraId="000002F6" w14:textId="77777777" w:rsidR="00C57012" w:rsidRDefault="00C57012"/>
    <w:p w14:paraId="000002F7" w14:textId="41AE9A07" w:rsidR="00C57012" w:rsidRDefault="00000000">
      <w:r>
        <w:t xml:space="preserve">You are 27. Your net worth is $3,100,000. You finally call the financial advisor. He asks you a question in the first meeting that stops </w:t>
      </w:r>
      <w:proofErr w:type="gramStart"/>
      <w:r>
        <w:t>you</w:t>
      </w:r>
      <w:proofErr w:type="gramEnd"/>
      <w:r>
        <w:t xml:space="preserve"> cold. He </w:t>
      </w:r>
      <w:proofErr w:type="gramStart"/>
      <w:r>
        <w:t>says</w:t>
      </w:r>
      <w:proofErr w:type="gramEnd"/>
      <w:ins w:id="964" w:author="Clau Kegode" w:date="2026-06-12T15:34:00Z" w16du:dateUtc="2026-06-12T12:34:00Z">
        <w:r w:rsidR="00222232">
          <w:t>.</w:t>
        </w:r>
      </w:ins>
      <w:ins w:id="965" w:author="Clau Kegode" w:date="2026-06-12T15:35:00Z" w16du:dateUtc="2026-06-12T12:35:00Z">
        <w:r w:rsidR="00222232">
          <w:t xml:space="preserve"> </w:t>
        </w:r>
      </w:ins>
      <w:del w:id="966" w:author="Clau Kegode" w:date="2026-06-12T15:34:00Z" w16du:dateUtc="2026-06-12T12:34:00Z">
        <w:r w:rsidDel="00222232">
          <w:delText xml:space="preserve">: </w:delText>
        </w:r>
      </w:del>
      <w:ins w:id="967" w:author="Clau Kegode" w:date="2026-06-12T15:34:00Z" w16du:dateUtc="2026-06-12T12:34:00Z">
        <w:r w:rsidR="00222232">
          <w:t>“</w:t>
        </w:r>
      </w:ins>
      <w:r>
        <w:t>what is this money for?</w:t>
      </w:r>
      <w:ins w:id="968" w:author="Clau Kegode" w:date="2026-06-12T15:34:00Z" w16du:dateUtc="2026-06-12T12:34:00Z">
        <w:r w:rsidR="00222232">
          <w:t>”</w:t>
        </w:r>
      </w:ins>
      <w:r>
        <w:t xml:space="preserve"> Not what do you want to buy. What is it for. What is the actual purpose of this capital in your life.</w:t>
      </w:r>
    </w:p>
    <w:p w14:paraId="000002F8" w14:textId="77777777" w:rsidR="00C57012" w:rsidRDefault="00C57012"/>
    <w:p w14:paraId="000002F9" w14:textId="17BA3F0F" w:rsidR="00C57012" w:rsidRDefault="00000000">
      <w:r>
        <w:t xml:space="preserve">You don't have an answer. You've never thought about it that way. You've thought about money as a reward. As proof. As permission. But not as a tool with a </w:t>
      </w:r>
      <w:ins w:id="969" w:author="Clau Kegode" w:date="2026-06-12T15:35:00Z" w16du:dateUtc="2026-06-12T12:35:00Z">
        <w:r w:rsidR="00222232">
          <w:t>specific purpose</w:t>
        </w:r>
      </w:ins>
      <w:del w:id="970" w:author="Clau Kegode" w:date="2026-06-12T15:35:00Z" w16du:dateUtc="2026-06-12T12:35:00Z">
        <w:r w:rsidDel="00222232">
          <w:delText>job</w:delText>
        </w:r>
      </w:del>
      <w:r>
        <w:t>.</w:t>
      </w:r>
    </w:p>
    <w:p w14:paraId="000002FA" w14:textId="77777777" w:rsidR="00C57012" w:rsidRDefault="00C57012"/>
    <w:p w14:paraId="000002FB" w14:textId="77777777" w:rsidR="00C57012" w:rsidRDefault="00000000">
      <w:r>
        <w:t>You sit with that question for two weeks.</w:t>
      </w:r>
    </w:p>
    <w:p w14:paraId="000002FC" w14:textId="77777777" w:rsidR="00C57012" w:rsidRDefault="00C57012"/>
    <w:p w14:paraId="000002FD" w14:textId="5F7A61E6" w:rsidR="00C57012" w:rsidRDefault="00000000">
      <w:pPr>
        <w:rPr>
          <w:ins w:id="971" w:author="Clau Kegode" w:date="2026-06-12T15:36:00Z" w16du:dateUtc="2026-06-12T12:36:00Z"/>
        </w:rPr>
      </w:pPr>
      <w:r>
        <w:t xml:space="preserve">The third rule, money without purpose is just pressure with a decimal point. Until you decide what the money is </w:t>
      </w:r>
      <w:ins w:id="972" w:author="Clau Kegode" w:date="2026-06-12T15:36:00Z" w16du:dateUtc="2026-06-12T12:36:00Z">
        <w:r w:rsidR="00222232">
          <w:t>meant to accomplish</w:t>
        </w:r>
      </w:ins>
      <w:del w:id="973" w:author="Clau Kegode" w:date="2026-06-12T15:36:00Z" w16du:dateUtc="2026-06-12T12:36:00Z">
        <w:r w:rsidDel="00222232">
          <w:delText>f</w:delText>
        </w:r>
      </w:del>
      <w:del w:id="974" w:author="Clau Kegode" w:date="2026-06-12T15:35:00Z" w16du:dateUtc="2026-06-12T12:35:00Z">
        <w:r w:rsidDel="00222232">
          <w:delText>or</w:delText>
        </w:r>
      </w:del>
      <w:r>
        <w:t xml:space="preserve">, every decision you make with it will be reactive. And reactive decisions with large sums of money are almost always </w:t>
      </w:r>
      <w:ins w:id="975" w:author="Clau Kegode" w:date="2026-06-12T15:36:00Z" w16du:dateUtc="2026-06-12T12:36:00Z">
        <w:r w:rsidR="00222232">
          <w:t>costly</w:t>
        </w:r>
      </w:ins>
      <w:del w:id="976" w:author="Clau Kegode" w:date="2026-06-12T15:36:00Z" w16du:dateUtc="2026-06-12T12:36:00Z">
        <w:r w:rsidDel="00222232">
          <w:delText>wrong</w:delText>
        </w:r>
      </w:del>
      <w:r>
        <w:t>.</w:t>
      </w:r>
    </w:p>
    <w:p w14:paraId="4DEBB6AE" w14:textId="77777777" w:rsidR="00222232" w:rsidRDefault="00222232">
      <w:pPr>
        <w:rPr>
          <w:ins w:id="977" w:author="Clau Kegode" w:date="2026-06-12T15:36:00Z" w16du:dateUtc="2026-06-12T12:36:00Z"/>
        </w:rPr>
      </w:pPr>
    </w:p>
    <w:p w14:paraId="002CCDDB" w14:textId="5ED5C4FD" w:rsidR="00222232" w:rsidRDefault="00222232">
      <w:ins w:id="978" w:author="Clau Kegode" w:date="2026-06-12T15:36:00Z">
        <w:r w:rsidRPr="00222232">
          <w:t>The absence of a plan doesn't create freedom. It creates uncertainty disguised as flexibility.</w:t>
        </w:r>
      </w:ins>
    </w:p>
    <w:p w14:paraId="000002FE" w14:textId="77777777" w:rsidR="00C57012" w:rsidRDefault="00C57012"/>
    <w:p w14:paraId="000002FF" w14:textId="63603C94" w:rsidR="00C57012" w:rsidRDefault="00000000">
      <w:r>
        <w:t xml:space="preserve">You start reading. Not articles. Books. You find a study from the National Bureau of Economic Research that follows professional athletes. The numbers are sobering. Within twelve years of retiring from professional football, roughly 16 out of every 100 players have filed for bankruptcy. Not because they were reckless. Because they were human. Because they had no framework for what to do when the money arrived faster than the wisdom </w:t>
      </w:r>
      <w:ins w:id="979" w:author="Clau Kegode" w:date="2026-06-12T15:36:00Z" w16du:dateUtc="2026-06-12T12:36:00Z">
        <w:r w:rsidR="00222232">
          <w:t>needed to manage it</w:t>
        </w:r>
      </w:ins>
      <w:del w:id="980" w:author="Clau Kegode" w:date="2026-06-12T15:36:00Z" w16du:dateUtc="2026-06-12T12:36:00Z">
        <w:r w:rsidDel="00222232">
          <w:delText>did</w:delText>
        </w:r>
      </w:del>
      <w:r>
        <w:t>.</w:t>
      </w:r>
    </w:p>
    <w:p w14:paraId="00000300" w14:textId="77777777" w:rsidR="00C57012" w:rsidRDefault="00C57012"/>
    <w:p w14:paraId="00000301" w14:textId="77777777" w:rsidR="00C57012" w:rsidRDefault="00000000">
      <w:r>
        <w:t xml:space="preserve">You find the story of Allen Iverson. One of the greatest basketball players of his generation. He earned $154 million in salary alone </w:t>
      </w:r>
      <w:proofErr w:type="gramStart"/>
      <w:r>
        <w:t>across</w:t>
      </w:r>
      <w:proofErr w:type="gramEnd"/>
      <w:r>
        <w:t xml:space="preserve"> his career. By 2012, he told a Georgia judge he was flat broke. He couldn't pay </w:t>
      </w:r>
      <w:proofErr w:type="gramStart"/>
      <w:r>
        <w:t>an</w:t>
      </w:r>
      <w:proofErr w:type="gramEnd"/>
      <w:r>
        <w:t xml:space="preserve"> $860,000 jewelry debt. </w:t>
      </w:r>
      <w:proofErr w:type="gramStart"/>
      <w:r>
        <w:t>The entourage</w:t>
      </w:r>
      <w:proofErr w:type="gramEnd"/>
      <w:r>
        <w:t>. The gambling. The gifts. The lifestyle that started as celebration and became obligation.</w:t>
      </w:r>
    </w:p>
    <w:p w14:paraId="00000302" w14:textId="77777777" w:rsidR="00C57012" w:rsidRDefault="00C57012"/>
    <w:p w14:paraId="00000303" w14:textId="597396B9" w:rsidR="00C57012" w:rsidRDefault="00000000">
      <w:r>
        <w:t xml:space="preserve">You find the story of Jack Whittaker. A West Virginia businessman who won a $315 million Powerball jackpot in 2002. Within a few years, his fortune was gone, his family fractured, his personal life in ruins. He told reporters that he wished he had torn the ticket up. Not because the money was bad. Because it arrived before he had any </w:t>
      </w:r>
      <w:ins w:id="981" w:author="Clau Kegode" w:date="2026-06-12T15:37:00Z" w16du:dateUtc="2026-06-12T12:37:00Z">
        <w:r w:rsidR="00222232">
          <w:t>structure to support it</w:t>
        </w:r>
      </w:ins>
      <w:del w:id="982" w:author="Clau Kegode" w:date="2026-06-12T15:37:00Z" w16du:dateUtc="2026-06-12T12:37:00Z">
        <w:r w:rsidDel="00222232">
          <w:delText>architecture for it</w:delText>
        </w:r>
      </w:del>
      <w:r>
        <w:t>.</w:t>
      </w:r>
      <w:ins w:id="983" w:author="Clau Kegode" w:date="2026-06-12T15:37:00Z" w16du:dateUtc="2026-06-12T12:37:00Z">
        <w:r w:rsidR="00222232" w:rsidRPr="00222232">
          <w:t xml:space="preserve"> </w:t>
        </w:r>
      </w:ins>
      <w:ins w:id="984" w:author="Clau Kegode" w:date="2026-06-12T15:37:00Z">
        <w:r w:rsidR="00222232" w:rsidRPr="00222232">
          <w:t>The details of the stories are different, but the underlying pattern is remarkably similar.</w:t>
        </w:r>
      </w:ins>
    </w:p>
    <w:p w14:paraId="00000304" w14:textId="77777777" w:rsidR="00C57012" w:rsidRDefault="00C57012"/>
    <w:p w14:paraId="00000305" w14:textId="77777777" w:rsidR="00C57012" w:rsidRDefault="00000000">
      <w:r>
        <w:t>These are not cautionary tales about bad people. They are cautionary tales about a specific timing problem. The money outran the person. That's the whole story. Every time.</w:t>
      </w:r>
    </w:p>
    <w:p w14:paraId="00000306" w14:textId="77777777" w:rsidR="00C57012" w:rsidRDefault="00C57012"/>
    <w:p w14:paraId="00000307" w14:textId="77777777" w:rsidR="00C57012" w:rsidRDefault="00000000">
      <w:r>
        <w:t>Your net worth is $3,100,000. You are 27. You make three decisions.</w:t>
      </w:r>
    </w:p>
    <w:p w14:paraId="00000308" w14:textId="77777777" w:rsidR="00C57012" w:rsidRDefault="00C57012"/>
    <w:p w14:paraId="00000309" w14:textId="699F830D" w:rsidR="00C57012" w:rsidRDefault="00000000">
      <w:r>
        <w:t xml:space="preserve">The first decision: you move into a place that costs $3,200 a month. Half of what you were paying. You tell people you're downsizing because you travel too much to justify </w:t>
      </w:r>
      <w:proofErr w:type="gramStart"/>
      <w:r>
        <w:t>the space</w:t>
      </w:r>
      <w:proofErr w:type="gramEnd"/>
      <w:r>
        <w:t xml:space="preserve">. </w:t>
      </w:r>
      <w:r>
        <w:lastRenderedPageBreak/>
        <w:t xml:space="preserve">That's not the real reason. The real reason is that you realized you were paying $6,800 a month to feel like a person you hadn't </w:t>
      </w:r>
      <w:proofErr w:type="gramStart"/>
      <w:r>
        <w:t>actually become</w:t>
      </w:r>
      <w:proofErr w:type="gramEnd"/>
      <w:r>
        <w:t xml:space="preserve"> yet. You were renting</w:t>
      </w:r>
      <w:ins w:id="985" w:author="Clau Kegode" w:date="2026-06-12T15:39:00Z" w16du:dateUtc="2026-06-12T12:39:00Z">
        <w:r w:rsidR="00222232">
          <w:t xml:space="preserve"> </w:t>
        </w:r>
      </w:ins>
      <w:del w:id="986" w:author="Clau Kegode" w:date="2026-06-12T15:39:00Z" w16du:dateUtc="2026-06-12T12:39:00Z">
        <w:r w:rsidDel="00222232">
          <w:delText xml:space="preserve"> </w:delText>
        </w:r>
      </w:del>
      <w:ins w:id="987" w:author="Clau Kegode" w:date="2026-06-12T15:39:00Z" w16du:dateUtc="2026-06-12T12:39:00Z">
        <w:r w:rsidR="00222232">
          <w:t xml:space="preserve">the </w:t>
        </w:r>
      </w:ins>
      <w:ins w:id="988" w:author="Clau Kegode" w:date="2026-06-12T15:39:00Z">
        <w:r w:rsidR="00222232" w:rsidRPr="00222232">
          <w:t xml:space="preserve">appearance of an </w:t>
        </w:r>
        <w:proofErr w:type="gramStart"/>
        <w:r w:rsidR="00222232" w:rsidRPr="00222232">
          <w:t>identity</w:t>
        </w:r>
        <w:proofErr w:type="gramEnd"/>
        <w:r w:rsidR="00222232" w:rsidRPr="00222232">
          <w:t xml:space="preserve"> instead of building one</w:t>
        </w:r>
      </w:ins>
      <w:del w:id="989" w:author="Clau Kegode" w:date="2026-06-12T15:39:00Z" w16du:dateUtc="2026-06-12T12:39:00Z">
        <w:r w:rsidDel="00222232">
          <w:delText>an identity</w:delText>
        </w:r>
      </w:del>
      <w:r>
        <w:t>.</w:t>
      </w:r>
    </w:p>
    <w:p w14:paraId="0000030A" w14:textId="77777777" w:rsidR="00C57012" w:rsidRDefault="00C57012"/>
    <w:p w14:paraId="0000030B" w14:textId="77777777" w:rsidR="00C57012" w:rsidRDefault="00000000">
      <w:r>
        <w:t>The second decision: you put $2,000,000 into a diversified index portfolio and you do not touch it. Not for a year. You treat it like it doesn't exist. You are not allowed to check it more than once a week. This is harder than it sounds. You check it twice on the first day and then close the app.</w:t>
      </w:r>
    </w:p>
    <w:p w14:paraId="0000030C" w14:textId="77777777" w:rsidR="00C57012" w:rsidRDefault="00C57012"/>
    <w:p w14:paraId="0000030D" w14:textId="35EA8324" w:rsidR="00C57012" w:rsidRDefault="00000000">
      <w:r>
        <w:t xml:space="preserve">The third decision: you stop </w:t>
      </w:r>
      <w:proofErr w:type="gramStart"/>
      <w:r>
        <w:t>taking</w:t>
      </w:r>
      <w:proofErr w:type="gramEnd"/>
      <w:r>
        <w:t xml:space="preserve"> meetings with people who have ideas. For six months</w:t>
      </w:r>
      <w:ins w:id="990" w:author="Clau Kegode" w:date="2026-06-12T15:43:00Z" w16du:dateUtc="2026-06-12T12:43:00Z">
        <w:r w:rsidR="00BE79B8">
          <w:t xml:space="preserve">, </w:t>
        </w:r>
      </w:ins>
      <w:del w:id="991" w:author="Clau Kegode" w:date="2026-06-12T15:43:00Z" w16du:dateUtc="2026-06-12T12:43:00Z">
        <w:r w:rsidDel="00BE79B8">
          <w:delText>. No</w:delText>
        </w:r>
      </w:del>
      <w:ins w:id="992" w:author="Clau Kegode" w:date="2026-06-12T15:43:00Z" w16du:dateUtc="2026-06-12T12:43:00Z">
        <w:r w:rsidR="00BE79B8">
          <w:t>you avoid</w:t>
        </w:r>
      </w:ins>
      <w:r>
        <w:t xml:space="preserve"> pitches</w:t>
      </w:r>
      <w:del w:id="993" w:author="Clau Kegode" w:date="2026-06-12T15:43:00Z" w16du:dateUtc="2026-06-12T12:43:00Z">
        <w:r w:rsidDel="00BE79B8">
          <w:delText xml:space="preserve">. No </w:delText>
        </w:r>
      </w:del>
      <w:ins w:id="994" w:author="Clau Kegode" w:date="2026-06-12T15:43:00Z" w16du:dateUtc="2026-06-12T12:43:00Z">
        <w:r w:rsidR="00BE79B8">
          <w:t xml:space="preserve"> </w:t>
        </w:r>
      </w:ins>
      <w:r>
        <w:t>opportunities</w:t>
      </w:r>
      <w:ins w:id="995" w:author="Clau Kegode" w:date="2026-06-12T15:43:00Z" w16du:dateUtc="2026-06-12T12:43:00Z">
        <w:r w:rsidR="00BE79B8">
          <w:t xml:space="preserve"> and, </w:t>
        </w:r>
      </w:ins>
      <w:del w:id="996" w:author="Clau Kegode" w:date="2026-06-12T15:43:00Z" w16du:dateUtc="2026-06-12T12:43:00Z">
        <w:r w:rsidDel="00BE79B8">
          <w:delText xml:space="preserve">. No </w:delText>
        </w:r>
      </w:del>
      <w:r>
        <w:t xml:space="preserve">deals. You tell people you're focused. You're not focused on anything specific. You are </w:t>
      </w:r>
      <w:ins w:id="997" w:author="Clau Kegode" w:date="2026-06-12T15:44:00Z" w16du:dateUtc="2026-06-12T12:44:00Z">
        <w:r w:rsidR="00BE79B8">
          <w:t>simply</w:t>
        </w:r>
      </w:ins>
      <w:del w:id="998" w:author="Clau Kegode" w:date="2026-06-12T15:44:00Z" w16du:dateUtc="2026-06-12T12:44:00Z">
        <w:r w:rsidDel="00BE79B8">
          <w:delText>just</w:delText>
        </w:r>
      </w:del>
      <w:r>
        <w:t xml:space="preserve"> stopping the </w:t>
      </w:r>
      <w:ins w:id="999" w:author="Clau Kegode" w:date="2026-06-12T15:44:00Z" w16du:dateUtc="2026-06-12T12:44:00Z">
        <w:r w:rsidR="00BE79B8">
          <w:t>constant drain</w:t>
        </w:r>
      </w:ins>
      <w:del w:id="1000" w:author="Clau Kegode" w:date="2026-06-12T15:44:00Z" w16du:dateUtc="2026-06-12T12:44:00Z">
        <w:r w:rsidDel="00BE79B8">
          <w:delText>bleeding</w:delText>
        </w:r>
      </w:del>
      <w:r>
        <w:t>.</w:t>
      </w:r>
    </w:p>
    <w:p w14:paraId="0000030E" w14:textId="77777777" w:rsidR="00C57012" w:rsidRDefault="00C57012"/>
    <w:p w14:paraId="0000030F" w14:textId="789A6072" w:rsidR="00C57012" w:rsidRDefault="00000000">
      <w:r>
        <w:t>The shift</w:t>
      </w:r>
      <w:ins w:id="1001" w:author="Clau Kegode" w:date="2026-06-12T15:44:00Z" w16du:dateUtc="2026-06-12T12:44:00Z">
        <w:r w:rsidR="00BE79B8">
          <w:t xml:space="preserve"> begins quietly</w:t>
        </w:r>
      </w:ins>
      <w:r>
        <w:t>. You stop thinking about money as something to deploy and start thinking about money as something to protect. Not forever. Just for now. Just until you have the judgment to match the capital.</w:t>
      </w:r>
    </w:p>
    <w:p w14:paraId="00000310" w14:textId="77777777" w:rsidR="00C57012" w:rsidRDefault="00C57012"/>
    <w:p w14:paraId="2B0315E2" w14:textId="77777777" w:rsidR="00BE79B8" w:rsidRDefault="00000000">
      <w:pPr>
        <w:rPr>
          <w:ins w:id="1002" w:author="Clau Kegode" w:date="2026-06-12T15:46:00Z" w16du:dateUtc="2026-06-12T12:46:00Z"/>
        </w:rPr>
      </w:pPr>
      <w:r>
        <w:t xml:space="preserve">You are 28. Your net worth is $3,400,000. The portfolio grew while you weren't watching. You spent that year building a second business. </w:t>
      </w:r>
      <w:ins w:id="1003" w:author="Clau Kegode" w:date="2026-06-12T15:45:00Z" w16du:dateUtc="2026-06-12T12:45:00Z">
        <w:r w:rsidR="00BE79B8">
          <w:t xml:space="preserve">This one is </w:t>
        </w:r>
      </w:ins>
      <w:del w:id="1004" w:author="Clau Kegode" w:date="2026-06-12T15:45:00Z" w16du:dateUtc="2026-06-12T12:45:00Z">
        <w:r w:rsidDel="00BE79B8">
          <w:delText>S</w:delText>
        </w:r>
      </w:del>
      <w:ins w:id="1005" w:author="Clau Kegode" w:date="2026-06-12T15:45:00Z" w16du:dateUtc="2026-06-12T12:45:00Z">
        <w:r w:rsidR="00BE79B8">
          <w:t>s</w:t>
        </w:r>
      </w:ins>
      <w:r>
        <w:t xml:space="preserve">maller </w:t>
      </w:r>
      <w:ins w:id="1006" w:author="Clau Kegode" w:date="2026-06-12T15:45:00Z" w16du:dateUtc="2026-06-12T12:45:00Z">
        <w:r w:rsidR="00BE79B8">
          <w:t>and leaner</w:t>
        </w:r>
      </w:ins>
      <w:del w:id="1007" w:author="Clau Kegode" w:date="2026-06-12T15:45:00Z" w16du:dateUtc="2026-06-12T12:45:00Z">
        <w:r w:rsidDel="00BE79B8">
          <w:delText>this time</w:delText>
        </w:r>
      </w:del>
      <w:r>
        <w:t xml:space="preserve">. No external funding. No pitch deck. No vision statement. Just a service that charges for something people already want to pay for. </w:t>
      </w:r>
    </w:p>
    <w:p w14:paraId="00000311" w14:textId="2F27F521" w:rsidR="00C57012" w:rsidRDefault="00BE79B8">
      <w:ins w:id="1008" w:author="Clau Kegode" w:date="2026-06-12T15:46:00Z">
        <w:r w:rsidRPr="00BE79B8">
          <w:t>For the first time, stability feels more rewarding than attention.</w:t>
        </w:r>
      </w:ins>
      <w:ins w:id="1009" w:author="Clau Kegode" w:date="2026-06-12T15:46:00Z" w16du:dateUtc="2026-06-12T12:46:00Z">
        <w:r>
          <w:t xml:space="preserve"> </w:t>
        </w:r>
      </w:ins>
      <w:r w:rsidR="00000000">
        <w:t>It makes $14,000 a month by month nine. It's not glamorous. Nobody is writing articles about it. But it is real and it is yours and it doesn't need the $3,400,000 to survive.</w:t>
      </w:r>
    </w:p>
    <w:p w14:paraId="00000312" w14:textId="77777777" w:rsidR="00C57012" w:rsidRDefault="00C57012"/>
    <w:p w14:paraId="00000313" w14:textId="77777777" w:rsidR="00C57012" w:rsidRDefault="00000000">
      <w:r>
        <w:t>That distinction matters more than any number in your account.</w:t>
      </w:r>
    </w:p>
    <w:p w14:paraId="00000314" w14:textId="77777777" w:rsidR="00C57012" w:rsidRDefault="00C57012"/>
    <w:p w14:paraId="00000315" w14:textId="4A0B36E1" w:rsidR="00C57012" w:rsidRDefault="00000000">
      <w:r>
        <w:t>The fourth rule</w:t>
      </w:r>
      <w:ins w:id="1010" w:author="Clau Kegode" w:date="2026-06-12T15:46:00Z" w16du:dateUtc="2026-06-12T12:46:00Z">
        <w:r w:rsidR="00BE79B8">
          <w:t>:</w:t>
        </w:r>
      </w:ins>
      <w:del w:id="1011" w:author="Clau Kegode" w:date="2026-06-12T15:46:00Z" w16du:dateUtc="2026-06-12T12:46:00Z">
        <w:r w:rsidDel="00BE79B8">
          <w:delText>,</w:delText>
        </w:r>
      </w:del>
      <w:r>
        <w:t xml:space="preserve"> the </w:t>
      </w:r>
      <w:ins w:id="1012" w:author="Clau Kegode" w:date="2026-06-12T15:46:00Z" w16du:dateUtc="2026-06-12T12:46:00Z">
        <w:r w:rsidR="00BE79B8">
          <w:t>obje</w:t>
        </w:r>
      </w:ins>
      <w:ins w:id="1013" w:author="Clau Kegode" w:date="2026-06-12T15:47:00Z" w16du:dateUtc="2026-06-12T12:47:00Z">
        <w:r w:rsidR="00BE79B8">
          <w:t>ctive</w:t>
        </w:r>
      </w:ins>
      <w:del w:id="1014" w:author="Clau Kegode" w:date="2026-06-12T15:46:00Z" w16du:dateUtc="2026-06-12T12:46:00Z">
        <w:r w:rsidDel="00BE79B8">
          <w:delText>goal</w:delText>
        </w:r>
      </w:del>
      <w:r>
        <w:t xml:space="preserve"> is never to have money. The goal is to not need it. The moment your lifestyle can sustain itself without touching your capital, the capital stops </w:t>
      </w:r>
      <w:proofErr w:type="gramStart"/>
      <w:r>
        <w:t>being a</w:t>
      </w:r>
      <w:proofErr w:type="gramEnd"/>
      <w:r>
        <w:t xml:space="preserve"> </w:t>
      </w:r>
      <w:proofErr w:type="gramStart"/>
      <w:r>
        <w:t>pressure</w:t>
      </w:r>
      <w:proofErr w:type="gramEnd"/>
      <w:r>
        <w:t xml:space="preserve"> and starts being a foundation. That's a completely different psychological experience of wealth.</w:t>
      </w:r>
    </w:p>
    <w:p w14:paraId="00000316" w14:textId="77777777" w:rsidR="00C57012" w:rsidRDefault="00C57012"/>
    <w:p w14:paraId="00000317" w14:textId="77777777" w:rsidR="00C57012" w:rsidRDefault="00000000">
      <w:r>
        <w:t>You are 31. Your net worth is $5,100,000. The portfolio compounded quietly for three years. The second business was acquired for $1,900,000. You didn't celebrate loudly this time. You called your parents. You went to dinner with the two friends who were there before the first wire hit. You split the bill. Nobody made a thing of it.</w:t>
      </w:r>
    </w:p>
    <w:p w14:paraId="00000318" w14:textId="77777777" w:rsidR="00C57012" w:rsidRDefault="00C57012"/>
    <w:p w14:paraId="00000319" w14:textId="51768412" w:rsidR="00C57012" w:rsidRDefault="00000000">
      <w:r>
        <w:t>Something has changed in you that you can't fully name. You don't check your account the way you used to. Not because you don't care</w:t>
      </w:r>
      <w:ins w:id="1015" w:author="Clau Kegode" w:date="2026-06-12T15:47:00Z" w16du:dateUtc="2026-06-12T12:47:00Z">
        <w:r w:rsidR="00BE79B8">
          <w:t>, but b</w:t>
        </w:r>
      </w:ins>
      <w:del w:id="1016" w:author="Clau Kegode" w:date="2026-06-12T15:47:00Z" w16du:dateUtc="2026-06-12T12:47:00Z">
        <w:r w:rsidDel="00BE79B8">
          <w:delText>. B</w:delText>
        </w:r>
      </w:del>
      <w:r>
        <w:t>ecause the number has stopped being the point. The number is just a record of decisions you've already made. What interests you now is the next decision.</w:t>
      </w:r>
    </w:p>
    <w:p w14:paraId="0000031A" w14:textId="77777777" w:rsidR="00C57012" w:rsidRDefault="00C57012"/>
    <w:p w14:paraId="0000031B" w14:textId="41D6E015" w:rsidR="00C57012" w:rsidRDefault="00000000">
      <w:r>
        <w:t xml:space="preserve">You notice that the people around you who have always had money behave differently than the people who got it fast. Old money is quiet. It doesn't announce itself. It doesn't need to. It has already proven what it is. </w:t>
      </w:r>
      <w:ins w:id="1017" w:author="Clau Kegode" w:date="2026-06-12T15:47:00Z">
        <w:r w:rsidR="00BE79B8" w:rsidRPr="00BE79B8">
          <w:t>That quiet confidence is something you slowly begin to understand for yourself.</w:t>
        </w:r>
      </w:ins>
      <w:ins w:id="1018" w:author="Clau Kegode" w:date="2026-06-12T15:47:00Z" w16du:dateUtc="2026-06-12T12:47:00Z">
        <w:r w:rsidR="00BE79B8">
          <w:t xml:space="preserve"> </w:t>
        </w:r>
      </w:ins>
      <w:r>
        <w:t xml:space="preserve">New money, fast money, talks. It needs to be seen. It needs to be confirmed by other </w:t>
      </w:r>
      <w:r>
        <w:lastRenderedPageBreak/>
        <w:t>people's reactions. Because without that external confirmation, the person holding it isn't sure it's real.</w:t>
      </w:r>
    </w:p>
    <w:p w14:paraId="0000031C" w14:textId="77777777" w:rsidR="00C57012" w:rsidRDefault="00C57012"/>
    <w:p w14:paraId="0000031D" w14:textId="77777777" w:rsidR="00C57012" w:rsidRDefault="00000000">
      <w:r>
        <w:t>You were that person. For two years, you were that person.</w:t>
      </w:r>
    </w:p>
    <w:p w14:paraId="0000031E" w14:textId="77777777" w:rsidR="00C57012" w:rsidRDefault="00C57012"/>
    <w:p w14:paraId="0000031F" w14:textId="2999965C" w:rsidR="00C57012" w:rsidRDefault="00000000">
      <w:r>
        <w:t>The fifth rule</w:t>
      </w:r>
      <w:ins w:id="1019" w:author="Clau Kegode" w:date="2026-06-12T15:48:00Z" w16du:dateUtc="2026-06-12T12:48:00Z">
        <w:r w:rsidR="00BE79B8">
          <w:t>:</w:t>
        </w:r>
      </w:ins>
      <w:del w:id="1020" w:author="Clau Kegode" w:date="2026-06-12T15:48:00Z" w16du:dateUtc="2026-06-12T12:48:00Z">
        <w:r w:rsidDel="00BE79B8">
          <w:delText>,</w:delText>
        </w:r>
      </w:del>
      <w:r>
        <w:t xml:space="preserve"> the way you treat money in the first year after getting it tells you more about your relationship with your own identity than it tells you about your financial intelligence. Most of what looks like financial behavior is </w:t>
      </w:r>
      <w:proofErr w:type="gramStart"/>
      <w:r>
        <w:t>actually psychological</w:t>
      </w:r>
      <w:proofErr w:type="gramEnd"/>
      <w:r>
        <w:t xml:space="preserve"> behavior </w:t>
      </w:r>
      <w:del w:id="1021" w:author="Clau Kegode" w:date="2026-06-12T15:48:00Z" w16du:dateUtc="2026-06-12T12:48:00Z">
        <w:r w:rsidDel="00BE79B8">
          <w:delText xml:space="preserve">wearing </w:delText>
        </w:r>
      </w:del>
      <w:ins w:id="1022" w:author="Clau Kegode" w:date="2026-06-12T15:48:00Z" w16du:dateUtc="2026-06-12T12:48:00Z">
        <w:r w:rsidR="00BE79B8">
          <w:t>hidden behind</w:t>
        </w:r>
        <w:r w:rsidR="00BE79B8">
          <w:t xml:space="preserve"> </w:t>
        </w:r>
      </w:ins>
      <w:r>
        <w:t>a dollar sign.</w:t>
      </w:r>
    </w:p>
    <w:p w14:paraId="00000320" w14:textId="77777777" w:rsidR="00C57012" w:rsidRDefault="00C57012"/>
    <w:p w14:paraId="00000321" w14:textId="77777777" w:rsidR="00C57012" w:rsidRDefault="00000000">
      <w:r>
        <w:t>You are 34. Your net worth is $7,800,000. You haven't thought about the number in weeks. You are building a third project. You are mentoring a 24-year-old who just sold her first app for $600,000. She calls you because someone gave her your name. She is talking fast. She is already talking about what she's going to buy.</w:t>
      </w:r>
    </w:p>
    <w:p w14:paraId="00000322" w14:textId="77777777" w:rsidR="00C57012" w:rsidRDefault="00C57012"/>
    <w:p w14:paraId="00000323" w14:textId="7736536F" w:rsidR="00C57012" w:rsidRDefault="00000000">
      <w:pPr>
        <w:rPr>
          <w:ins w:id="1023" w:author="Clau Kegode" w:date="2026-06-12T15:49:00Z" w16du:dateUtc="2026-06-12T12:49:00Z"/>
        </w:rPr>
      </w:pPr>
      <w:r>
        <w:t>You listen. You don't interrupt. You wait until she pauses.</w:t>
      </w:r>
      <w:ins w:id="1024" w:author="Clau Kegode" w:date="2026-06-12T15:49:00Z" w16du:dateUtc="2026-06-12T12:49:00Z">
        <w:r w:rsidR="00BE79B8">
          <w:t xml:space="preserve"> </w:t>
        </w:r>
      </w:ins>
    </w:p>
    <w:p w14:paraId="0DCC411D" w14:textId="77777777" w:rsidR="00BE79B8" w:rsidRDefault="00BE79B8">
      <w:pPr>
        <w:rPr>
          <w:ins w:id="1025" w:author="Clau Kegode" w:date="2026-06-12T15:49:00Z" w16du:dateUtc="2026-06-12T12:49:00Z"/>
        </w:rPr>
      </w:pPr>
    </w:p>
    <w:p w14:paraId="58DFEB0A" w14:textId="744DF214" w:rsidR="00BE79B8" w:rsidRDefault="00BE79B8">
      <w:ins w:id="1026" w:author="Clau Kegode" w:date="2026-06-12T15:49:00Z">
        <w:r w:rsidRPr="00BE79B8">
          <w:t>And in that pause, you recognize the same uncertainty you once felt yourself.</w:t>
        </w:r>
      </w:ins>
    </w:p>
    <w:p w14:paraId="00000324" w14:textId="77777777" w:rsidR="00C57012" w:rsidRDefault="00C57012"/>
    <w:p w14:paraId="00000325" w14:textId="77777777" w:rsidR="00C57012" w:rsidRDefault="00000000">
      <w:r>
        <w:t>Then you ask her the question the financial advisor asked you eight years ago. You ask her: what is this money for?</w:t>
      </w:r>
    </w:p>
    <w:p w14:paraId="00000326" w14:textId="77777777" w:rsidR="00C57012" w:rsidRDefault="00C57012"/>
    <w:p w14:paraId="00000327" w14:textId="3B06F2AC" w:rsidR="00C57012" w:rsidRDefault="00000000">
      <w:r>
        <w:t xml:space="preserve">She goes </w:t>
      </w:r>
      <w:proofErr w:type="gramStart"/>
      <w:r>
        <w:t>quiet</w:t>
      </w:r>
      <w:proofErr w:type="gramEnd"/>
      <w:r>
        <w:t xml:space="preserve">. </w:t>
      </w:r>
      <w:ins w:id="1027" w:author="Clau Kegode" w:date="2026-06-12T15:49:00Z" w16du:dateUtc="2026-06-12T12:49:00Z">
        <w:r w:rsidR="00BE79B8">
          <w:t>It is the</w:t>
        </w:r>
      </w:ins>
      <w:del w:id="1028" w:author="Clau Kegode" w:date="2026-06-12T15:49:00Z" w16du:dateUtc="2026-06-12T12:49:00Z">
        <w:r w:rsidDel="00BE79B8">
          <w:delText>The</w:delText>
        </w:r>
      </w:del>
      <w:r>
        <w:t xml:space="preserve"> same </w:t>
      </w:r>
      <w:proofErr w:type="gramStart"/>
      <w:r>
        <w:t>quiet</w:t>
      </w:r>
      <w:proofErr w:type="gramEnd"/>
      <w:r>
        <w:t xml:space="preserve"> you </w:t>
      </w:r>
      <w:ins w:id="1029" w:author="Clau Kegode" w:date="2026-06-12T15:49:00Z" w16du:dateUtc="2026-06-12T12:49:00Z">
        <w:r w:rsidR="00BE79B8">
          <w:t>once had</w:t>
        </w:r>
      </w:ins>
      <w:del w:id="1030" w:author="Clau Kegode" w:date="2026-06-12T15:49:00Z" w16du:dateUtc="2026-06-12T12:49:00Z">
        <w:r w:rsidDel="00BE79B8">
          <w:delText>went quiet</w:delText>
        </w:r>
      </w:del>
      <w:r>
        <w:t>. The same pause you had when you realized you had never thought about it that way.</w:t>
      </w:r>
    </w:p>
    <w:p w14:paraId="00000328" w14:textId="77777777" w:rsidR="00C57012" w:rsidRDefault="00C57012"/>
    <w:p w14:paraId="00000329" w14:textId="77777777" w:rsidR="00C57012" w:rsidRDefault="00000000">
      <w:r>
        <w:t>You don't tell her what to do. You just let the question sit there. Because the question itself is worth more than any answer you could give her. Because the moment she starts thinking about the purpose of the money, she has already made the most important financial decision of her life.</w:t>
      </w:r>
    </w:p>
    <w:p w14:paraId="0000032A" w14:textId="77777777" w:rsidR="00C57012" w:rsidRDefault="00C57012"/>
    <w:p w14:paraId="0000032B" w14:textId="77777777" w:rsidR="00C57012" w:rsidRDefault="00000000">
      <w:r>
        <w:t>The sixth rule, the fastest way to lose money you got fast is to let the money define you before you define the money. The people who keep sudden wealth are not the ones who are smarter or luckier. They are the ones who figured out what the money was for before the money figured out what to do with them.</w:t>
      </w:r>
    </w:p>
    <w:p w14:paraId="0000032C" w14:textId="77777777" w:rsidR="00C57012" w:rsidRDefault="00C57012"/>
    <w:p w14:paraId="0000032D" w14:textId="75A54380" w:rsidR="00C57012" w:rsidRDefault="00000000">
      <w:r>
        <w:t xml:space="preserve">You are 34. </w:t>
      </w:r>
      <w:ins w:id="1031" w:author="Clau Kegode" w:date="2026-06-12T15:49:00Z" w16du:dateUtc="2026-06-12T12:49:00Z">
        <w:r w:rsidR="00BE79B8">
          <w:t>Your n</w:t>
        </w:r>
      </w:ins>
      <w:del w:id="1032" w:author="Clau Kegode" w:date="2026-06-12T15:49:00Z" w16du:dateUtc="2026-06-12T12:49:00Z">
        <w:r w:rsidDel="00BE79B8">
          <w:delText>N</w:delText>
        </w:r>
      </w:del>
      <w:r>
        <w:t>et worth $7,800,000. You still have the desk chair from college. Not because you can't afford a new one</w:t>
      </w:r>
      <w:ins w:id="1033" w:author="Clau Kegode" w:date="2026-06-12T15:50:00Z" w16du:dateUtc="2026-06-12T12:50:00Z">
        <w:r w:rsidR="00BE79B8">
          <w:t>, but b</w:t>
        </w:r>
      </w:ins>
      <w:del w:id="1034" w:author="Clau Kegode" w:date="2026-06-12T15:50:00Z" w16du:dateUtc="2026-06-12T12:50:00Z">
        <w:r w:rsidDel="00BE79B8">
          <w:delText>. B</w:delText>
        </w:r>
      </w:del>
      <w:r>
        <w:t>ecause it sits in the corner of your home office and sometimes, when you're working late, you look at it and remember the Tuesday morning when the wire hit and you sat very still and thought: I don't know what to do with this.</w:t>
      </w:r>
    </w:p>
    <w:p w14:paraId="0000032E" w14:textId="77777777" w:rsidR="00C57012" w:rsidRDefault="00C57012"/>
    <w:p w14:paraId="0000032F" w14:textId="77777777" w:rsidR="00C57012" w:rsidRDefault="00000000">
      <w:r>
        <w:t>That thought saved you. Not the money.</w:t>
      </w:r>
    </w:p>
    <w:p w14:paraId="00000330" w14:textId="77777777" w:rsidR="00C57012" w:rsidRDefault="00C57012"/>
    <w:p w14:paraId="00000331" w14:textId="77777777" w:rsidR="00C57012" w:rsidRDefault="00000000">
      <w:r>
        <w:t>Somewhere right now, there is a 26-year-old staring at a wire confirmation they weren't expecting. The number is large. The fabric on their chair is peeling. Their first thought is not about what they'll buy. Their first thought is: I don't know what to do with this.</w:t>
      </w:r>
    </w:p>
    <w:p w14:paraId="00000332" w14:textId="77777777" w:rsidR="00C57012" w:rsidRDefault="00C57012"/>
    <w:p w14:paraId="00000333" w14:textId="4CEB2B82" w:rsidR="00C57012" w:rsidRDefault="00000000">
      <w:r>
        <w:t xml:space="preserve">The gap between who they are and who the money assumes they </w:t>
      </w:r>
      <w:proofErr w:type="gramStart"/>
      <w:r>
        <w:t>are is</w:t>
      </w:r>
      <w:proofErr w:type="gramEnd"/>
      <w:r>
        <w:t xml:space="preserve"> real. It is wide. And the next 90 days will do more to determine the rest of their financial life than the previous four years of work ever </w:t>
      </w:r>
      <w:ins w:id="1035" w:author="Clau Kegode" w:date="2026-06-12T15:51:00Z" w16du:dateUtc="2026-06-12T12:51:00Z">
        <w:r w:rsidR="00BE79B8">
          <w:t>could have</w:t>
        </w:r>
      </w:ins>
      <w:del w:id="1036" w:author="Clau Kegode" w:date="2026-06-12T15:50:00Z" w16du:dateUtc="2026-06-12T12:50:00Z">
        <w:r w:rsidDel="00BE79B8">
          <w:delText>did</w:delText>
        </w:r>
      </w:del>
      <w:r>
        <w:t>.</w:t>
      </w:r>
    </w:p>
    <w:p w14:paraId="00000334" w14:textId="77777777" w:rsidR="00C57012" w:rsidRDefault="00C57012"/>
    <w:p w14:paraId="00000335" w14:textId="752711F2" w:rsidR="00C57012" w:rsidRDefault="00000000">
      <w:r>
        <w:t xml:space="preserve">The money doesn't wait. It doesn't ask if you're ready. It </w:t>
      </w:r>
      <w:ins w:id="1037" w:author="Clau Kegode" w:date="2026-06-12T15:51:00Z" w16du:dateUtc="2026-06-12T12:51:00Z">
        <w:r w:rsidR="00BE79B8">
          <w:t>simply</w:t>
        </w:r>
      </w:ins>
      <w:del w:id="1038" w:author="Clau Kegode" w:date="2026-06-12T15:51:00Z" w16du:dateUtc="2026-06-12T12:51:00Z">
        <w:r w:rsidDel="00BE79B8">
          <w:delText>just</w:delText>
        </w:r>
      </w:del>
      <w:r>
        <w:t xml:space="preserve"> arrives.</w:t>
      </w:r>
    </w:p>
    <w:p w14:paraId="00000336" w14:textId="77777777" w:rsidR="00C57012" w:rsidRDefault="00C57012"/>
    <w:p w14:paraId="00000337" w14:textId="77777777" w:rsidR="00C57012" w:rsidRDefault="00000000">
      <w:r>
        <w:t>And the gap opens.</w:t>
      </w:r>
    </w:p>
    <w:p w14:paraId="00000338" w14:textId="77777777" w:rsidR="00C57012" w:rsidRDefault="00C57012"/>
    <w:p w14:paraId="00000339" w14:textId="77777777" w:rsidR="00C57012" w:rsidRDefault="00000000">
      <w:r>
        <w:t>#</w:t>
      </w:r>
    </w:p>
    <w:p w14:paraId="0000033A" w14:textId="77777777" w:rsidR="00C57012" w:rsidRDefault="00C57012"/>
    <w:p w14:paraId="0000033B" w14:textId="77777777" w:rsidR="00C57012" w:rsidRDefault="00000000">
      <w:r>
        <w:t>═══════════════════════════════════════════════════════</w:t>
      </w:r>
    </w:p>
    <w:p w14:paraId="0000033C" w14:textId="77777777" w:rsidR="00C57012" w:rsidRDefault="00C57012"/>
    <w:p w14:paraId="0000033D" w14:textId="77777777" w:rsidR="00C57012" w:rsidRDefault="00000000">
      <w:r>
        <w:t>POV: You Earn $300,000 a Year and Still Feel Broke</w:t>
      </w:r>
    </w:p>
    <w:p w14:paraId="0000033E" w14:textId="77777777" w:rsidR="00C57012" w:rsidRDefault="00C57012"/>
    <w:p w14:paraId="0000033F" w14:textId="77777777" w:rsidR="00C57012" w:rsidRDefault="00000000">
      <w:r>
        <w:t>---</w:t>
      </w:r>
    </w:p>
    <w:p w14:paraId="00000340" w14:textId="77777777" w:rsidR="00C57012" w:rsidRDefault="00C57012"/>
    <w:p w14:paraId="00000341" w14:textId="77777777" w:rsidR="00C57012" w:rsidRDefault="00000000">
      <w:r>
        <w:t>##</w:t>
      </w:r>
    </w:p>
    <w:p w14:paraId="00000342" w14:textId="77777777" w:rsidR="00C57012" w:rsidRDefault="00C57012"/>
    <w:p w14:paraId="00000343" w14:textId="3271E5F6" w:rsidR="00C57012" w:rsidRDefault="00000000">
      <w:r>
        <w:t xml:space="preserve">$16,214. That's your checking account balance on </w:t>
      </w:r>
      <w:proofErr w:type="gramStart"/>
      <w:r>
        <w:t>a Tuesday</w:t>
      </w:r>
      <w:proofErr w:type="gramEnd"/>
      <w:r>
        <w:t xml:space="preserve"> morning. Not your savings. Not your investments. Your checking account. You make $300,000 a year. And somehow, that number still makes your stomach </w:t>
      </w:r>
      <w:ins w:id="1039" w:author="Clau Kegode" w:date="2026-06-12T15:52:00Z" w16du:dateUtc="2026-06-12T12:52:00Z">
        <w:r w:rsidR="002E0FAC">
          <w:t>sin</w:t>
        </w:r>
      </w:ins>
      <w:ins w:id="1040" w:author="Clau Kegode" w:date="2026-06-12T15:53:00Z" w16du:dateUtc="2026-06-12T12:53:00Z">
        <w:r w:rsidR="002E0FAC">
          <w:t>k</w:t>
        </w:r>
      </w:ins>
      <w:del w:id="1041" w:author="Clau Kegode" w:date="2026-06-12T15:52:00Z" w16du:dateUtc="2026-06-12T12:52:00Z">
        <w:r w:rsidDel="002E0FAC">
          <w:delText>tighten</w:delText>
        </w:r>
      </w:del>
      <w:r>
        <w:t>.</w:t>
      </w:r>
    </w:p>
    <w:p w14:paraId="00000344" w14:textId="77777777" w:rsidR="00C57012" w:rsidRDefault="00C57012"/>
    <w:p w14:paraId="00000345" w14:textId="77777777" w:rsidR="00C57012" w:rsidRDefault="00000000">
      <w:r>
        <w:t>You are 34 years old.</w:t>
      </w:r>
    </w:p>
    <w:p w14:paraId="00000346" w14:textId="77777777" w:rsidR="00C57012" w:rsidRDefault="00C57012"/>
    <w:p w14:paraId="00000347" w14:textId="3A6B3D38" w:rsidR="00C57012" w:rsidRDefault="00000000">
      <w:r>
        <w:t xml:space="preserve">You stare at the figure for a moment. Then you close the app. Then you open it again. The number hasn't moved. You have a $1.4 million home, a leased BMW in the driveway, two kids in private school at $28,000 each per year, and a dinner reservation tonight at a restaurant where the bill will be $340 before tip. You are not broke. You tell yourself you are not broke. But </w:t>
      </w:r>
      <w:proofErr w:type="gramStart"/>
      <w:r>
        <w:t>the math</w:t>
      </w:r>
      <w:proofErr w:type="gramEnd"/>
      <w:r>
        <w:t xml:space="preserve"> underneath everything you do </w:t>
      </w:r>
      <w:ins w:id="1042" w:author="Clau Kegode" w:date="2026-06-12T15:53:00Z" w16du:dateUtc="2026-06-12T12:53:00Z">
        <w:r w:rsidR="002E0FAC">
          <w:t>creates a quiet</w:t>
        </w:r>
      </w:ins>
      <w:del w:id="1043" w:author="Clau Kegode" w:date="2026-06-12T15:53:00Z" w16du:dateUtc="2026-06-12T12:53:00Z">
        <w:r w:rsidDel="002E0FAC">
          <w:delText>has a low</w:delText>
        </w:r>
      </w:del>
      <w:r>
        <w:t xml:space="preserve">, constant </w:t>
      </w:r>
      <w:ins w:id="1044" w:author="Clau Kegode" w:date="2026-06-12T15:53:00Z" w16du:dateUtc="2026-06-12T12:53:00Z">
        <w:r w:rsidR="002E0FAC">
          <w:t>pressure</w:t>
        </w:r>
      </w:ins>
      <w:del w:id="1045" w:author="Clau Kegode" w:date="2026-06-12T15:53:00Z" w16du:dateUtc="2026-06-12T12:53:00Z">
        <w:r w:rsidDel="002E0FAC">
          <w:delText>hum</w:delText>
        </w:r>
      </w:del>
      <w:r>
        <w:t xml:space="preserve"> that never fully </w:t>
      </w:r>
      <w:ins w:id="1046" w:author="Clau Kegode" w:date="2026-06-12T15:53:00Z" w16du:dateUtc="2026-06-12T12:53:00Z">
        <w:r w:rsidR="002E0FAC">
          <w:t>goes away</w:t>
        </w:r>
      </w:ins>
      <w:del w:id="1047" w:author="Clau Kegode" w:date="2026-06-12T15:53:00Z" w16du:dateUtc="2026-06-12T12:53:00Z">
        <w:r w:rsidDel="002E0FAC">
          <w:delText>stops</w:delText>
        </w:r>
      </w:del>
      <w:r>
        <w:t>.</w:t>
      </w:r>
      <w:ins w:id="1048" w:author="Clau Kegode" w:date="2026-06-12T15:54:00Z" w16du:dateUtc="2026-06-12T12:54:00Z">
        <w:r w:rsidR="002E0FAC">
          <w:t xml:space="preserve"> </w:t>
        </w:r>
      </w:ins>
      <w:ins w:id="1049" w:author="Clau Kegode" w:date="2026-06-12T15:54:00Z">
        <w:r w:rsidR="002E0FAC" w:rsidRPr="002E0FAC">
          <w:t>From the outside, your life looks polished and successful. From the inside, it feels much less certain.</w:t>
        </w:r>
      </w:ins>
    </w:p>
    <w:p w14:paraId="00000348" w14:textId="77777777" w:rsidR="00C57012" w:rsidRDefault="00C57012"/>
    <w:p w14:paraId="00000349" w14:textId="77777777" w:rsidR="00C57012" w:rsidRDefault="00000000">
      <w:r>
        <w:t xml:space="preserve">This is what $300,000 a year </w:t>
      </w:r>
      <w:proofErr w:type="gramStart"/>
      <w:r>
        <w:t>actually feels</w:t>
      </w:r>
      <w:proofErr w:type="gramEnd"/>
      <w:r>
        <w:t xml:space="preserve"> like.</w:t>
      </w:r>
    </w:p>
    <w:p w14:paraId="0000034A" w14:textId="77777777" w:rsidR="00C57012" w:rsidRDefault="00C57012"/>
    <w:p w14:paraId="0000034B" w14:textId="77777777" w:rsidR="00C57012" w:rsidRDefault="00000000">
      <w:r>
        <w:t>Not from the outside. From the inside. Where the number on the offer letter and the number in your account are two completely different realities. And the gap between them has a name. It just doesn't get talked about at the salary level where everyone assumes you've figured it out.</w:t>
      </w:r>
    </w:p>
    <w:p w14:paraId="0000034C" w14:textId="77777777" w:rsidR="00C57012" w:rsidRDefault="00C57012"/>
    <w:p w14:paraId="0000034D" w14:textId="77777777" w:rsidR="00C57012" w:rsidRDefault="00000000">
      <w:r>
        <w:t xml:space="preserve">You didn't start here. You started at $52,000. You were 26. You shared a two-bedroom apartment with a roommate you found on Craigslist. Your car was a 2009 Civic with a cracked dashboard and a driver's side window that </w:t>
      </w:r>
      <w:proofErr w:type="gramStart"/>
      <w:r>
        <w:t>stuck</w:t>
      </w:r>
      <w:proofErr w:type="gramEnd"/>
      <w:r>
        <w:t xml:space="preserve"> in cold weather. You </w:t>
      </w:r>
      <w:proofErr w:type="gramStart"/>
      <w:r>
        <w:t>packed</w:t>
      </w:r>
      <w:proofErr w:type="gramEnd"/>
      <w:r>
        <w:t xml:space="preserve"> lunch four days a week. You knew your account balance without checking. Not because you were disciplined. </w:t>
      </w:r>
      <w:r>
        <w:lastRenderedPageBreak/>
        <w:t xml:space="preserve">Because the number was small enough to memorize. $3,400. Then $2,100. Then $4,800 after a tax refund you had been waiting </w:t>
      </w:r>
      <w:proofErr w:type="gramStart"/>
      <w:r>
        <w:t>on</w:t>
      </w:r>
      <w:proofErr w:type="gramEnd"/>
      <w:r>
        <w:t xml:space="preserve"> since February.</w:t>
      </w:r>
    </w:p>
    <w:p w14:paraId="0000034E" w14:textId="77777777" w:rsidR="00C57012" w:rsidRDefault="00C57012"/>
    <w:p w14:paraId="0000034F" w14:textId="77777777" w:rsidR="00C57012" w:rsidRDefault="00000000">
      <w:pPr>
        <w:rPr>
          <w:ins w:id="1050" w:author="Clau Kegode" w:date="2026-06-12T15:54:00Z" w16du:dateUtc="2026-06-12T12:54:00Z"/>
        </w:rPr>
      </w:pPr>
      <w:r>
        <w:t xml:space="preserve">Money at that level is simple. Painful, but simple. There isn't enough of it to make complicated decisions. You either have it or you don't. And you mostly don't. </w:t>
      </w:r>
      <w:proofErr w:type="gramStart"/>
      <w:r>
        <w:t>So</w:t>
      </w:r>
      <w:proofErr w:type="gramEnd"/>
      <w:r>
        <w:t xml:space="preserve"> every dollar has a destination before it lands.</w:t>
      </w:r>
    </w:p>
    <w:p w14:paraId="0808F67F" w14:textId="77777777" w:rsidR="002E0FAC" w:rsidRDefault="002E0FAC">
      <w:pPr>
        <w:rPr>
          <w:ins w:id="1051" w:author="Clau Kegode" w:date="2026-06-12T15:54:00Z" w16du:dateUtc="2026-06-12T12:54:00Z"/>
        </w:rPr>
      </w:pPr>
    </w:p>
    <w:p w14:paraId="0875569B" w14:textId="2ABAD102" w:rsidR="002E0FAC" w:rsidRDefault="002E0FAC">
      <w:ins w:id="1052" w:author="Clau Kegode" w:date="2026-06-12T15:54:00Z">
        <w:r w:rsidRPr="002E0FAC">
          <w:t>Back then, financial stress felt direct and obvious, not buried beneath appearances and expectations.</w:t>
        </w:r>
      </w:ins>
    </w:p>
    <w:p w14:paraId="00000350" w14:textId="77777777" w:rsidR="00C57012" w:rsidRDefault="00C57012"/>
    <w:p w14:paraId="00000351" w14:textId="77777777" w:rsidR="00C57012" w:rsidRDefault="00000000">
      <w:r>
        <w:t xml:space="preserve">You get a promotion. Then another. Your salary crosses $90,000. You are 29. For the first time in your adult </w:t>
      </w:r>
      <w:proofErr w:type="gramStart"/>
      <w:r>
        <w:t>life</w:t>
      </w:r>
      <w:proofErr w:type="gramEnd"/>
      <w:r>
        <w:t xml:space="preserve"> you feel like you have room. You stop packing lunch. You upgrade the car. Not dramatically. Just a newer one. A clean one. One that starts every time without a ritual. You move into a one-bedroom apartment by yourself. For $1,600 a month. You tell yourself it's an investment in your mental health. Maybe it is. Maybe it isn't. You don't run the numbers either way.</w:t>
      </w:r>
    </w:p>
    <w:p w14:paraId="00000352" w14:textId="77777777" w:rsidR="00C57012" w:rsidRDefault="00C57012"/>
    <w:p w14:paraId="00000353" w14:textId="331ECD34" w:rsidR="00C57012" w:rsidRDefault="00000000">
      <w:r>
        <w:t>The first rule</w:t>
      </w:r>
      <w:ins w:id="1053" w:author="Clau Kegode" w:date="2026-06-12T15:55:00Z" w16du:dateUtc="2026-06-12T12:55:00Z">
        <w:r w:rsidR="002E0FAC">
          <w:t>:</w:t>
        </w:r>
      </w:ins>
      <w:del w:id="1054" w:author="Clau Kegode" w:date="2026-06-12T15:55:00Z" w16du:dateUtc="2026-06-12T12:55:00Z">
        <w:r w:rsidDel="002E0FAC">
          <w:delText>,</w:delText>
        </w:r>
      </w:del>
      <w:r>
        <w:t xml:space="preserve"> more money doesn't simplify your financial life. It </w:t>
      </w:r>
      <w:ins w:id="1055" w:author="Clau Kegode" w:date="2026-06-12T15:55:00Z" w16du:dateUtc="2026-06-12T12:55:00Z">
        <w:r w:rsidR="002E0FAC">
          <w:t xml:space="preserve">makes it more </w:t>
        </w:r>
      </w:ins>
      <w:r>
        <w:t>complicate</w:t>
      </w:r>
      <w:ins w:id="1056" w:author="Clau Kegode" w:date="2026-06-12T15:55:00Z" w16du:dateUtc="2026-06-12T12:55:00Z">
        <w:r w:rsidR="002E0FAC">
          <w:t>d</w:t>
        </w:r>
      </w:ins>
      <w:del w:id="1057" w:author="Clau Kegode" w:date="2026-06-12T15:55:00Z" w16du:dateUtc="2026-06-12T12:55:00Z">
        <w:r w:rsidDel="002E0FAC">
          <w:delText>s it</w:delText>
        </w:r>
      </w:del>
      <w:r>
        <w:t xml:space="preserve">. Every new income level introduces new spending categories that didn't exist before. And each one arrives disguised as a </w:t>
      </w:r>
      <w:ins w:id="1058" w:author="Clau Kegode" w:date="2026-06-12T15:55:00Z" w16du:dateUtc="2026-06-12T12:55:00Z">
        <w:r w:rsidR="002E0FAC">
          <w:t xml:space="preserve">perfectly </w:t>
        </w:r>
      </w:ins>
      <w:r>
        <w:t xml:space="preserve">reasonable </w:t>
      </w:r>
      <w:ins w:id="1059" w:author="Clau Kegode" w:date="2026-06-12T15:56:00Z" w16du:dateUtc="2026-06-12T12:56:00Z">
        <w:r w:rsidR="002E0FAC">
          <w:t>upgrade</w:t>
        </w:r>
      </w:ins>
      <w:del w:id="1060" w:author="Clau Kegode" w:date="2026-06-12T15:56:00Z" w16du:dateUtc="2026-06-12T12:56:00Z">
        <w:r w:rsidDel="002E0FAC">
          <w:delText>decision</w:delText>
        </w:r>
      </w:del>
      <w:r>
        <w:t>.</w:t>
      </w:r>
    </w:p>
    <w:p w14:paraId="00000354" w14:textId="77777777" w:rsidR="00C57012" w:rsidRDefault="00C57012"/>
    <w:p w14:paraId="00000355" w14:textId="62DCC620" w:rsidR="00C57012" w:rsidRDefault="00000000">
      <w:r>
        <w:t>Your net worth at 29 is roughly $44,000. Most of it is a 401</w:t>
      </w:r>
      <w:ins w:id="1061" w:author="Clau Kegode" w:date="2026-06-12T15:56:00Z" w16du:dateUtc="2026-06-12T12:56:00Z">
        <w:r w:rsidR="002E0FAC">
          <w:t>(</w:t>
        </w:r>
      </w:ins>
      <w:r>
        <w:t>k</w:t>
      </w:r>
      <w:ins w:id="1062" w:author="Clau Kegode" w:date="2026-06-12T15:56:00Z" w16du:dateUtc="2026-06-12T12:56:00Z">
        <w:r w:rsidR="002E0FAC">
          <w:t>)</w:t>
        </w:r>
      </w:ins>
      <w:r>
        <w:t xml:space="preserve"> you barely think about. The rest is a savings account you dip into when something unexpected happens, and something unexpected always happens.</w:t>
      </w:r>
    </w:p>
    <w:p w14:paraId="00000356" w14:textId="77777777" w:rsidR="00C57012" w:rsidRDefault="00C57012"/>
    <w:p w14:paraId="00000357" w14:textId="568ECAFC" w:rsidR="00C57012" w:rsidRDefault="00000000">
      <w:r>
        <w:t xml:space="preserve">You meet someone. You get married. Combined income is now $190,000. You are 31. </w:t>
      </w:r>
      <w:proofErr w:type="gramStart"/>
      <w:r>
        <w:t>The math</w:t>
      </w:r>
      <w:proofErr w:type="gramEnd"/>
      <w:r>
        <w:t xml:space="preserve"> looks extraordinary on paper. Nearly $16,000 a month after taxes, before </w:t>
      </w:r>
      <w:proofErr w:type="spellStart"/>
      <w:r>
        <w:t>you</w:t>
      </w:r>
      <w:proofErr w:type="spellEnd"/>
      <w:r>
        <w:t xml:space="preserve"> account for the mortgage on the house you just bought because, at this income level, renting feels like </w:t>
      </w:r>
      <w:del w:id="1063" w:author="Clau Kegode" w:date="2026-06-12T15:56:00Z" w16du:dateUtc="2026-06-12T12:56:00Z">
        <w:r w:rsidDel="002E0FAC">
          <w:delText>waste</w:delText>
        </w:r>
      </w:del>
      <w:ins w:id="1064" w:author="Clau Kegode" w:date="2026-06-12T15:56:00Z" w16du:dateUtc="2026-06-12T12:56:00Z">
        <w:r w:rsidR="002E0FAC">
          <w:t>throwing money away</w:t>
        </w:r>
      </w:ins>
      <w:r>
        <w:t>. The house costs $680,000. The monthly payment is $3,900. Property taxes add another $900. Insurance, maintenance, the water heater that dies eight months in. You are paying more per month for the house than you ever earned in a month at 26. And it still feels manageable. Because the income supports it. Barely, but it does.</w:t>
      </w:r>
      <w:ins w:id="1065" w:author="Clau Kegode" w:date="2026-06-12T15:56:00Z" w16du:dateUtc="2026-06-12T12:56:00Z">
        <w:r w:rsidR="002E0FAC" w:rsidRPr="002E0FAC">
          <w:t xml:space="preserve"> </w:t>
        </w:r>
      </w:ins>
      <w:ins w:id="1066" w:author="Clau Kegode" w:date="2026-06-12T15:56:00Z">
        <w:r w:rsidR="002E0FAC" w:rsidRPr="002E0FAC">
          <w:t>Little by little, the lifestyle that once felt luxurious starts feeling completely normal.</w:t>
        </w:r>
      </w:ins>
    </w:p>
    <w:p w14:paraId="00000358" w14:textId="77777777" w:rsidR="00C57012" w:rsidRDefault="00C57012"/>
    <w:p w14:paraId="00000359" w14:textId="77777777" w:rsidR="00C57012" w:rsidRDefault="00000000">
      <w:r>
        <w:t>The shift. You stop thinking about what things cost. You start thinking about whether you can afford the monthly payment. These are not the same calculation. One tells you the price of something. The other tells you nothing except that you can delay the reckoning.</w:t>
      </w:r>
    </w:p>
    <w:p w14:paraId="0000035A" w14:textId="77777777" w:rsidR="00C57012" w:rsidRDefault="00C57012"/>
    <w:p w14:paraId="0000035B" w14:textId="77777777" w:rsidR="00C57012" w:rsidRDefault="00000000">
      <w:pPr>
        <w:rPr>
          <w:ins w:id="1067" w:author="Clau Kegode" w:date="2026-06-12T15:58:00Z" w16du:dateUtc="2026-06-12T12:58:00Z"/>
        </w:rPr>
      </w:pPr>
      <w:r>
        <w:t xml:space="preserve">Your salary crosses $200,000. You are 33. The </w:t>
      </w:r>
      <w:proofErr w:type="gramStart"/>
      <w:r>
        <w:t>raise</w:t>
      </w:r>
      <w:proofErr w:type="gramEnd"/>
      <w:r>
        <w:t xml:space="preserve"> feels enormous. It is enormous. You tell your spouse over dinner. You order a bottle of wine you wouldn't have ordered before. You feel the weight of years of grinding in that moment. The number is real. The celebration is real. What you don't feel, </w:t>
      </w:r>
      <w:proofErr w:type="gramStart"/>
      <w:r>
        <w:t>yet,</w:t>
      </w:r>
      <w:proofErr w:type="gramEnd"/>
      <w:r>
        <w:t xml:space="preserve"> is what happens to that number before it reaches you.</w:t>
      </w:r>
    </w:p>
    <w:p w14:paraId="71882AAC" w14:textId="77777777" w:rsidR="002E0FAC" w:rsidRDefault="002E0FAC">
      <w:pPr>
        <w:rPr>
          <w:ins w:id="1068" w:author="Clau Kegode" w:date="2026-06-12T15:58:00Z" w16du:dateUtc="2026-06-12T12:58:00Z"/>
        </w:rPr>
      </w:pPr>
    </w:p>
    <w:p w14:paraId="703D99B6" w14:textId="566F5855" w:rsidR="002E0FAC" w:rsidRDefault="002E0FAC">
      <w:ins w:id="1069" w:author="Clau Kegode" w:date="2026-06-12T15:58:00Z">
        <w:r w:rsidRPr="002E0FAC">
          <w:lastRenderedPageBreak/>
          <w:t>At first, the raise feels like freedom. Later, you realize how much of that freedom was already spoken for.</w:t>
        </w:r>
      </w:ins>
    </w:p>
    <w:p w14:paraId="0000035C" w14:textId="77777777" w:rsidR="00C57012" w:rsidRDefault="00C57012"/>
    <w:p w14:paraId="0000035D" w14:textId="77777777" w:rsidR="00C57012" w:rsidRDefault="00000000">
      <w:r>
        <w:t>Federal income tax at this level takes roughly 32 cents of every marginal dollar. Add state tax, FICA, Medicare surtax, and by the time $200,000 becomes money in your account, you are taking home somewhere between $130,000 and $145,000 depending on where you live. That's still a lot of money. But it is not $200,000. It was never going to be $200,000. You knew this intellectually. You did not feel it until the first paycheck came in and the number was smaller than you expected.</w:t>
      </w:r>
    </w:p>
    <w:p w14:paraId="0000035E" w14:textId="77777777" w:rsidR="00C57012" w:rsidRDefault="00C57012"/>
    <w:p w14:paraId="0000035F" w14:textId="77777777" w:rsidR="00C57012" w:rsidRDefault="00000000">
      <w:r>
        <w:t>The second rule</w:t>
      </w:r>
      <w:proofErr w:type="gramStart"/>
      <w:r>
        <w:t>, your</w:t>
      </w:r>
      <w:proofErr w:type="gramEnd"/>
      <w:r>
        <w:t xml:space="preserve"> salary is a gross number. Your life is a net number. The gap between the two is where most high earners lose control, because they build a lifestyle around the </w:t>
      </w:r>
      <w:proofErr w:type="gramStart"/>
      <w:r>
        <w:t>gross</w:t>
      </w:r>
      <w:proofErr w:type="gramEnd"/>
      <w:r>
        <w:t xml:space="preserve"> and then live </w:t>
      </w:r>
      <w:proofErr w:type="gramStart"/>
      <w:r>
        <w:t>in</w:t>
      </w:r>
      <w:proofErr w:type="gramEnd"/>
      <w:r>
        <w:t xml:space="preserve"> the net.</w:t>
      </w:r>
    </w:p>
    <w:p w14:paraId="00000360" w14:textId="77777777" w:rsidR="00C57012" w:rsidRDefault="00C57012"/>
    <w:p w14:paraId="00000361" w14:textId="26893161" w:rsidR="00C57012" w:rsidRDefault="00000000">
      <w:pPr>
        <w:rPr>
          <w:ins w:id="1070" w:author="Clau Kegode" w:date="2026-06-12T15:58:00Z" w16du:dateUtc="2026-06-12T12:58:00Z"/>
        </w:rPr>
      </w:pPr>
      <w:r>
        <w:t xml:space="preserve">You are now 34. The salary is $300,000. You got there through a combination of performance, leverage, and one job change that added $60,000 in a single move. The </w:t>
      </w:r>
      <w:proofErr w:type="gramStart"/>
      <w:r>
        <w:t>offer letter moment</w:t>
      </w:r>
      <w:proofErr w:type="gramEnd"/>
      <w:r>
        <w:t xml:space="preserve"> was one of the best of your professional life. You screenshot it. You send it to one person. They reply with a fire emoji. That's the whole </w:t>
      </w:r>
      <w:ins w:id="1071" w:author="Clau Kegode" w:date="2026-06-12T15:58:00Z" w16du:dateUtc="2026-06-12T12:58:00Z">
        <w:r w:rsidR="002E0FAC">
          <w:t>celebration</w:t>
        </w:r>
      </w:ins>
      <w:del w:id="1072" w:author="Clau Kegode" w:date="2026-06-12T15:58:00Z" w16du:dateUtc="2026-06-12T12:58:00Z">
        <w:r w:rsidDel="002E0FAC">
          <w:delText>ceremony</w:delText>
        </w:r>
      </w:del>
      <w:r>
        <w:t>.</w:t>
      </w:r>
    </w:p>
    <w:p w14:paraId="2AAF2236" w14:textId="2DAAE2F8" w:rsidR="002E0FAC" w:rsidRDefault="002E0FAC">
      <w:ins w:id="1073" w:author="Clau Kegode" w:date="2026-06-12T15:58:00Z">
        <w:r w:rsidRPr="002E0FAC">
          <w:t>The moment is exciting, but it passes quickly. What follows is the reality of maintaining the life that comes with it.</w:t>
        </w:r>
      </w:ins>
    </w:p>
    <w:p w14:paraId="00000362" w14:textId="77777777" w:rsidR="00C57012" w:rsidRDefault="00C57012"/>
    <w:p w14:paraId="00000363" w14:textId="77777777" w:rsidR="00C57012" w:rsidRDefault="00000000">
      <w:r>
        <w:t xml:space="preserve">Then </w:t>
      </w:r>
      <w:proofErr w:type="gramStart"/>
      <w:r>
        <w:t>the math</w:t>
      </w:r>
      <w:proofErr w:type="gramEnd"/>
      <w:r>
        <w:t xml:space="preserve"> begins.</w:t>
      </w:r>
    </w:p>
    <w:p w14:paraId="00000364" w14:textId="77777777" w:rsidR="00C57012" w:rsidRDefault="00C57012"/>
    <w:p w14:paraId="00000365" w14:textId="094A4D42" w:rsidR="00C57012" w:rsidRDefault="00000000">
      <w:r>
        <w:t>$300,000 gross</w:t>
      </w:r>
      <w:ins w:id="1074" w:author="Clau Kegode" w:date="2026-06-12T15:59:00Z" w16du:dateUtc="2026-06-12T12:59:00Z">
        <w:r w:rsidR="002E0FAC">
          <w:t xml:space="preserve"> income</w:t>
        </w:r>
      </w:ins>
      <w:r>
        <w:t>. Federal tax, state tax, Social Security, Medicare,</w:t>
      </w:r>
      <w:ins w:id="1075" w:author="Clau Kegode" w:date="2026-06-12T16:00:00Z" w16du:dateUtc="2026-06-12T13:00:00Z">
        <w:r w:rsidR="002E0FAC">
          <w:t xml:space="preserve"> and</w:t>
        </w:r>
      </w:ins>
      <w:r>
        <w:t xml:space="preserve"> the additional 0.9% Medicare surtax that kicks in above $200,000. You take home, in a moderate-tax state, approximately $185,000. Call </w:t>
      </w:r>
      <w:ins w:id="1076" w:author="Clau Kegode" w:date="2026-06-12T16:00:00Z" w16du:dateUtc="2026-06-12T13:00:00Z">
        <w:r w:rsidR="002E0FAC">
          <w:t xml:space="preserve">it </w:t>
        </w:r>
      </w:ins>
      <w:del w:id="1077" w:author="Clau Kegode" w:date="2026-06-12T16:00:00Z" w16du:dateUtc="2026-06-12T13:00:00Z">
        <w:r w:rsidDel="002E0FAC">
          <w:delText xml:space="preserve">it </w:delText>
        </w:r>
      </w:del>
      <w:ins w:id="1078" w:author="Clau Kegode" w:date="2026-06-12T16:00:00Z" w16du:dateUtc="2026-06-12T13:00:00Z">
        <w:r w:rsidR="002E0FAC">
          <w:t xml:space="preserve">about </w:t>
        </w:r>
      </w:ins>
      <w:r>
        <w:t>$15,400 a month. That sounds like wealth</w:t>
      </w:r>
      <w:ins w:id="1079" w:author="Clau Kegode" w:date="2026-06-12T16:00:00Z" w16du:dateUtc="2026-06-12T13:00:00Z">
        <w:r w:rsidR="002E0FAC">
          <w:t xml:space="preserve"> on paper</w:t>
        </w:r>
      </w:ins>
      <w:r>
        <w:t xml:space="preserve">. In your zip code, in your life, it is </w:t>
      </w:r>
      <w:ins w:id="1080" w:author="Clau Kegode" w:date="2026-06-12T16:00:00Z" w16du:dateUtc="2026-06-12T13:00:00Z">
        <w:r w:rsidR="002E0FAC">
          <w:t xml:space="preserve">just </w:t>
        </w:r>
      </w:ins>
      <w:r>
        <w:t>a budget.</w:t>
      </w:r>
    </w:p>
    <w:p w14:paraId="00000366" w14:textId="77777777" w:rsidR="00C57012" w:rsidRDefault="00C57012"/>
    <w:p w14:paraId="00000367" w14:textId="2D1A0887" w:rsidR="00C57012" w:rsidRDefault="00000000">
      <w:r>
        <w:t>Mortgage and property taxes: $4,800. Two kids in private school: $4,700.</w:t>
      </w:r>
      <w:ins w:id="1081" w:author="Clau Kegode" w:date="2026-06-12T16:01:00Z" w16du:dateUtc="2026-06-12T13:01:00Z">
        <w:r w:rsidR="002E0FAC">
          <w:t xml:space="preserve"> </w:t>
        </w:r>
        <w:proofErr w:type="gramStart"/>
        <w:r w:rsidR="002E0FAC">
          <w:t>Both</w:t>
        </w:r>
      </w:ins>
      <w:r>
        <w:t xml:space="preserve"> </w:t>
      </w:r>
      <w:ins w:id="1082" w:author="Clau Kegode" w:date="2026-06-12T16:01:00Z" w16du:dateUtc="2026-06-12T13:01:00Z">
        <w:r w:rsidR="002E0FAC">
          <w:t>c</w:t>
        </w:r>
      </w:ins>
      <w:proofErr w:type="gramEnd"/>
      <w:del w:id="1083" w:author="Clau Kegode" w:date="2026-06-12T16:01:00Z" w16du:dateUtc="2026-06-12T13:01:00Z">
        <w:r w:rsidDel="002E0FAC">
          <w:delText>C</w:delText>
        </w:r>
      </w:del>
      <w:r>
        <w:t>ar leases</w:t>
      </w:r>
      <w:del w:id="1084" w:author="Clau Kegode" w:date="2026-06-12T16:01:00Z" w16du:dateUtc="2026-06-12T13:01:00Z">
        <w:r w:rsidDel="002E0FAC">
          <w:delText>, both of them</w:delText>
        </w:r>
      </w:del>
      <w:r>
        <w:t xml:space="preserve">: $1,400. Groceries for a family of four in a city where nothing is cheap: $1,100. Utilities, subscriptions, phone plans, the gym you use twice a week, the streaming services you've stopped </w:t>
      </w:r>
      <w:ins w:id="1085" w:author="Clau Kegode" w:date="2026-06-12T16:01:00Z" w16du:dateUtc="2026-06-12T13:01:00Z">
        <w:r w:rsidR="002E0FAC">
          <w:t>tracking</w:t>
        </w:r>
      </w:ins>
      <w:del w:id="1086" w:author="Clau Kegode" w:date="2026-06-12T16:01:00Z" w16du:dateUtc="2026-06-12T13:01:00Z">
        <w:r w:rsidDel="002E0FAC">
          <w:delText>counting</w:delText>
        </w:r>
      </w:del>
      <w:r>
        <w:t xml:space="preserve">: $900. Retirement contributions you are finally taking seriously: $1,800. Student loans from the graduate degree that got you here: $1,100. That </w:t>
      </w:r>
      <w:ins w:id="1087" w:author="Clau Kegode" w:date="2026-06-12T16:01:00Z" w16du:dateUtc="2026-06-12T13:01:00Z">
        <w:r w:rsidR="002E0FAC">
          <w:t>totals</w:t>
        </w:r>
      </w:ins>
      <w:del w:id="1088" w:author="Clau Kegode" w:date="2026-06-12T16:01:00Z" w16du:dateUtc="2026-06-12T13:01:00Z">
        <w:r w:rsidDel="002E0FAC">
          <w:delText>is</w:delText>
        </w:r>
      </w:del>
      <w:r>
        <w:t xml:space="preserve"> $15,800. Against $15,400.</w:t>
      </w:r>
    </w:p>
    <w:p w14:paraId="00000368" w14:textId="77777777" w:rsidR="00C57012" w:rsidRDefault="00C57012"/>
    <w:p w14:paraId="00000369" w14:textId="6B62A3E0" w:rsidR="00C57012" w:rsidRDefault="00000000">
      <w:r>
        <w:t>You are, on paper, spending more than you make. Not by much. But you are. And you are not doing anything that feels extravagant. You are not taking three vacations a year. You are not buying watches. You are just living the life that grew to m</w:t>
      </w:r>
      <w:ins w:id="1089" w:author="Clau Kegode" w:date="2026-06-12T16:02:00Z" w16du:dateUtc="2026-06-12T13:02:00Z">
        <w:r w:rsidR="002E0FAC">
          <w:t>atch</w:t>
        </w:r>
      </w:ins>
      <w:del w:id="1090" w:author="Clau Kegode" w:date="2026-06-12T16:02:00Z" w16du:dateUtc="2026-06-12T13:02:00Z">
        <w:r w:rsidDel="002E0FAC">
          <w:delText>eet</w:delText>
        </w:r>
      </w:del>
      <w:r>
        <w:t xml:space="preserve"> your income, category by category, over a decade. And now </w:t>
      </w:r>
      <w:proofErr w:type="gramStart"/>
      <w:r>
        <w:t>the income</w:t>
      </w:r>
      <w:proofErr w:type="gramEnd"/>
      <w:r>
        <w:t xml:space="preserve"> and </w:t>
      </w:r>
      <w:proofErr w:type="gramStart"/>
      <w:r>
        <w:t>the life</w:t>
      </w:r>
      <w:proofErr w:type="gramEnd"/>
      <w:r>
        <w:t xml:space="preserve"> are locked together like two gears. You cannot slow one without slowing the other.</w:t>
      </w:r>
    </w:p>
    <w:p w14:paraId="0000036A" w14:textId="77777777" w:rsidR="00C57012" w:rsidRDefault="00C57012"/>
    <w:p w14:paraId="0000036B" w14:textId="77777777" w:rsidR="00C57012" w:rsidRDefault="00000000">
      <w:r>
        <w:t xml:space="preserve">The third rule, lifestyle inflation doesn't feel like inflation while it's happening. It feels like progress. Every upgrade arrives with </w:t>
      </w:r>
      <w:proofErr w:type="gramStart"/>
      <w:r>
        <w:t>a rational</w:t>
      </w:r>
      <w:proofErr w:type="gramEnd"/>
      <w:r>
        <w:t xml:space="preserve"> justification. The private school is for the kids. </w:t>
      </w:r>
      <w:r>
        <w:lastRenderedPageBreak/>
        <w:t>The house is an investment. The car is a lease, not a purchase. Each decision is defensible. The pattern is invisible until you add them all up.</w:t>
      </w:r>
    </w:p>
    <w:p w14:paraId="0000036C" w14:textId="77777777" w:rsidR="00C57012" w:rsidRDefault="00C57012"/>
    <w:p w14:paraId="0000036D" w14:textId="2D5BF55B" w:rsidR="00C57012" w:rsidRDefault="00000000">
      <w:r>
        <w:t>Your net worth at 34 is $310,000. Mostly retirement accounts. Home equity that exists on</w:t>
      </w:r>
      <w:ins w:id="1091" w:author="Clau Kegode" w:date="2026-06-12T16:02:00Z" w16du:dateUtc="2026-06-12T13:02:00Z">
        <w:r w:rsidR="002E0FAC">
          <w:t>ly on</w:t>
        </w:r>
      </w:ins>
      <w:r>
        <w:t xml:space="preserve"> paper but cannot be spent. Liquid savings: $31,000. A number that would have felt like a fortune at 26. A number that now represents roughly two months of your actual expenses. Not comfort. A countdown.</w:t>
      </w:r>
    </w:p>
    <w:p w14:paraId="0000036E" w14:textId="77777777" w:rsidR="00C57012" w:rsidRDefault="00C57012"/>
    <w:p w14:paraId="0000036F" w14:textId="0979AA8E" w:rsidR="00C57012" w:rsidRDefault="00000000">
      <w:r>
        <w:t xml:space="preserve">You know people who earn less than you and seem less stressed. You've thought about this. A friend from college, </w:t>
      </w:r>
      <w:ins w:id="1092" w:author="Clau Kegode" w:date="2026-06-12T16:03:00Z" w16du:dateUtc="2026-06-12T13:03:00Z">
        <w:r w:rsidR="00083A4E">
          <w:t>who is a</w:t>
        </w:r>
      </w:ins>
      <w:del w:id="1093" w:author="Clau Kegode" w:date="2026-06-12T16:02:00Z" w16du:dateUtc="2026-06-12T13:02:00Z">
        <w:r w:rsidDel="00083A4E">
          <w:delText>a</w:delText>
        </w:r>
      </w:del>
      <w:r>
        <w:t xml:space="preserve"> teacher, makes $68,000. He owns a small house outright. His car is </w:t>
      </w:r>
      <w:proofErr w:type="gramStart"/>
      <w:r>
        <w:t>paid</w:t>
      </w:r>
      <w:proofErr w:type="gramEnd"/>
      <w:r>
        <w:t xml:space="preserve"> off. He takes one trip a year. He seems, from the outside, lighter than you. You can't fully explain why this bothers you. It does.</w:t>
      </w:r>
    </w:p>
    <w:p w14:paraId="00000370" w14:textId="77777777" w:rsidR="00C57012" w:rsidRDefault="00C57012"/>
    <w:p w14:paraId="00000371" w14:textId="77777777" w:rsidR="00C57012" w:rsidRDefault="00000000">
      <w:r>
        <w:t>The shift. You realize that financial stress is not a function of income. It's a function of the distance between what you earn and what you've committed to spending. And you have spent years shrinking that distance to almost nothing.</w:t>
      </w:r>
    </w:p>
    <w:p w14:paraId="00000372" w14:textId="77777777" w:rsidR="00C57012" w:rsidRDefault="00C57012"/>
    <w:p w14:paraId="00000373" w14:textId="11F3A036" w:rsidR="00C57012" w:rsidRDefault="00000000">
      <w:r>
        <w:t>The question you have never fully</w:t>
      </w:r>
      <w:ins w:id="1094" w:author="Clau Kegode" w:date="2026-06-12T16:04:00Z" w16du:dateUtc="2026-06-12T13:04:00Z">
        <w:r w:rsidR="00083A4E">
          <w:t xml:space="preserve"> stopped to</w:t>
        </w:r>
      </w:ins>
      <w:r>
        <w:t xml:space="preserve"> ask</w:t>
      </w:r>
      <w:del w:id="1095" w:author="Clau Kegode" w:date="2026-06-12T16:04:00Z" w16du:dateUtc="2026-06-12T13:04:00Z">
        <w:r w:rsidDel="00083A4E">
          <w:delText>ed</w:delText>
        </w:r>
      </w:del>
      <w:r>
        <w:t xml:space="preserve"> yourself is: who decided this was </w:t>
      </w:r>
      <w:proofErr w:type="gramStart"/>
      <w:r>
        <w:t>the life</w:t>
      </w:r>
      <w:proofErr w:type="gramEnd"/>
      <w:r>
        <w:t xml:space="preserve">? Not </w:t>
      </w:r>
      <w:ins w:id="1096" w:author="Clau Kegode" w:date="2026-06-12T16:04:00Z" w16du:dateUtc="2026-06-12T13:04:00Z">
        <w:r w:rsidR="00083A4E">
          <w:t xml:space="preserve">just </w:t>
        </w:r>
      </w:ins>
      <w:r>
        <w:t xml:space="preserve">the salary. </w:t>
      </w:r>
      <w:proofErr w:type="gramStart"/>
      <w:r>
        <w:t>The life</w:t>
      </w:r>
      <w:proofErr w:type="gramEnd"/>
      <w:r>
        <w:t>. The school</w:t>
      </w:r>
      <w:ins w:id="1097" w:author="Clau Kegode" w:date="2026-06-12T16:04:00Z" w16du:dateUtc="2026-06-12T13:04:00Z">
        <w:r w:rsidR="00083A4E">
          <w:t xml:space="preserve"> you chose</w:t>
        </w:r>
      </w:ins>
      <w:r>
        <w:t>. The neighborhood. The car. The restaurant. At what point did you choose it versus drift into it because it was what people at your income level were supposed to do?</w:t>
      </w:r>
    </w:p>
    <w:p w14:paraId="00000374" w14:textId="77777777" w:rsidR="00C57012" w:rsidRDefault="00C57012"/>
    <w:p w14:paraId="00000375" w14:textId="58E56943" w:rsidR="00C57012" w:rsidRDefault="00000000">
      <w:r>
        <w:t xml:space="preserve">There's a word for what you've been living. Researchers and financial planners call it being a HENRY. High Earner, Not Rich Yet. It's not a compliment. It's a diagnosis. It describes someone whose income looks like wealth from the </w:t>
      </w:r>
      <w:proofErr w:type="gramStart"/>
      <w:r>
        <w:t>outside</w:t>
      </w:r>
      <w:proofErr w:type="gramEnd"/>
      <w:r>
        <w:t xml:space="preserve"> but whose balance sheet tells a different story. High cash flow, low</w:t>
      </w:r>
      <w:ins w:id="1098" w:author="Clau Kegode" w:date="2026-06-12T16:04:00Z" w16du:dateUtc="2026-06-12T13:04:00Z">
        <w:r w:rsidR="00083A4E">
          <w:t xml:space="preserve"> long-term</w:t>
        </w:r>
      </w:ins>
      <w:r>
        <w:t xml:space="preserve"> accumulation. Running fast, not moving forward.</w:t>
      </w:r>
    </w:p>
    <w:p w14:paraId="00000376" w14:textId="77777777" w:rsidR="00C57012" w:rsidRDefault="00C57012"/>
    <w:p w14:paraId="00000377" w14:textId="07BE3FBE" w:rsidR="00C57012" w:rsidRDefault="00000000">
      <w:r>
        <w:t xml:space="preserve">The fourth rule, income and wealth are not the same thing. Income is what arrives. Wealth is what stays. You can earn $300,000 a year for twenty years and retire with less than someone who earned $80,000 and saved consistently. The number on your offer letter has almost nothing to do with where you </w:t>
      </w:r>
      <w:ins w:id="1099" w:author="Clau Kegode" w:date="2026-06-12T16:08:00Z" w16du:dateUtc="2026-06-12T13:08:00Z">
        <w:r w:rsidR="00083A4E">
          <w:t xml:space="preserve">ultimately </w:t>
        </w:r>
      </w:ins>
      <w:r>
        <w:t>end up.</w:t>
      </w:r>
    </w:p>
    <w:p w14:paraId="00000378" w14:textId="77777777" w:rsidR="00C57012" w:rsidRDefault="00C57012"/>
    <w:p w14:paraId="00000379" w14:textId="6A29FD19" w:rsidR="00C57012" w:rsidRDefault="00000000">
      <w:r>
        <w:t xml:space="preserve">You are 37. Something shifts. Not dramatic. Not a crisis. Just a Tuesday where you sit with the numbers long enough to </w:t>
      </w:r>
      <w:proofErr w:type="gramStart"/>
      <w:r>
        <w:t>actually see</w:t>
      </w:r>
      <w:proofErr w:type="gramEnd"/>
      <w:r>
        <w:t xml:space="preserve"> them. You run a projection. If you continue at your current savings rate, </w:t>
      </w:r>
      <w:ins w:id="1100" w:author="Clau Kegode" w:date="2026-06-12T16:08:00Z" w16du:dateUtc="2026-06-12T13:08:00Z">
        <w:r w:rsidR="00083A4E">
          <w:t>by age of</w:t>
        </w:r>
      </w:ins>
      <w:del w:id="1101" w:author="Clau Kegode" w:date="2026-06-12T16:08:00Z" w16du:dateUtc="2026-06-12T13:08:00Z">
        <w:r w:rsidDel="00083A4E">
          <w:delText>at</w:delText>
        </w:r>
      </w:del>
      <w:r>
        <w:t xml:space="preserve"> 65 you will have approximately $1.9 million. That sounds like a lot. At your current spending level, that is eleven years of expenses. You will run out of money at 76.</w:t>
      </w:r>
    </w:p>
    <w:p w14:paraId="0000037A" w14:textId="77777777" w:rsidR="00C57012" w:rsidRDefault="00C57012"/>
    <w:p w14:paraId="0000037B" w14:textId="05890C0D" w:rsidR="00C57012" w:rsidRDefault="00000000">
      <w:pPr>
        <w:rPr>
          <w:ins w:id="1102" w:author="Clau Kegode" w:date="2026-06-12T16:08:00Z" w16du:dateUtc="2026-06-12T13:08:00Z"/>
        </w:rPr>
      </w:pPr>
      <w:r>
        <w:t xml:space="preserve">You are not going to let that happen. But the projection makes it real in a way </w:t>
      </w:r>
      <w:ins w:id="1103" w:author="Clau Kegode" w:date="2026-06-12T16:08:00Z" w16du:dateUtc="2026-06-12T13:08:00Z">
        <w:r w:rsidR="00083A4E">
          <w:t xml:space="preserve">that </w:t>
        </w:r>
      </w:ins>
      <w:r>
        <w:t>the daily balance never did.</w:t>
      </w:r>
    </w:p>
    <w:p w14:paraId="23147462" w14:textId="77777777" w:rsidR="00083A4E" w:rsidRDefault="00083A4E">
      <w:pPr>
        <w:rPr>
          <w:ins w:id="1104" w:author="Clau Kegode" w:date="2026-06-12T16:08:00Z" w16du:dateUtc="2026-06-12T13:08:00Z"/>
        </w:rPr>
      </w:pPr>
    </w:p>
    <w:p w14:paraId="42E97A97" w14:textId="6CB3BE0B" w:rsidR="00083A4E" w:rsidRDefault="00083A4E">
      <w:ins w:id="1105" w:author="Clau Kegode" w:date="2026-06-12T16:08:00Z">
        <w:r w:rsidRPr="00083A4E">
          <w:t>For the first time, the future feels less like an idea and more like a calculation.</w:t>
        </w:r>
      </w:ins>
    </w:p>
    <w:p w14:paraId="0000037C" w14:textId="77777777" w:rsidR="00C57012" w:rsidRDefault="00C57012"/>
    <w:p w14:paraId="0000037D" w14:textId="0BDED636" w:rsidR="00C57012" w:rsidRDefault="00000000">
      <w:r>
        <w:t xml:space="preserve">You start making changes. Not dramatic ones. Methodical ones. You move the private school conversation from a given to a question. You look at the lease on the second car and do not </w:t>
      </w:r>
      <w:r>
        <w:lastRenderedPageBreak/>
        <w:t xml:space="preserve">renew it. You stop treating the annual bonus as spending money and start treating it as a </w:t>
      </w:r>
      <w:ins w:id="1106" w:author="Clau Kegode" w:date="2026-06-12T16:09:00Z" w16du:dateUtc="2026-06-12T13:09:00Z">
        <w:r w:rsidR="00083A4E">
          <w:t>chance to save</w:t>
        </w:r>
      </w:ins>
      <w:del w:id="1107" w:author="Clau Kegode" w:date="2026-06-12T16:09:00Z" w16du:dateUtc="2026-06-12T13:09:00Z">
        <w:r w:rsidDel="00083A4E">
          <w:delText>savings event</w:delText>
        </w:r>
      </w:del>
      <w:r>
        <w:t>. You increase retirement contributions to the maximum. You open a taxable brokerage account for the first time.</w:t>
      </w:r>
    </w:p>
    <w:p w14:paraId="0000037E" w14:textId="77777777" w:rsidR="00C57012" w:rsidRDefault="00C57012"/>
    <w:p w14:paraId="0000037F" w14:textId="77777777" w:rsidR="00C57012" w:rsidRDefault="00000000">
      <w:r>
        <w:t xml:space="preserve">Your net worth at 38 is $490,000. Still not where you want to be. But moving. </w:t>
      </w:r>
      <w:proofErr w:type="gramStart"/>
      <w:r>
        <w:t>Actually moving</w:t>
      </w:r>
      <w:proofErr w:type="gramEnd"/>
      <w:r>
        <w:t>, not just spinning.</w:t>
      </w:r>
    </w:p>
    <w:p w14:paraId="00000380" w14:textId="77777777" w:rsidR="00C57012" w:rsidRDefault="00C57012"/>
    <w:p w14:paraId="00000381" w14:textId="59620E09" w:rsidR="00C57012" w:rsidRDefault="00000000">
      <w:r>
        <w:t>The fifth rule</w:t>
      </w:r>
      <w:ins w:id="1108" w:author="Clau Kegode" w:date="2026-06-12T16:09:00Z" w16du:dateUtc="2026-06-12T13:09:00Z">
        <w:r w:rsidR="00083A4E">
          <w:t>;</w:t>
        </w:r>
      </w:ins>
      <w:del w:id="1109" w:author="Clau Kegode" w:date="2026-06-12T16:09:00Z" w16du:dateUtc="2026-06-12T13:09:00Z">
        <w:r w:rsidDel="00083A4E">
          <w:delText>,</w:delText>
        </w:r>
      </w:del>
      <w:r>
        <w:t xml:space="preserve"> the only variable that </w:t>
      </w:r>
      <w:proofErr w:type="gramStart"/>
      <w:r>
        <w:t>actually compounds</w:t>
      </w:r>
      <w:proofErr w:type="gramEnd"/>
      <w:r>
        <w:t xml:space="preserve"> is the gap between what you earn and what you keep. Everything else is noise. The salary, the title, the house, the car. None of it compounds. Only the gap does.</w:t>
      </w:r>
    </w:p>
    <w:p w14:paraId="00000382" w14:textId="77777777" w:rsidR="00C57012" w:rsidRDefault="00C57012">
      <w:pPr>
        <w:rPr>
          <w:ins w:id="1110" w:author="Clau Kegode" w:date="2026-06-12T16:09:00Z" w16du:dateUtc="2026-06-12T13:09:00Z"/>
        </w:rPr>
      </w:pPr>
    </w:p>
    <w:p w14:paraId="35BB1A25" w14:textId="65C3B44E" w:rsidR="00083A4E" w:rsidRDefault="00083A4E">
      <w:pPr>
        <w:rPr>
          <w:ins w:id="1111" w:author="Clau Kegode" w:date="2026-06-12T16:09:00Z" w16du:dateUtc="2026-06-12T13:09:00Z"/>
        </w:rPr>
      </w:pPr>
      <w:ins w:id="1112" w:author="Clau Kegode" w:date="2026-06-12T16:09:00Z">
        <w:r w:rsidRPr="00083A4E">
          <w:t>And once that gap begins to grow, the results become easier to see year after year.</w:t>
        </w:r>
      </w:ins>
    </w:p>
    <w:p w14:paraId="792B2172" w14:textId="77777777" w:rsidR="00083A4E" w:rsidRDefault="00083A4E"/>
    <w:p w14:paraId="00000383" w14:textId="31872AD1" w:rsidR="00C57012" w:rsidRDefault="00000000">
      <w:r>
        <w:t xml:space="preserve">You are 42. </w:t>
      </w:r>
      <w:del w:id="1113" w:author="Clau Kegode" w:date="2026-06-12T16:09:00Z" w16du:dateUtc="2026-06-12T13:09:00Z">
        <w:r w:rsidDel="00083A4E">
          <w:delText>N</w:delText>
        </w:r>
      </w:del>
      <w:proofErr w:type="gramStart"/>
      <w:ins w:id="1114" w:author="Clau Kegode" w:date="2026-06-12T16:09:00Z" w16du:dateUtc="2026-06-12T13:09:00Z">
        <w:r w:rsidR="00083A4E">
          <w:t>your</w:t>
        </w:r>
        <w:proofErr w:type="gramEnd"/>
        <w:r w:rsidR="00083A4E">
          <w:t xml:space="preserve"> n</w:t>
        </w:r>
      </w:ins>
      <w:r>
        <w:t xml:space="preserve">et worth is $940,000. You cross $1,000,000 at 43. On a Wednesday. Nothing ceremonial about it. You check the brokerage account after a meeting and the number is there. Seven figures. You feel something. Not what you expected. More like relief than celebration. Relief that the math is finally working in a direction that isn't </w:t>
      </w:r>
      <w:ins w:id="1115" w:author="Clau Kegode" w:date="2026-06-12T16:10:00Z" w16du:dateUtc="2026-06-12T13:10:00Z">
        <w:r w:rsidR="00083A4E">
          <w:t xml:space="preserve">working </w:t>
        </w:r>
      </w:ins>
      <w:r>
        <w:t>against you.</w:t>
      </w:r>
    </w:p>
    <w:p w14:paraId="00000384" w14:textId="77777777" w:rsidR="00C57012" w:rsidRDefault="00C57012"/>
    <w:p w14:paraId="00000385" w14:textId="5FA75CAC" w:rsidR="00C57012" w:rsidRDefault="00000000">
      <w:r>
        <w:t xml:space="preserve">The shift. You understand, now, what the stress was </w:t>
      </w:r>
      <w:proofErr w:type="gramStart"/>
      <w:r>
        <w:t>actually about</w:t>
      </w:r>
      <w:proofErr w:type="gramEnd"/>
      <w:r>
        <w:t xml:space="preserve">. It was never about not having enough. It was about not knowing what enough was. You had never defined it. </w:t>
      </w:r>
      <w:proofErr w:type="gramStart"/>
      <w:r>
        <w:t>So</w:t>
      </w:r>
      <w:proofErr w:type="gramEnd"/>
      <w:r>
        <w:t xml:space="preserve"> no number, not $90,000, not $200,000, not $300,000, ever felt like arrival. Because you hadn't </w:t>
      </w:r>
      <w:ins w:id="1116" w:author="Clau Kegode" w:date="2026-06-12T16:10:00Z" w16du:dateUtc="2026-06-12T13:10:00Z">
        <w:r w:rsidR="00083A4E">
          <w:t xml:space="preserve">clearly </w:t>
        </w:r>
      </w:ins>
      <w:r>
        <w:t>decided where you were going.</w:t>
      </w:r>
    </w:p>
    <w:p w14:paraId="00000386" w14:textId="77777777" w:rsidR="00C57012" w:rsidRDefault="00C57012"/>
    <w:p w14:paraId="00000387" w14:textId="102024AB" w:rsidR="00C57012" w:rsidRDefault="00000000">
      <w:r>
        <w:t xml:space="preserve">You are 47. Net worth is $2.3 million. You have started doing something you never did in your thirties. You are thinking about the number you </w:t>
      </w:r>
      <w:proofErr w:type="gramStart"/>
      <w:r>
        <w:t>actually need</w:t>
      </w:r>
      <w:proofErr w:type="gramEnd"/>
      <w:r>
        <w:t xml:space="preserve">. Not the number that signals </w:t>
      </w:r>
      <w:ins w:id="1117" w:author="Clau Kegode" w:date="2026-06-12T16:11:00Z" w16du:dateUtc="2026-06-12T13:11:00Z">
        <w:r w:rsidR="00083A4E">
          <w:t>achievement</w:t>
        </w:r>
      </w:ins>
      <w:del w:id="1118" w:author="Clau Kegode" w:date="2026-06-12T16:11:00Z" w16du:dateUtc="2026-06-12T13:11:00Z">
        <w:r w:rsidDel="00083A4E">
          <w:delText>success</w:delText>
        </w:r>
      </w:del>
      <w:r>
        <w:t xml:space="preserve"> to the people around you. </w:t>
      </w:r>
      <w:del w:id="1119" w:author="Clau Kegode" w:date="2026-06-12T17:32:00Z" w16du:dateUtc="2026-06-12T14:32:00Z">
        <w:r w:rsidDel="00A83B01">
          <w:delText>The number that</w:delText>
        </w:r>
      </w:del>
      <w:ins w:id="1120" w:author="Clau Kegode" w:date="2026-06-12T17:32:00Z" w16du:dateUtc="2026-06-12T14:32:00Z">
        <w:r w:rsidR="00A83B01">
          <w:t>That</w:t>
        </w:r>
      </w:ins>
      <w:r>
        <w:t xml:space="preserve"> means you can stop. Really stop. Not </w:t>
      </w:r>
      <w:proofErr w:type="gramStart"/>
      <w:r>
        <w:t>retire</w:t>
      </w:r>
      <w:proofErr w:type="gramEnd"/>
      <w:r>
        <w:t xml:space="preserve"> to nothing. Stop being </w:t>
      </w:r>
      <w:ins w:id="1121" w:author="Clau Kegode" w:date="2026-06-12T16:12:00Z" w16du:dateUtc="2026-06-12T13:12:00Z">
        <w:r w:rsidR="00083A4E">
          <w:t>reliant</w:t>
        </w:r>
      </w:ins>
      <w:del w:id="1122" w:author="Clau Kegode" w:date="2026-06-12T16:12:00Z" w16du:dateUtc="2026-06-12T13:12:00Z">
        <w:r w:rsidDel="00083A4E">
          <w:delText>dependent</w:delText>
        </w:r>
      </w:del>
      <w:r>
        <w:t xml:space="preserve"> on the next paycheck.</w:t>
      </w:r>
    </w:p>
    <w:p w14:paraId="00000388" w14:textId="77777777" w:rsidR="00C57012" w:rsidRDefault="00C57012"/>
    <w:p w14:paraId="00000389" w14:textId="60B24487" w:rsidR="00C57012" w:rsidRDefault="00000000">
      <w:r>
        <w:t xml:space="preserve">That number, for you, is around $4 million in investable assets. Not because someone told you that. Because you </w:t>
      </w:r>
      <w:ins w:id="1123" w:author="Clau Kegode" w:date="2026-06-12T16:12:00Z" w16du:dateUtc="2026-06-12T13:12:00Z">
        <w:r w:rsidR="00083A4E">
          <w:t>ran</w:t>
        </w:r>
      </w:ins>
      <w:del w:id="1124" w:author="Clau Kegode" w:date="2026-06-12T16:12:00Z" w16du:dateUtc="2026-06-12T13:12:00Z">
        <w:r w:rsidDel="00083A4E">
          <w:delText>did</w:delText>
        </w:r>
      </w:del>
      <w:r>
        <w:t xml:space="preserve"> the math. Your annual spending, stripped of the things you were doing for status rather than for </w:t>
      </w:r>
      <w:ins w:id="1125" w:author="Clau Kegode" w:date="2026-06-12T16:12:00Z" w16du:dateUtc="2026-06-12T13:12:00Z">
        <w:r w:rsidR="00083A4E">
          <w:t>fulfillment</w:t>
        </w:r>
      </w:ins>
      <w:del w:id="1126" w:author="Clau Kegode" w:date="2026-06-12T16:12:00Z" w16du:dateUtc="2026-06-12T13:12:00Z">
        <w:r w:rsidDel="00083A4E">
          <w:delText>life</w:delText>
        </w:r>
      </w:del>
      <w:r>
        <w:t>, is closer to $120,000 than $185,000. At a 3% withdrawal rate, $4 million generates $120,000 a year indefinitely. That is the number. You know the number now.</w:t>
      </w:r>
    </w:p>
    <w:p w14:paraId="0000038A" w14:textId="77777777" w:rsidR="00C57012" w:rsidRDefault="00C57012"/>
    <w:p w14:paraId="0000038B" w14:textId="4B78C974" w:rsidR="00C57012" w:rsidRDefault="00000000">
      <w:pPr>
        <w:rPr>
          <w:ins w:id="1127" w:author="Clau Kegode" w:date="2026-06-12T16:13:00Z" w16du:dateUtc="2026-06-12T13:13:00Z"/>
        </w:rPr>
      </w:pPr>
      <w:r>
        <w:t>The sixth rule</w:t>
      </w:r>
      <w:del w:id="1128" w:author="Clau Kegode" w:date="2026-06-12T16:12:00Z" w16du:dateUtc="2026-06-12T13:12:00Z">
        <w:r w:rsidDel="00083A4E">
          <w:delText>,</w:delText>
        </w:r>
      </w:del>
      <w:ins w:id="1129" w:author="Clau Kegode" w:date="2026-06-12T16:12:00Z" w16du:dateUtc="2026-06-12T13:12:00Z">
        <w:r w:rsidR="00083A4E">
          <w:t>:</w:t>
        </w:r>
      </w:ins>
      <w:r>
        <w:t xml:space="preserve"> the most important financial decision you will ever make is not where to invest. It is deciding what your actual life costs. Not your p</w:t>
      </w:r>
      <w:ins w:id="1130" w:author="Clau Kegode" w:date="2026-06-12T16:13:00Z" w16du:dateUtc="2026-06-12T13:13:00Z">
        <w:r w:rsidR="00CA7105">
          <w:t>rojected</w:t>
        </w:r>
      </w:ins>
      <w:del w:id="1131" w:author="Clau Kegode" w:date="2026-06-12T16:13:00Z" w16du:dateUtc="2026-06-12T13:13:00Z">
        <w:r w:rsidDel="00CA7105">
          <w:delText>erformed</w:delText>
        </w:r>
      </w:del>
      <w:r>
        <w:t xml:space="preserve"> life. Your actual life. The number is almost always smaller than the one you've been </w:t>
      </w:r>
      <w:ins w:id="1132" w:author="Clau Kegode" w:date="2026-06-12T16:13:00Z" w16du:dateUtc="2026-06-12T13:13:00Z">
        <w:r w:rsidR="00CA7105">
          <w:t>supporting</w:t>
        </w:r>
      </w:ins>
      <w:del w:id="1133" w:author="Clau Kegode" w:date="2026-06-12T16:13:00Z" w16du:dateUtc="2026-06-12T13:13:00Z">
        <w:r w:rsidDel="00CA7105">
          <w:delText>funding</w:delText>
        </w:r>
      </w:del>
      <w:r>
        <w:t>.</w:t>
      </w:r>
    </w:p>
    <w:p w14:paraId="7C4A4CE7" w14:textId="77777777" w:rsidR="00CA7105" w:rsidRDefault="00CA7105">
      <w:pPr>
        <w:rPr>
          <w:ins w:id="1134" w:author="Clau Kegode" w:date="2026-06-12T16:13:00Z" w16du:dateUtc="2026-06-12T13:13:00Z"/>
        </w:rPr>
      </w:pPr>
    </w:p>
    <w:p w14:paraId="7C758D1C" w14:textId="3BFDDB17" w:rsidR="00CA7105" w:rsidRDefault="00CA7105">
      <w:ins w:id="1135" w:author="Clau Kegode" w:date="2026-06-12T16:13:00Z">
        <w:r w:rsidRPr="00CA7105">
          <w:t>Once you know that number, every financial decision becomes clearer and far more intentional.</w:t>
        </w:r>
      </w:ins>
    </w:p>
    <w:p w14:paraId="0000038C" w14:textId="77777777" w:rsidR="00C57012" w:rsidRDefault="00C57012"/>
    <w:p w14:paraId="0000038D" w14:textId="1D38C0F0" w:rsidR="00C57012" w:rsidRDefault="00000000">
      <w:r>
        <w:t xml:space="preserve">You are 52. Net worth is $3.8 million. You are close. The salary is still $300,000. </w:t>
      </w:r>
      <w:proofErr w:type="gramStart"/>
      <w:r>
        <w:t>The stress</w:t>
      </w:r>
      <w:proofErr w:type="gramEnd"/>
      <w:r>
        <w:t xml:space="preserve"> is not. The mortgage is paid off. The kids are in college, state schools, </w:t>
      </w:r>
      <w:proofErr w:type="gramStart"/>
      <w:r>
        <w:t>both of them</w:t>
      </w:r>
      <w:proofErr w:type="gramEnd"/>
      <w:r>
        <w:t xml:space="preserve">. The second car is gone and was never replaced. The subscriptions were </w:t>
      </w:r>
      <w:ins w:id="1136" w:author="Clau Kegode" w:date="2026-06-12T16:13:00Z" w16du:dateUtc="2026-06-12T13:13:00Z">
        <w:r w:rsidR="00CA7105">
          <w:t>carefully reviewed</w:t>
        </w:r>
      </w:ins>
      <w:del w:id="1137" w:author="Clau Kegode" w:date="2026-06-12T16:13:00Z" w16du:dateUtc="2026-06-12T13:13:00Z">
        <w:r w:rsidDel="00CA7105">
          <w:delText>audited</w:delText>
        </w:r>
      </w:del>
      <w:r>
        <w:t>. The restaurant is now a choice, not a default.</w:t>
      </w:r>
    </w:p>
    <w:p w14:paraId="0000038E" w14:textId="77777777" w:rsidR="00C57012" w:rsidRDefault="00C57012"/>
    <w:p w14:paraId="0000038F" w14:textId="1C66520E" w:rsidR="00C57012" w:rsidRDefault="00000000">
      <w:r>
        <w:t xml:space="preserve">The checking account on </w:t>
      </w:r>
      <w:del w:id="1138" w:author="Clau Kegode" w:date="2026-06-12T17:31:00Z" w16du:dateUtc="2026-06-12T14:31:00Z">
        <w:r w:rsidDel="00A83B01">
          <w:delText>a Tuesday</w:delText>
        </w:r>
      </w:del>
      <w:ins w:id="1139" w:author="Clau Kegode" w:date="2026-06-12T17:31:00Z" w16du:dateUtc="2026-06-12T14:31:00Z">
        <w:r w:rsidR="00A83B01">
          <w:t>Tuesday</w:t>
        </w:r>
      </w:ins>
      <w:r>
        <w:t xml:space="preserve"> morning shows $31,000. Not because you're spending more carefully. Because the automated transfers happen before you see the money. The money you used to spend on things you </w:t>
      </w:r>
      <w:ins w:id="1140" w:author="Clau Kegode" w:date="2026-06-12T16:14:00Z" w16du:dateUtc="2026-06-12T13:14:00Z">
        <w:r w:rsidR="00CA7105">
          <w:t>barely</w:t>
        </w:r>
      </w:ins>
      <w:del w:id="1141" w:author="Clau Kegode" w:date="2026-06-12T16:14:00Z" w16du:dateUtc="2026-06-12T13:14:00Z">
        <w:r w:rsidDel="00CA7105">
          <w:delText>don't</w:delText>
        </w:r>
      </w:del>
      <w:r>
        <w:t xml:space="preserve"> remember now lives in accounts that are growing while you sleep.</w:t>
      </w:r>
    </w:p>
    <w:p w14:paraId="00000390" w14:textId="77777777" w:rsidR="00C57012" w:rsidRDefault="00C57012"/>
    <w:p w14:paraId="00000391" w14:textId="77777777" w:rsidR="00C57012" w:rsidRDefault="00000000">
      <w:pPr>
        <w:rPr>
          <w:ins w:id="1142" w:author="Clau Kegode" w:date="2026-06-12T16:14:00Z" w16du:dateUtc="2026-06-12T13:14:00Z"/>
        </w:rPr>
      </w:pPr>
      <w:r>
        <w:t>And somewhere in this city right now, there is a 34-year-old opening a banking app at 11:30 on a Tuesday night. The checking account says $16,214. The salary is $300,000. The mortgage is $4,800 a month. The kids are in private school. The leased car is in the driveway. The math is tight and the hum is constant and they are telling themselves they are not broke. They are right. They are also not free.</w:t>
      </w:r>
    </w:p>
    <w:p w14:paraId="2C77805E" w14:textId="77777777" w:rsidR="00CA7105" w:rsidRDefault="00CA7105">
      <w:pPr>
        <w:rPr>
          <w:ins w:id="1143" w:author="Clau Kegode" w:date="2026-06-12T16:14:00Z" w16du:dateUtc="2026-06-12T13:14:00Z"/>
        </w:rPr>
      </w:pPr>
    </w:p>
    <w:p w14:paraId="763EF7A9" w14:textId="68DC52CB" w:rsidR="00CA7105" w:rsidRDefault="00CA7105">
      <w:ins w:id="1144" w:author="Clau Kegode" w:date="2026-06-12T16:14:00Z">
        <w:r w:rsidRPr="00CA7105">
          <w:t xml:space="preserve">The difference between those two lives is not </w:t>
        </w:r>
        <w:proofErr w:type="gramStart"/>
        <w:r w:rsidRPr="00CA7105">
          <w:t>income—</w:t>
        </w:r>
        <w:proofErr w:type="gramEnd"/>
        <w:r w:rsidRPr="00CA7105">
          <w:t>it is what happens to the income after it arrives.</w:t>
        </w:r>
      </w:ins>
    </w:p>
    <w:p w14:paraId="00000392" w14:textId="77777777" w:rsidR="00C57012" w:rsidRDefault="00C57012"/>
    <w:p w14:paraId="00000393" w14:textId="47D9A037" w:rsidR="00C57012" w:rsidRDefault="00000000">
      <w:r>
        <w:t xml:space="preserve">The gap is the machine. Not the salary. Not the title. The distance between what arrives and what stays. That gap, </w:t>
      </w:r>
      <w:ins w:id="1145" w:author="Clau Kegode" w:date="2026-06-12T16:14:00Z" w16du:dateUtc="2026-06-12T13:14:00Z">
        <w:r w:rsidR="00CA7105">
          <w:t>managed</w:t>
        </w:r>
      </w:ins>
      <w:del w:id="1146" w:author="Clau Kegode" w:date="2026-06-12T16:14:00Z" w16du:dateUtc="2026-06-12T13:14:00Z">
        <w:r w:rsidDel="00CA7105">
          <w:delText>tended</w:delText>
        </w:r>
      </w:del>
      <w:r>
        <w:t xml:space="preserve"> carefully over time, is the only thing that </w:t>
      </w:r>
      <w:proofErr w:type="gramStart"/>
      <w:r>
        <w:t>actually changes</w:t>
      </w:r>
      <w:proofErr w:type="gramEnd"/>
      <w:r>
        <w:t xml:space="preserve"> your life. The number on the offer letter was never the point. It was only ever the </w:t>
      </w:r>
      <w:ins w:id="1147" w:author="Clau Kegode" w:date="2026-06-12T16:15:00Z" w16du:dateUtc="2026-06-12T13:15:00Z">
        <w:r w:rsidR="00CA7105">
          <w:t>starting</w:t>
        </w:r>
      </w:ins>
      <w:del w:id="1148" w:author="Clau Kegode" w:date="2026-06-12T16:15:00Z" w16du:dateUtc="2026-06-12T13:15:00Z">
        <w:r w:rsidDel="00CA7105">
          <w:delText>raw</w:delText>
        </w:r>
      </w:del>
      <w:r>
        <w:t xml:space="preserve"> material.</w:t>
      </w:r>
    </w:p>
    <w:p w14:paraId="00000394" w14:textId="77777777" w:rsidR="00C57012" w:rsidRDefault="00C57012"/>
    <w:p w14:paraId="00000395" w14:textId="34CA6E2B" w:rsidR="00C57012" w:rsidRDefault="00000000">
      <w:r>
        <w:t xml:space="preserve">$16,214. The machine is already running. It always is. The only question is which direction it's </w:t>
      </w:r>
      <w:ins w:id="1149" w:author="Clau Kegode" w:date="2026-06-12T16:15:00Z" w16du:dateUtc="2026-06-12T13:15:00Z">
        <w:r w:rsidR="00CA7105">
          <w:t>moving</w:t>
        </w:r>
      </w:ins>
      <w:del w:id="1150" w:author="Clau Kegode" w:date="2026-06-12T16:15:00Z" w16du:dateUtc="2026-06-12T13:15:00Z">
        <w:r w:rsidDel="00CA7105">
          <w:delText>working</w:delText>
        </w:r>
      </w:del>
      <w:r>
        <w:t xml:space="preserve"> in.</w:t>
      </w:r>
    </w:p>
    <w:p w14:paraId="00000396" w14:textId="77777777" w:rsidR="00C57012" w:rsidRDefault="00C57012"/>
    <w:p w14:paraId="00000397" w14:textId="77777777" w:rsidR="00C57012" w:rsidRDefault="00000000">
      <w:r>
        <w:t>##</w:t>
      </w:r>
    </w:p>
    <w:p w14:paraId="00000398" w14:textId="77777777" w:rsidR="00C57012" w:rsidRDefault="00C57012"/>
    <w:p w14:paraId="00000399" w14:textId="77777777" w:rsidR="00C57012" w:rsidRDefault="00000000">
      <w:r>
        <w:t>═══════════════════════════════════════════════════════</w:t>
      </w:r>
    </w:p>
    <w:p w14:paraId="0000039A" w14:textId="77777777" w:rsidR="00C57012" w:rsidRDefault="00C57012"/>
    <w:p w14:paraId="0000039B" w14:textId="77777777" w:rsidR="00C57012" w:rsidRDefault="00000000">
      <w:r>
        <w:t>POV: You're the First Millionaire in Your Family's History</w:t>
      </w:r>
    </w:p>
    <w:p w14:paraId="0000039C" w14:textId="77777777" w:rsidR="00C57012" w:rsidRDefault="00C57012"/>
    <w:p w14:paraId="0000039D" w14:textId="77777777" w:rsidR="00C57012" w:rsidRDefault="00000000">
      <w:r>
        <w:t>---</w:t>
      </w:r>
    </w:p>
    <w:p w14:paraId="0000039E" w14:textId="77777777" w:rsidR="00C57012" w:rsidRDefault="00C57012"/>
    <w:p w14:paraId="0000039F" w14:textId="77777777" w:rsidR="00C57012" w:rsidRDefault="00000000">
      <w:r>
        <w:t>#</w:t>
      </w:r>
    </w:p>
    <w:p w14:paraId="000003A0" w14:textId="77777777" w:rsidR="00C57012" w:rsidRDefault="00C57012"/>
    <w:p w14:paraId="000003A1" w14:textId="561B7EA1" w:rsidR="00C57012" w:rsidRDefault="00000000">
      <w:r>
        <w:t xml:space="preserve">$312. That's not what's in the account. That's what's left after </w:t>
      </w:r>
      <w:proofErr w:type="gramStart"/>
      <w:r>
        <w:t>rent</w:t>
      </w:r>
      <w:proofErr w:type="gramEnd"/>
      <w:r>
        <w:t xml:space="preserve">, after the electric bill, after the $47 you sent your mom last Tuesday because she texted and said she was short. You are 22 years old. You are sitting at a kitchen table that </w:t>
      </w:r>
      <w:del w:id="1151" w:author="Clau Kegode" w:date="2026-06-12T16:31:00Z" w16du:dateUtc="2026-06-12T13:31:00Z">
        <w:r w:rsidDel="00B64F9B">
          <w:delText xml:space="preserve">wobbles on </w:delText>
        </w:r>
      </w:del>
      <w:ins w:id="1152" w:author="Clau Kegode" w:date="2026-06-12T16:31:00Z" w16du:dateUtc="2026-06-12T13:31:00Z">
        <w:r w:rsidR="00B64F9B">
          <w:t xml:space="preserve">rocks slightly on </w:t>
        </w:r>
      </w:ins>
      <w:r>
        <w:t xml:space="preserve">one </w:t>
      </w:r>
      <w:ins w:id="1153" w:author="Clau Kegode" w:date="2026-06-12T16:31:00Z" w16du:dateUtc="2026-06-12T13:31:00Z">
        <w:r w:rsidR="00B64F9B">
          <w:t>side</w:t>
        </w:r>
      </w:ins>
      <w:del w:id="1154" w:author="Clau Kegode" w:date="2026-06-12T16:31:00Z" w16du:dateUtc="2026-06-12T13:31:00Z">
        <w:r w:rsidDel="00B64F9B">
          <w:delText>leg</w:delText>
        </w:r>
      </w:del>
      <w:r>
        <w:t xml:space="preserve">. The refrigerator hums. You can hear it from the bedroom. You have never </w:t>
      </w:r>
      <w:proofErr w:type="gramStart"/>
      <w:r>
        <w:t>once in your life heard an adult in your family talk about investing</w:t>
      </w:r>
      <w:proofErr w:type="gramEnd"/>
      <w:r>
        <w:t xml:space="preserve">. Not once. Not a word about index funds or compound interest or net worth. What you heard was: money is tight. Money doesn't grow on trees. Don't ask about money. That was the entire </w:t>
      </w:r>
      <w:ins w:id="1155" w:author="Clau Kegode" w:date="2026-06-12T16:32:00Z" w16du:dateUtc="2026-06-12T13:32:00Z">
        <w:r w:rsidR="00B64F9B">
          <w:t>financial education</w:t>
        </w:r>
      </w:ins>
      <w:del w:id="1156" w:author="Clau Kegode" w:date="2026-06-12T16:32:00Z" w16du:dateUtc="2026-06-12T13:32:00Z">
        <w:r w:rsidDel="00B64F9B">
          <w:delText>curriculum</w:delText>
        </w:r>
      </w:del>
      <w:r>
        <w:t xml:space="preserve">. And now it is 11 p.m. and you have $312 and a feeling that is hard to name. Not quite fear. Not quite ambition. Something in between. Something that says: there </w:t>
      </w:r>
      <w:proofErr w:type="gramStart"/>
      <w:r>
        <w:t>has to</w:t>
      </w:r>
      <w:proofErr w:type="gramEnd"/>
      <w:r>
        <w:t xml:space="preserve"> be</w:t>
      </w:r>
      <w:ins w:id="1157" w:author="Clau Kegode" w:date="2026-06-12T16:32:00Z" w16du:dateUtc="2026-06-12T13:32:00Z">
        <w:r w:rsidR="00B64F9B">
          <w:t xml:space="preserve"> a better</w:t>
        </w:r>
      </w:ins>
      <w:ins w:id="1158" w:author="Clau Kegode" w:date="2026-06-12T16:33:00Z" w16du:dateUtc="2026-06-12T13:33:00Z">
        <w:r w:rsidR="00B64F9B">
          <w:t xml:space="preserve"> way</w:t>
        </w:r>
      </w:ins>
      <w:del w:id="1159" w:author="Clau Kegode" w:date="2026-06-12T16:32:00Z" w16du:dateUtc="2026-06-12T13:32:00Z">
        <w:r w:rsidDel="00B64F9B">
          <w:delText xml:space="preserve"> another way</w:delText>
        </w:r>
      </w:del>
      <w:r>
        <w:t xml:space="preserve"> to do this.</w:t>
      </w:r>
    </w:p>
    <w:p w14:paraId="000003A2" w14:textId="77777777" w:rsidR="00C57012" w:rsidRDefault="00C57012"/>
    <w:p w14:paraId="000003A3" w14:textId="29916EA8" w:rsidR="00C57012" w:rsidRDefault="00000000">
      <w:r>
        <w:t xml:space="preserve">Nobody in your family has ever been a millionaire. Not your parents. Not your grandparents. Not </w:t>
      </w:r>
      <w:proofErr w:type="gramStart"/>
      <w:r>
        <w:t>anyone you</w:t>
      </w:r>
      <w:proofErr w:type="gramEnd"/>
      <w:r>
        <w:t xml:space="preserve"> can trace back four generations. The family didn't fail at wealth. They never had a </w:t>
      </w:r>
      <w:r>
        <w:lastRenderedPageBreak/>
        <w:t xml:space="preserve">shot at it. They worked. Hard. They showed up. They provided. But the map they handed you had no coordinates for this territory. You are the first. And you don't know that yet. You just know that $312 feels like the </w:t>
      </w:r>
      <w:ins w:id="1160" w:author="Clau Kegode" w:date="2026-06-12T16:33:00Z" w16du:dateUtc="2026-06-12T13:33:00Z">
        <w:r w:rsidR="00B64F9B">
          <w:t>beginning</w:t>
        </w:r>
      </w:ins>
      <w:del w:id="1161" w:author="Clau Kegode" w:date="2026-06-12T16:33:00Z" w16du:dateUtc="2026-06-12T13:33:00Z">
        <w:r w:rsidDel="00B64F9B">
          <w:delText>edge</w:delText>
        </w:r>
      </w:del>
      <w:r>
        <w:t xml:space="preserve"> of something.</w:t>
      </w:r>
    </w:p>
    <w:p w14:paraId="000003A4" w14:textId="77777777" w:rsidR="00C57012" w:rsidRDefault="00C57012"/>
    <w:p w14:paraId="000003A5" w14:textId="1701749F" w:rsidR="00C57012" w:rsidRDefault="00000000">
      <w:pPr>
        <w:rPr>
          <w:ins w:id="1162" w:author="Clau Kegode" w:date="2026-06-12T16:34:00Z" w16du:dateUtc="2026-06-12T13:34:00Z"/>
        </w:rPr>
      </w:pPr>
      <w:r>
        <w:t xml:space="preserve">The first rule, the financial instincts you inherited are survival instincts. They kept the family alive. But survival instincts and wealth-building instincts are not the same </w:t>
      </w:r>
      <w:proofErr w:type="gramStart"/>
      <w:r>
        <w:t>thing, and</w:t>
      </w:r>
      <w:proofErr w:type="gramEnd"/>
      <w:r>
        <w:t xml:space="preserve"> running the </w:t>
      </w:r>
      <w:del w:id="1163" w:author="Clau Kegode" w:date="2026-06-12T16:34:00Z" w16du:dateUtc="2026-06-12T13:34:00Z">
        <w:r w:rsidDel="00B64F9B">
          <w:delText xml:space="preserve">wrong software at the </w:delText>
        </w:r>
      </w:del>
      <w:r>
        <w:t xml:space="preserve">wrong </w:t>
      </w:r>
      <w:ins w:id="1164" w:author="Clau Kegode" w:date="2026-06-12T16:33:00Z" w16du:dateUtc="2026-06-12T13:33:00Z">
        <w:r w:rsidR="00B64F9B">
          <w:t xml:space="preserve">mental </w:t>
        </w:r>
        <w:proofErr w:type="gramStart"/>
        <w:r w:rsidR="00B64F9B">
          <w:t xml:space="preserve">framework </w:t>
        </w:r>
      </w:ins>
      <w:ins w:id="1165" w:author="Clau Kegode" w:date="2026-06-12T16:34:00Z" w16du:dateUtc="2026-06-12T13:34:00Z">
        <w:r w:rsidR="00B64F9B">
          <w:t xml:space="preserve"> at</w:t>
        </w:r>
        <w:proofErr w:type="gramEnd"/>
        <w:r w:rsidR="00B64F9B">
          <w:t xml:space="preserve"> the wrong </w:t>
        </w:r>
      </w:ins>
      <w:r>
        <w:t>stage will cost you years.</w:t>
      </w:r>
    </w:p>
    <w:p w14:paraId="5B2E337C" w14:textId="77777777" w:rsidR="00B64F9B" w:rsidRDefault="00B64F9B">
      <w:pPr>
        <w:rPr>
          <w:ins w:id="1166" w:author="Clau Kegode" w:date="2026-06-12T16:35:00Z" w16du:dateUtc="2026-06-12T13:35:00Z"/>
        </w:rPr>
      </w:pPr>
    </w:p>
    <w:p w14:paraId="21A0AADD" w14:textId="527C2914" w:rsidR="00B64F9B" w:rsidRDefault="00B64F9B">
      <w:ins w:id="1167" w:author="Clau Kegode" w:date="2026-06-12T16:35:00Z">
        <w:r w:rsidRPr="00B64F9B">
          <w:t>What feels normal today may be the very thing that limits what is possible tomorrow.</w:t>
        </w:r>
      </w:ins>
    </w:p>
    <w:p w14:paraId="000003A6" w14:textId="77777777" w:rsidR="00C57012" w:rsidRDefault="00C57012"/>
    <w:p w14:paraId="000003A7" w14:textId="3C7BF62B" w:rsidR="00C57012" w:rsidRDefault="00000000">
      <w:r>
        <w:t xml:space="preserve">You get a job. A real one. Not glamorous. $41,000 a year. You bring home $2,700 a month after taxes. You pay rent. You </w:t>
      </w:r>
      <w:proofErr w:type="gramStart"/>
      <w:r>
        <w:t>pay</w:t>
      </w:r>
      <w:proofErr w:type="gramEnd"/>
      <w:r>
        <w:t xml:space="preserve"> your phone. You send money home when asked. You are 23 and your net worth is negative. Not zero. Negative. You have $6,400 in </w:t>
      </w:r>
      <w:proofErr w:type="gramStart"/>
      <w:r>
        <w:t>a credit</w:t>
      </w:r>
      <w:proofErr w:type="gramEnd"/>
      <w:r>
        <w:t xml:space="preserve"> card</w:t>
      </w:r>
      <w:ins w:id="1168" w:author="Clau Kegode" w:date="2026-06-12T16:35:00Z" w16du:dateUtc="2026-06-12T13:35:00Z">
        <w:r w:rsidR="00E44BDE">
          <w:t xml:space="preserve"> debt</w:t>
        </w:r>
      </w:ins>
      <w:r>
        <w:t xml:space="preserve"> that crept up over two years. You have </w:t>
      </w:r>
      <w:proofErr w:type="gramStart"/>
      <w:r>
        <w:t>a car</w:t>
      </w:r>
      <w:proofErr w:type="gramEnd"/>
      <w:r>
        <w:t xml:space="preserve"> payment. You have the kind of debt that doesn't feel like debt anymore. It just feels like </w:t>
      </w:r>
      <w:ins w:id="1169" w:author="Clau Kegode" w:date="2026-06-12T16:35:00Z" w16du:dateUtc="2026-06-12T13:35:00Z">
        <w:r w:rsidR="00E44BDE">
          <w:t>everyday reality</w:t>
        </w:r>
      </w:ins>
      <w:del w:id="1170" w:author="Clau Kegode" w:date="2026-06-12T16:35:00Z" w16du:dateUtc="2026-06-12T13:35:00Z">
        <w:r w:rsidDel="00E44BDE">
          <w:delText>life</w:delText>
        </w:r>
      </w:del>
      <w:r>
        <w:t>.</w:t>
      </w:r>
    </w:p>
    <w:p w14:paraId="000003A8" w14:textId="77777777" w:rsidR="00C57012" w:rsidRDefault="00C57012"/>
    <w:p w14:paraId="000003A9" w14:textId="77777777" w:rsidR="00C57012" w:rsidRDefault="00000000">
      <w:r>
        <w:t>But something shifts. You read something. A paragraph. Not a whole book, just a paragraph about compound interest. How a dollar invested at 25 becomes ten dollars by 65. How the people who get wealthy early aren't smarter. They just started the clock sooner. That paragraph costs you nothing. It changes everything.</w:t>
      </w:r>
    </w:p>
    <w:p w14:paraId="000003AA" w14:textId="77777777" w:rsidR="00C57012" w:rsidRDefault="00C57012"/>
    <w:p w14:paraId="000003AB" w14:textId="77777777" w:rsidR="00C57012" w:rsidRDefault="00000000">
      <w:pPr>
        <w:rPr>
          <w:ins w:id="1171" w:author="Clau Kegode" w:date="2026-06-12T16:36:00Z" w16du:dateUtc="2026-06-12T13:36:00Z"/>
        </w:rPr>
      </w:pPr>
      <w:r>
        <w:t>You open a brokerage account at 23. You deposit $200. The market drops the next week. You don't pull it out. You don't even look. You just leave it there like a planted seed you're trying not to dig up.</w:t>
      </w:r>
    </w:p>
    <w:p w14:paraId="0880260B" w14:textId="77777777" w:rsidR="00E44BDE" w:rsidRDefault="00E44BDE">
      <w:pPr>
        <w:rPr>
          <w:ins w:id="1172" w:author="Clau Kegode" w:date="2026-06-12T16:36:00Z" w16du:dateUtc="2026-06-12T13:36:00Z"/>
        </w:rPr>
      </w:pPr>
    </w:p>
    <w:p w14:paraId="03C3896A" w14:textId="538DB72A" w:rsidR="00E44BDE" w:rsidRDefault="00E44BDE">
      <w:ins w:id="1173" w:author="Clau Kegode" w:date="2026-06-12T16:36:00Z">
        <w:r w:rsidRPr="00E44BDE">
          <w:t xml:space="preserve">For the first time, you are not just earning </w:t>
        </w:r>
        <w:proofErr w:type="gramStart"/>
        <w:r w:rsidRPr="00E44BDE">
          <w:t>money—</w:t>
        </w:r>
        <w:proofErr w:type="gramEnd"/>
        <w:r w:rsidRPr="00E44BDE">
          <w:t>you are giving it a chance to grow.</w:t>
        </w:r>
      </w:ins>
    </w:p>
    <w:p w14:paraId="000003AC" w14:textId="77777777" w:rsidR="00C57012" w:rsidRDefault="00C57012"/>
    <w:p w14:paraId="000003AD" w14:textId="7B4EE45B" w:rsidR="00C57012" w:rsidRDefault="00000000">
      <w:r>
        <w:t xml:space="preserve">You cross $5,000 in savings. You're 24. It took 14 months. You have never had $5,000 before. Not in your entire life. You check the account three times before bed. Not because you're anxious. Because you don't fully believe it. This is the first number in your family's history that points in a </w:t>
      </w:r>
      <w:ins w:id="1174" w:author="Clau Kegode" w:date="2026-06-12T16:36:00Z" w16du:dateUtc="2026-06-12T13:36:00Z">
        <w:r w:rsidR="00E44BDE">
          <w:t>new</w:t>
        </w:r>
      </w:ins>
      <w:del w:id="1175" w:author="Clau Kegode" w:date="2026-06-12T16:36:00Z" w16du:dateUtc="2026-06-12T13:36:00Z">
        <w:r w:rsidDel="00E44BDE">
          <w:delText>different</w:delText>
        </w:r>
      </w:del>
      <w:r>
        <w:t xml:space="preserve"> direction.</w:t>
      </w:r>
    </w:p>
    <w:p w14:paraId="000003AE" w14:textId="77777777" w:rsidR="00C57012" w:rsidRDefault="00C57012"/>
    <w:p w14:paraId="000003AF" w14:textId="04DC5DD3" w:rsidR="00C57012" w:rsidRDefault="00000000">
      <w:r>
        <w:t xml:space="preserve">The shift. You stop thinking about money as something that disappears. You start thinking about it as something that </w:t>
      </w:r>
      <w:ins w:id="1176" w:author="Clau Kegode" w:date="2026-06-12T16:37:00Z" w16du:dateUtc="2026-06-12T13:37:00Z">
        <w:r w:rsidR="00E44BDE">
          <w:t>flows</w:t>
        </w:r>
      </w:ins>
      <w:del w:id="1177" w:author="Clau Kegode" w:date="2026-06-12T16:37:00Z" w16du:dateUtc="2026-06-12T13:37:00Z">
        <w:r w:rsidDel="00E44BDE">
          <w:delText>mov</w:delText>
        </w:r>
      </w:del>
      <w:del w:id="1178" w:author="Clau Kegode" w:date="2026-06-12T16:36:00Z" w16du:dateUtc="2026-06-12T13:36:00Z">
        <w:r w:rsidDel="00E44BDE">
          <w:delText>es</w:delText>
        </w:r>
      </w:del>
      <w:r>
        <w:t xml:space="preserve">. It can move toward you or away from you depending on what you do with it. That realization sounds simple. For someone who grew up watching it only </w:t>
      </w:r>
      <w:proofErr w:type="gramStart"/>
      <w:r>
        <w:t>move</w:t>
      </w:r>
      <w:proofErr w:type="gramEnd"/>
      <w:r>
        <w:t xml:space="preserve"> away, it is </w:t>
      </w:r>
      <w:ins w:id="1179" w:author="Clau Kegode" w:date="2026-06-12T16:38:00Z" w16du:dateUtc="2026-06-12T13:38:00Z">
        <w:r w:rsidR="00E44BDE" w:rsidRPr="00E44BDE">
          <w:t>a profound change in perspective.</w:t>
        </w:r>
      </w:ins>
      <w:del w:id="1180" w:author="Clau Kegode" w:date="2026-06-12T16:37:00Z" w16du:dateUtc="2026-06-12T13:37:00Z">
        <w:r w:rsidDel="00E44BDE">
          <w:delText>not simple at all</w:delText>
        </w:r>
      </w:del>
      <w:del w:id="1181" w:author="Clau Kegode" w:date="2026-06-12T16:38:00Z" w16du:dateUtc="2026-06-12T13:38:00Z">
        <w:r w:rsidDel="00E44BDE">
          <w:delText>.</w:delText>
        </w:r>
      </w:del>
    </w:p>
    <w:p w14:paraId="000003B0" w14:textId="77777777" w:rsidR="00C57012" w:rsidRDefault="00C57012"/>
    <w:p w14:paraId="000003B1" w14:textId="5D1A8B61" w:rsidR="00C57012" w:rsidRDefault="00000000">
      <w:r>
        <w:t xml:space="preserve">You cut the credit card </w:t>
      </w:r>
      <w:ins w:id="1182" w:author="Clau Kegode" w:date="2026-06-12T16:38:00Z" w16du:dateUtc="2026-06-12T13:38:00Z">
        <w:r w:rsidR="00E44BDE">
          <w:t xml:space="preserve">balance </w:t>
        </w:r>
      </w:ins>
      <w:r>
        <w:t xml:space="preserve">down to zero over 11 months. You automate $400 a month into investments. You live like nothing </w:t>
      </w:r>
      <w:proofErr w:type="gramStart"/>
      <w:r>
        <w:t>changed</w:t>
      </w:r>
      <w:proofErr w:type="gramEnd"/>
      <w:r>
        <w:t>. Because nothing did. You still shop at the same places. You still drive the same car. But underneath the surface, the machine is running.</w:t>
      </w:r>
    </w:p>
    <w:p w14:paraId="000003B2" w14:textId="77777777" w:rsidR="00C57012" w:rsidRDefault="00C57012"/>
    <w:p w14:paraId="000003B3" w14:textId="53A2ADC9" w:rsidR="00C57012" w:rsidRDefault="00000000">
      <w:r>
        <w:t xml:space="preserve">You're 25. Your net worth crosses $18,000. You don't tell anyone. Not your parents. Not your friends. Nobody. You learned early that money talk makes people uncomfortable. Or worse, it </w:t>
      </w:r>
      <w:r>
        <w:lastRenderedPageBreak/>
        <w:t>makes them ask. And you can't say no yet. You haven't built the muscle for that.</w:t>
      </w:r>
      <w:ins w:id="1183" w:author="Clau Kegode" w:date="2026-06-12T16:38:00Z" w16du:dateUtc="2026-06-12T13:38:00Z">
        <w:r w:rsidR="00E44BDE">
          <w:t xml:space="preserve"> </w:t>
        </w:r>
      </w:ins>
      <w:ins w:id="1184" w:author="Clau Kegode" w:date="2026-06-12T16:38:00Z">
        <w:r w:rsidR="00E44BDE" w:rsidRPr="00E44BDE">
          <w:t>The numbers are growing, but so is something even more important</w:t>
        </w:r>
      </w:ins>
      <w:ins w:id="1185" w:author="Clau Kegode" w:date="2026-06-12T16:38:00Z" w16du:dateUtc="2026-06-12T13:38:00Z">
        <w:r w:rsidR="00E44BDE">
          <w:t>.</w:t>
        </w:r>
      </w:ins>
    </w:p>
    <w:p w14:paraId="000003B4" w14:textId="77777777" w:rsidR="00C57012" w:rsidRDefault="00C57012"/>
    <w:p w14:paraId="000003B5" w14:textId="32A5815B" w:rsidR="00C57012" w:rsidRDefault="00000000">
      <w:r>
        <w:t xml:space="preserve">Here is something almost nobody talks about. When you're the first in the family to build wealth, the family doesn't always know what to do with you. Not because they don't love you. They do. But the dynamic shifts in ways nobody planned for. You become the one who has some. Which means you become the one people call. A cousin needs $800 for </w:t>
      </w:r>
      <w:proofErr w:type="gramStart"/>
      <w:r>
        <w:t>a car</w:t>
      </w:r>
      <w:proofErr w:type="gramEnd"/>
      <w:r>
        <w:t xml:space="preserve"> repair. Your sibling's rent is short. Your aunt has a medical bill. And every single one of these calls comes with love attached to it. Which makes it the</w:t>
      </w:r>
      <w:ins w:id="1186" w:author="Clau Kegode" w:date="2026-06-12T16:39:00Z" w16du:dateUtc="2026-06-12T13:39:00Z">
        <w:r w:rsidR="00E44BDE">
          <w:t xml:space="preserve"> most difficult</w:t>
        </w:r>
      </w:ins>
      <w:del w:id="1187" w:author="Clau Kegode" w:date="2026-06-12T16:39:00Z" w16du:dateUtc="2026-06-12T13:39:00Z">
        <w:r w:rsidDel="00E44BDE">
          <w:delText xml:space="preserve"> hardest</w:delText>
        </w:r>
      </w:del>
      <w:r>
        <w:t xml:space="preserve"> kind of money to protect.</w:t>
      </w:r>
    </w:p>
    <w:p w14:paraId="000003B6" w14:textId="77777777" w:rsidR="00C57012" w:rsidRDefault="00C57012"/>
    <w:p w14:paraId="000003B7" w14:textId="36E6A687" w:rsidR="00C57012" w:rsidRDefault="00000000">
      <w:r>
        <w:t xml:space="preserve">The second rule, every dollar you give from guilt is a dollar that cannot compound. Generosity is not the problem. The structure of generosity is the problem. Giving from a system is different from giving from pressure. One builds. One </w:t>
      </w:r>
      <w:ins w:id="1188" w:author="Clau Kegode" w:date="2026-06-12T16:39:00Z" w16du:dateUtc="2026-06-12T13:39:00Z">
        <w:r w:rsidR="00E44BDE">
          <w:t>depletes</w:t>
        </w:r>
      </w:ins>
      <w:del w:id="1189" w:author="Clau Kegode" w:date="2026-06-12T16:39:00Z" w16du:dateUtc="2026-06-12T13:39:00Z">
        <w:r w:rsidDel="00E44BDE">
          <w:delText>drains</w:delText>
        </w:r>
      </w:del>
      <w:r>
        <w:t>.</w:t>
      </w:r>
    </w:p>
    <w:p w14:paraId="000003B8" w14:textId="77777777" w:rsidR="00C57012" w:rsidRDefault="00C57012"/>
    <w:p w14:paraId="000003B9" w14:textId="232A47AB" w:rsidR="00C57012" w:rsidRDefault="00000000">
      <w:r>
        <w:t xml:space="preserve">You're 27. Your net worth is $44,000. You've been promoted twice. You started a side project on weekends. Nothing dramatic. Just a skill you had that other people were willing to pay for. It makes $600 a month. Then $1,100. You don't spend it. You redirect it entirely. Every dollar from the side project goes into the brokerage. You don't announce this. You don't post about it. You just do it, quietly, every month, like </w:t>
      </w:r>
      <w:del w:id="1190" w:author="Clau Kegode" w:date="2026-06-12T16:39:00Z" w16du:dateUtc="2026-06-12T13:39:00Z">
        <w:r w:rsidDel="00E44BDE">
          <w:delText>paying a bill</w:delText>
        </w:r>
      </w:del>
      <w:ins w:id="1191" w:author="Clau Kegode" w:date="2026-06-12T16:39:00Z" w16du:dateUtc="2026-06-12T13:39:00Z">
        <w:r w:rsidR="00E44BDE">
          <w:t xml:space="preserve">making a deposit </w:t>
        </w:r>
      </w:ins>
      <w:del w:id="1192" w:author="Clau Kegode" w:date="2026-06-12T16:39:00Z" w16du:dateUtc="2026-06-12T13:39:00Z">
        <w:r w:rsidDel="00E44BDE">
          <w:delText xml:space="preserve"> t</w:delText>
        </w:r>
      </w:del>
      <w:del w:id="1193" w:author="Clau Kegode" w:date="2026-06-12T17:31:00Z" w16du:dateUtc="2026-06-12T14:31:00Z">
        <w:r w:rsidDel="00A83B01">
          <w:delText>o</w:delText>
        </w:r>
      </w:del>
      <w:ins w:id="1194" w:author="Clau Kegode" w:date="2026-06-12T17:31:00Z" w16du:dateUtc="2026-06-12T14:31:00Z">
        <w:r w:rsidR="00A83B01">
          <w:t>into</w:t>
        </w:r>
      </w:ins>
      <w:r>
        <w:t xml:space="preserve"> your future self.</w:t>
      </w:r>
    </w:p>
    <w:p w14:paraId="000003BA" w14:textId="77777777" w:rsidR="00C57012" w:rsidRDefault="00C57012"/>
    <w:p w14:paraId="000003BB" w14:textId="5C0413D8" w:rsidR="00C57012" w:rsidRDefault="00000000">
      <w:r>
        <w:t xml:space="preserve">You cross $100,000 at 29. You're sitting in your car in a parking lot when the app updates. You stare at the number for a long time. Six figures. The first person in your family's history to have six figures in assets. You think about calling someone. You don't. Because you realize there's no one in your life who would understand exactly what this number means. Not the dollar amount. The </w:t>
      </w:r>
      <w:ins w:id="1195" w:author="Clau Kegode" w:date="2026-06-12T16:40:00Z" w16du:dateUtc="2026-06-12T13:40:00Z">
        <w:r w:rsidR="00E44BDE">
          <w:t xml:space="preserve">significance </w:t>
        </w:r>
      </w:ins>
      <w:del w:id="1196" w:author="Clau Kegode" w:date="2026-06-12T16:40:00Z" w16du:dateUtc="2026-06-12T13:40:00Z">
        <w:r w:rsidDel="00E44BDE">
          <w:delText xml:space="preserve">weight </w:delText>
        </w:r>
      </w:del>
      <w:r>
        <w:t>of it. The distance it represents from where you started.</w:t>
      </w:r>
    </w:p>
    <w:p w14:paraId="000003BC" w14:textId="77777777" w:rsidR="00C57012" w:rsidRDefault="00C57012"/>
    <w:p w14:paraId="000003BD" w14:textId="5E004D7B" w:rsidR="00C57012" w:rsidRDefault="00000000">
      <w:r>
        <w:t>The third rule</w:t>
      </w:r>
      <w:ins w:id="1197" w:author="Clau Kegode" w:date="2026-06-12T16:40:00Z" w16du:dateUtc="2026-06-12T13:40:00Z">
        <w:r w:rsidR="00E44BDE">
          <w:t xml:space="preserve">: </w:t>
        </w:r>
      </w:ins>
      <w:del w:id="1198" w:author="Clau Kegode" w:date="2026-06-12T16:40:00Z" w16du:dateUtc="2026-06-12T13:40:00Z">
        <w:r w:rsidDel="00E44BDE">
          <w:delText xml:space="preserve">, </w:delText>
        </w:r>
      </w:del>
      <w:r>
        <w:t xml:space="preserve">loneliness is the </w:t>
      </w:r>
      <w:ins w:id="1199" w:author="Clau Kegode" w:date="2026-06-12T16:41:00Z" w16du:dateUtc="2026-06-12T13:41:00Z">
        <w:r w:rsidR="00E44BDE">
          <w:t>hidden cost</w:t>
        </w:r>
      </w:ins>
      <w:del w:id="1200" w:author="Clau Kegode" w:date="2026-06-12T16:41:00Z" w16du:dateUtc="2026-06-12T13:41:00Z">
        <w:r w:rsidDel="00E44BDE">
          <w:delText>tax</w:delText>
        </w:r>
      </w:del>
      <w:r>
        <w:t xml:space="preserve"> nobody tells you about when you're the first. Not because the people around you are bad. Because they're operating from a completely different map. And the further you move, the harder it becomes to </w:t>
      </w:r>
      <w:ins w:id="1201" w:author="Clau Kegode" w:date="2026-06-12T16:41:00Z" w16du:dateUtc="2026-06-12T13:41:00Z">
        <w:r w:rsidR="00E44BDE">
          <w:t>explain</w:t>
        </w:r>
      </w:ins>
      <w:del w:id="1202" w:author="Clau Kegode" w:date="2026-06-12T16:41:00Z" w16du:dateUtc="2026-06-12T13:41:00Z">
        <w:r w:rsidDel="00E44BDE">
          <w:delText>translate</w:delText>
        </w:r>
      </w:del>
      <w:r>
        <w:t xml:space="preserve"> the territory.</w:t>
      </w:r>
    </w:p>
    <w:p w14:paraId="000003BE" w14:textId="77777777" w:rsidR="00C57012" w:rsidRDefault="00C57012"/>
    <w:p w14:paraId="000003BF" w14:textId="32FD19BF" w:rsidR="00C57012" w:rsidRDefault="00000000">
      <w:r>
        <w:t xml:space="preserve">You're 31. You have $210,000. You own a small rental property. You bought it at 29, terrified. You had never owned anything before. Nobody in your family had ever bought a piece of real estate as an investment. You financed it carefully. You ran every number four times. The fear was enormous. But the fear was also familiar. You had been afraid your whole life. This time </w:t>
      </w:r>
      <w:proofErr w:type="gramStart"/>
      <w:r>
        <w:t>the fear</w:t>
      </w:r>
      <w:proofErr w:type="gramEnd"/>
      <w:r>
        <w:t xml:space="preserve"> had a</w:t>
      </w:r>
      <w:del w:id="1203" w:author="Clau Kegode" w:date="2026-06-12T16:41:00Z" w16du:dateUtc="2026-06-12T13:41:00Z">
        <w:r w:rsidDel="00E44BDE">
          <w:delText xml:space="preserve"> return</w:delText>
        </w:r>
      </w:del>
      <w:ins w:id="1204" w:author="Clau Kegode" w:date="2026-06-12T16:41:00Z" w16du:dateUtc="2026-06-12T13:41:00Z">
        <w:r w:rsidR="00E44BDE">
          <w:t xml:space="preserve">n </w:t>
        </w:r>
      </w:ins>
      <w:ins w:id="1205" w:author="Clau Kegode" w:date="2026-06-12T17:31:00Z" w16du:dateUtc="2026-06-12T14:31:00Z">
        <w:r w:rsidR="00A83B01">
          <w:t>opportunity</w:t>
        </w:r>
      </w:ins>
      <w:r>
        <w:t xml:space="preserve"> attached to it.</w:t>
      </w:r>
      <w:ins w:id="1206" w:author="Clau Kegode" w:date="2026-06-12T16:42:00Z" w16du:dateUtc="2026-06-12T13:42:00Z">
        <w:r w:rsidR="00E44BDE" w:rsidRPr="00E44BDE">
          <w:t xml:space="preserve"> </w:t>
        </w:r>
      </w:ins>
      <w:ins w:id="1207" w:author="Clau Kegode" w:date="2026-06-12T16:42:00Z">
        <w:r w:rsidR="00E44BDE" w:rsidRPr="00E44BDE">
          <w:t>What once felt impossible is now becoming familiar, one calculated risk at a time.</w:t>
        </w:r>
      </w:ins>
    </w:p>
    <w:p w14:paraId="000003C0" w14:textId="77777777" w:rsidR="00C57012" w:rsidRDefault="00C57012"/>
    <w:p w14:paraId="000003C1" w14:textId="64374133" w:rsidR="00C57012" w:rsidRDefault="00000000">
      <w:r>
        <w:t>The property makes $580 a month after the mortgage. That money goes directly into the brokerage. You now have three streams of income: your salary, your side project, and the property. You didn't plan this. You built it piece by piece, decision by decision, over eight years of not touching what you</w:t>
      </w:r>
      <w:ins w:id="1208" w:author="Clau Kegode" w:date="2026-06-12T16:42:00Z" w16du:dateUtc="2026-06-12T13:42:00Z">
        <w:r w:rsidR="00E44BDE">
          <w:t xml:space="preserve"> had built</w:t>
        </w:r>
      </w:ins>
      <w:del w:id="1209" w:author="Clau Kegode" w:date="2026-06-12T16:42:00Z" w16du:dateUtc="2026-06-12T13:42:00Z">
        <w:r w:rsidDel="00E44BDE">
          <w:delText xml:space="preserve"> accumulated</w:delText>
        </w:r>
      </w:del>
      <w:r>
        <w:t>.</w:t>
      </w:r>
    </w:p>
    <w:p w14:paraId="000003C2" w14:textId="77777777" w:rsidR="00C57012" w:rsidRDefault="00C57012"/>
    <w:p w14:paraId="000003C3" w14:textId="2A416372" w:rsidR="00C57012" w:rsidRDefault="00000000">
      <w:r>
        <w:lastRenderedPageBreak/>
        <w:t xml:space="preserve">The shift. You stop asking if you can afford something. You </w:t>
      </w:r>
      <w:proofErr w:type="gramStart"/>
      <w:r>
        <w:t>start</w:t>
      </w:r>
      <w:proofErr w:type="gramEnd"/>
      <w:r>
        <w:t xml:space="preserve"> asking what it costs in time. Not dollars. Time. Because at this level, you understand that money can be rebuilt. Time cannot. The calculation changes </w:t>
      </w:r>
      <w:ins w:id="1210" w:author="Clau Kegode" w:date="2026-06-12T16:42:00Z" w16du:dateUtc="2026-06-12T13:42:00Z">
        <w:r w:rsidR="00E44BDE">
          <w:t>entirel</w:t>
        </w:r>
      </w:ins>
      <w:ins w:id="1211" w:author="Clau Kegode" w:date="2026-06-12T16:43:00Z" w16du:dateUtc="2026-06-12T13:43:00Z">
        <w:r w:rsidR="00E44BDE">
          <w:t>y</w:t>
        </w:r>
      </w:ins>
      <w:del w:id="1212" w:author="Clau Kegode" w:date="2026-06-12T16:42:00Z" w16du:dateUtc="2026-06-12T13:42:00Z">
        <w:r w:rsidDel="00E44BDE">
          <w:delText>completely</w:delText>
        </w:r>
      </w:del>
      <w:r>
        <w:t>.</w:t>
      </w:r>
    </w:p>
    <w:p w14:paraId="000003C4" w14:textId="77777777" w:rsidR="00C57012" w:rsidRDefault="00C57012"/>
    <w:p w14:paraId="000003C5" w14:textId="30140DA5" w:rsidR="00C57012" w:rsidRDefault="00000000">
      <w:r>
        <w:t>You're 34. Net worth is $480,000. You are closer to a million dollars than you are to zero. That is a sentence your 22-year-old self could not have</w:t>
      </w:r>
      <w:ins w:id="1213" w:author="Clau Kegode" w:date="2026-06-12T16:43:00Z" w16du:dateUtc="2026-06-12T13:43:00Z">
        <w:r w:rsidR="00E44BDE">
          <w:t xml:space="preserve"> imagined saying</w:t>
        </w:r>
      </w:ins>
      <w:del w:id="1214" w:author="Clau Kegode" w:date="2026-06-12T16:43:00Z" w16du:dateUtc="2026-06-12T13:43:00Z">
        <w:r w:rsidDel="00E44BDE">
          <w:delText xml:space="preserve"> written.</w:delText>
        </w:r>
      </w:del>
      <w:r>
        <w:t xml:space="preserve"> You are not a different person. You have the same fears. The same instincts. The same voice in the back of your head that says this could all disappear. But you have learned something about that voice. It was built for survival. It kept your family alive through hard times. It is not built for this. And you have learned to hear it without </w:t>
      </w:r>
      <w:ins w:id="1215" w:author="Clau Kegode" w:date="2026-06-12T16:43:00Z" w16du:dateUtc="2026-06-12T13:43:00Z">
        <w:r w:rsidR="00E44BDE">
          <w:t>l</w:t>
        </w:r>
      </w:ins>
      <w:ins w:id="1216" w:author="Clau Kegode" w:date="2026-06-12T16:44:00Z" w16du:dateUtc="2026-06-12T13:44:00Z">
        <w:r w:rsidR="00E44BDE">
          <w:t>etting</w:t>
        </w:r>
      </w:ins>
      <w:del w:id="1217" w:author="Clau Kegode" w:date="2026-06-12T16:43:00Z" w16du:dateUtc="2026-06-12T13:43:00Z">
        <w:r w:rsidDel="00E44BDE">
          <w:delText>obeying</w:delText>
        </w:r>
      </w:del>
      <w:r>
        <w:t xml:space="preserve"> it</w:t>
      </w:r>
      <w:ins w:id="1218" w:author="Clau Kegode" w:date="2026-06-12T16:44:00Z" w16du:dateUtc="2026-06-12T13:44:00Z">
        <w:r w:rsidR="00E44BDE">
          <w:t xml:space="preserve"> </w:t>
        </w:r>
        <w:proofErr w:type="gramStart"/>
        <w:r w:rsidR="00E44BDE">
          <w:t>take</w:t>
        </w:r>
        <w:proofErr w:type="gramEnd"/>
        <w:r w:rsidR="00E44BDE">
          <w:t xml:space="preserve"> control</w:t>
        </w:r>
      </w:ins>
      <w:r>
        <w:t>.</w:t>
      </w:r>
    </w:p>
    <w:p w14:paraId="000003C6" w14:textId="77777777" w:rsidR="00C57012" w:rsidRDefault="00C57012"/>
    <w:p w14:paraId="000003C7" w14:textId="0E521C40" w:rsidR="00C57012" w:rsidRDefault="00000000">
      <w:r>
        <w:t>The fourth rule</w:t>
      </w:r>
      <w:ins w:id="1219" w:author="Clau Kegode" w:date="2026-06-12T16:44:00Z" w16du:dateUtc="2026-06-12T13:44:00Z">
        <w:r w:rsidR="00E44BDE">
          <w:t>:</w:t>
        </w:r>
      </w:ins>
      <w:del w:id="1220" w:author="Clau Kegode" w:date="2026-06-12T16:44:00Z" w16du:dateUtc="2026-06-12T13:44:00Z">
        <w:r w:rsidDel="00E44BDE">
          <w:delText>,</w:delText>
        </w:r>
      </w:del>
      <w:r>
        <w:t xml:space="preserve"> the scarcity mindset that got you here will work against you past a certain point. Below $100,000, fear is useful. It keeps you disciplined. Above $400,000, that same fear starts </w:t>
      </w:r>
      <w:ins w:id="1221" w:author="Clau Kegode" w:date="2026-06-12T16:45:00Z" w16du:dateUtc="2026-06-12T13:45:00Z">
        <w:r w:rsidR="00E44BDE">
          <w:t>closing the door on</w:t>
        </w:r>
      </w:ins>
      <w:del w:id="1222" w:author="Clau Kegode" w:date="2026-06-12T16:45:00Z" w16du:dateUtc="2026-06-12T13:45:00Z">
        <w:r w:rsidDel="00E44BDE">
          <w:delText>costing you</w:delText>
        </w:r>
      </w:del>
      <w:r>
        <w:t xml:space="preserve"> opportunit</w:t>
      </w:r>
      <w:ins w:id="1223" w:author="Clau Kegode" w:date="2026-06-12T16:45:00Z" w16du:dateUtc="2026-06-12T13:45:00Z">
        <w:r w:rsidR="00E44BDE">
          <w:t>ies</w:t>
        </w:r>
      </w:ins>
      <w:del w:id="1224" w:author="Clau Kegode" w:date="2026-06-12T16:45:00Z" w16du:dateUtc="2026-06-12T13:45:00Z">
        <w:r w:rsidDel="00E44BDE">
          <w:delText>y</w:delText>
        </w:r>
      </w:del>
      <w:r>
        <w:t xml:space="preserve">. The transition between those two modes is the hardest thing the first-generation builder has to </w:t>
      </w:r>
      <w:ins w:id="1225" w:author="Clau Kegode" w:date="2026-06-12T16:45:00Z" w16du:dateUtc="2026-06-12T13:45:00Z">
        <w:r w:rsidR="001D1E0B">
          <w:t>master</w:t>
        </w:r>
      </w:ins>
      <w:del w:id="1226" w:author="Clau Kegode" w:date="2026-06-12T16:45:00Z" w16du:dateUtc="2026-06-12T13:45:00Z">
        <w:r w:rsidDel="001D1E0B">
          <w:delText>navigate</w:delText>
        </w:r>
      </w:del>
      <w:r>
        <w:t>.</w:t>
      </w:r>
    </w:p>
    <w:p w14:paraId="000003C8" w14:textId="77777777" w:rsidR="00C57012" w:rsidRDefault="00C57012"/>
    <w:p w14:paraId="000003C9" w14:textId="24F208F3" w:rsidR="00C57012" w:rsidRDefault="00000000">
      <w:r>
        <w:t>You make a mistake at 35. A big one. Not catastrophic. But significant. You lend $22,000 to a family member who needs it. Not because you have the money to lose. Because you can't say no. Because saying no feels like betrayal. Like forgetting where you came from. The money doesn't come back. Not in a year. Not in three. You absorb it. You keep going. But you feel it. You feel the $22,000 in a way that's not just financial. It's the cost of not having a framework. Of not knowing how to be generous and</w:t>
      </w:r>
      <w:ins w:id="1227" w:author="Clau Kegode" w:date="2026-06-12T16:46:00Z" w16du:dateUtc="2026-06-12T13:46:00Z">
        <w:r w:rsidR="001D1E0B">
          <w:t xml:space="preserve"> still</w:t>
        </w:r>
      </w:ins>
      <w:r>
        <w:t xml:space="preserve"> protect</w:t>
      </w:r>
      <w:del w:id="1228" w:author="Clau Kegode" w:date="2026-06-12T16:46:00Z" w16du:dateUtc="2026-06-12T13:46:00Z">
        <w:r w:rsidDel="001D1E0B">
          <w:delText>ed</w:delText>
        </w:r>
      </w:del>
      <w:r>
        <w:t xml:space="preserve"> </w:t>
      </w:r>
      <w:ins w:id="1229" w:author="Clau Kegode" w:date="2026-06-12T16:46:00Z" w16du:dateUtc="2026-06-12T13:46:00Z">
        <w:r w:rsidR="001D1E0B">
          <w:t xml:space="preserve">yourself </w:t>
        </w:r>
      </w:ins>
      <w:r>
        <w:t>at the same time.</w:t>
      </w:r>
    </w:p>
    <w:p w14:paraId="000003CA" w14:textId="77777777" w:rsidR="00C57012" w:rsidRDefault="00C57012"/>
    <w:p w14:paraId="000003CB" w14:textId="221C6CF0" w:rsidR="00C57012" w:rsidRDefault="00000000">
      <w:r>
        <w:t xml:space="preserve">You build the framework after that. A fixed amount, annually, </w:t>
      </w:r>
      <w:proofErr w:type="gramStart"/>
      <w:r>
        <w:t>set</w:t>
      </w:r>
      <w:proofErr w:type="gramEnd"/>
      <w:r>
        <w:t xml:space="preserve"> aside for family. No more, no less. Not from guilt. From intention. The family still calls. You still answer. But the calls no longer reach your capital. They reach the allocation. That distinction takes years to build. It </w:t>
      </w:r>
      <w:ins w:id="1230" w:author="Clau Kegode" w:date="2026-06-12T16:46:00Z" w16du:dateUtc="2026-06-12T13:46:00Z">
        <w:r w:rsidR="001D1E0B">
          <w:t>changes</w:t>
        </w:r>
      </w:ins>
      <w:del w:id="1231" w:author="Clau Kegode" w:date="2026-06-12T16:46:00Z" w16du:dateUtc="2026-06-12T13:46:00Z">
        <w:r w:rsidDel="001D1E0B">
          <w:delText>saves</w:delText>
        </w:r>
      </w:del>
      <w:r>
        <w:t xml:space="preserve"> everything.</w:t>
      </w:r>
      <w:ins w:id="1232" w:author="Clau Kegode" w:date="2026-06-12T16:46:00Z" w16du:dateUtc="2026-06-12T13:46:00Z">
        <w:r w:rsidR="001D1E0B">
          <w:t xml:space="preserve"> </w:t>
        </w:r>
      </w:ins>
      <w:ins w:id="1233" w:author="Clau Kegode" w:date="2026-06-12T16:46:00Z">
        <w:r w:rsidR="001D1E0B" w:rsidRPr="001D1E0B">
          <w:t>The lesson is not to give less—it is to give in a way that protects both your future and your values.</w:t>
        </w:r>
      </w:ins>
    </w:p>
    <w:p w14:paraId="000003CC" w14:textId="77777777" w:rsidR="00C57012" w:rsidRDefault="00C57012"/>
    <w:p w14:paraId="000003CD" w14:textId="79D9D4AD" w:rsidR="00C57012" w:rsidRDefault="00000000">
      <w:r>
        <w:t xml:space="preserve">You're 38. Your net worth crosses $700,000. The number is real. You can see it. But something strange happens around this level. The psychological arrival you expected never comes. You thought crossing a certain number would feel like </w:t>
      </w:r>
      <w:ins w:id="1234" w:author="Clau Kegode" w:date="2026-06-12T16:47:00Z" w16du:dateUtc="2026-06-12T13:47:00Z">
        <w:r w:rsidR="001D1E0B">
          <w:t>finally arriving</w:t>
        </w:r>
      </w:ins>
      <w:del w:id="1235" w:author="Clau Kegode" w:date="2026-06-12T16:47:00Z" w16du:dateUtc="2026-06-12T13:47:00Z">
        <w:r w:rsidDel="001D1E0B">
          <w:delText>landing</w:delText>
        </w:r>
      </w:del>
      <w:r>
        <w:t>. It doesn't. It feels like altitude. Like you can see further than before. But you're still moving. There is no landing.</w:t>
      </w:r>
    </w:p>
    <w:p w14:paraId="000003CE" w14:textId="77777777" w:rsidR="00C57012" w:rsidRDefault="00C57012"/>
    <w:p w14:paraId="000003CF" w14:textId="2BDE123D" w:rsidR="00C57012" w:rsidRDefault="00000000">
      <w:r>
        <w:t xml:space="preserve">The fifth rule, the milestone is never the destination. It is </w:t>
      </w:r>
      <w:proofErr w:type="gramStart"/>
      <w:r>
        <w:t>the proof</w:t>
      </w:r>
      <w:proofErr w:type="gramEnd"/>
      <w:r>
        <w:t xml:space="preserve"> that the system works. The people who stop at the milestone lose it. The people who understand that the milestone is </w:t>
      </w:r>
      <w:ins w:id="1236" w:author="Clau Kegode" w:date="2026-06-12T16:48:00Z" w16du:dateUtc="2026-06-12T13:48:00Z">
        <w:r w:rsidR="00610A3B">
          <w:t>sim</w:t>
        </w:r>
      </w:ins>
      <w:ins w:id="1237" w:author="Clau Kegode" w:date="2026-06-12T16:49:00Z" w16du:dateUtc="2026-06-12T13:49:00Z">
        <w:r w:rsidR="00610A3B">
          <w:t>ply</w:t>
        </w:r>
      </w:ins>
      <w:del w:id="1238" w:author="Clau Kegode" w:date="2026-06-12T16:48:00Z" w16du:dateUtc="2026-06-12T13:48:00Z">
        <w:r w:rsidDel="00610A3B">
          <w:delText>just</w:delText>
        </w:r>
      </w:del>
      <w:r>
        <w:t xml:space="preserve"> </w:t>
      </w:r>
      <w:ins w:id="1239" w:author="Clau Kegode" w:date="2026-06-12T16:49:00Z" w16du:dateUtc="2026-06-12T13:49:00Z">
        <w:r w:rsidR="00610A3B">
          <w:t>confirmation</w:t>
        </w:r>
      </w:ins>
      <w:del w:id="1240" w:author="Clau Kegode" w:date="2026-06-12T16:49:00Z" w16du:dateUtc="2026-06-12T13:49:00Z">
        <w:r w:rsidDel="00610A3B">
          <w:delText>feedback</w:delText>
        </w:r>
      </w:del>
      <w:r>
        <w:t xml:space="preserve"> keep going.</w:t>
      </w:r>
    </w:p>
    <w:p w14:paraId="000003D0" w14:textId="77777777" w:rsidR="00C57012" w:rsidRDefault="00C57012"/>
    <w:p w14:paraId="000003D1" w14:textId="7D907F50" w:rsidR="00C57012" w:rsidRDefault="00000000">
      <w:r>
        <w:t xml:space="preserve">You're 41. A Tuesday. Nothing special about the date. Your brokerage account updates. The number is $1,000,000. You are the first person in your family's history to reach this number. You don't cry. You don't celebrate. You sit very still for a moment. And then you think about your grandmother. She worked her entire adult life and never had more than $4,000 in savings at one time. She was not less than you. She was not less disciplined. She just had a different </w:t>
      </w:r>
      <w:r>
        <w:lastRenderedPageBreak/>
        <w:t xml:space="preserve">starting point, a different map, and no one ahead of her to show her the terrain. You are not better than her. You are standing on </w:t>
      </w:r>
      <w:ins w:id="1241" w:author="Clau Kegode" w:date="2026-06-12T16:49:00Z" w16du:dateUtc="2026-06-12T13:49:00Z">
        <w:r w:rsidR="00610A3B">
          <w:t>the foundation</w:t>
        </w:r>
      </w:ins>
      <w:del w:id="1242" w:author="Clau Kegode" w:date="2026-06-12T16:49:00Z" w16du:dateUtc="2026-06-12T13:49:00Z">
        <w:r w:rsidDel="00610A3B">
          <w:delText>what</w:delText>
        </w:r>
      </w:del>
      <w:r>
        <w:t xml:space="preserve"> she carried.</w:t>
      </w:r>
    </w:p>
    <w:p w14:paraId="000003D2" w14:textId="77777777" w:rsidR="00C57012" w:rsidRDefault="00C57012"/>
    <w:p w14:paraId="000003D3" w14:textId="0D2DE8F9" w:rsidR="00C57012" w:rsidRDefault="00000000">
      <w:r>
        <w:t xml:space="preserve">The shift. You stop measuring success by what you've accumulated. You start measuring it by what you're building for the people behind you. Not because you owe them. Because you are </w:t>
      </w:r>
      <w:proofErr w:type="gramStart"/>
      <w:r>
        <w:t>now</w:t>
      </w:r>
      <w:proofErr w:type="gramEnd"/>
      <w:r>
        <w:t xml:space="preserve"> the map. You are the coordinates that </w:t>
      </w:r>
      <w:ins w:id="1243" w:author="Clau Kegode" w:date="2026-06-12T16:50:00Z" w16du:dateUtc="2026-06-12T13:50:00Z">
        <w:r w:rsidR="00610A3B">
          <w:t>were missing</w:t>
        </w:r>
      </w:ins>
      <w:del w:id="1244" w:author="Clau Kegode" w:date="2026-06-12T16:50:00Z" w16du:dateUtc="2026-06-12T13:50:00Z">
        <w:r w:rsidDel="00610A3B">
          <w:delText>didn't exist</w:delText>
        </w:r>
      </w:del>
      <w:r>
        <w:t xml:space="preserve"> when you started.</w:t>
      </w:r>
    </w:p>
    <w:p w14:paraId="000003D4" w14:textId="77777777" w:rsidR="00C57012" w:rsidRDefault="00C57012"/>
    <w:p w14:paraId="000003D5" w14:textId="7F557E2D" w:rsidR="00C57012" w:rsidRDefault="00000000">
      <w:r>
        <w:t xml:space="preserve">You're 44. Net worth is $1.7 million. The rental property has doubled in value. The side project became a small business. The brokerage compounds without you touching it. The machine runs. It runs whether you watch it or not. That is the difference between where you started and where you are. At $312, money required your constant attention. At $1.7 million, it </w:t>
      </w:r>
      <w:ins w:id="1245" w:author="Clau Kegode" w:date="2026-06-12T16:50:00Z" w16du:dateUtc="2026-06-12T13:50:00Z">
        <w:r w:rsidR="00610A3B">
          <w:t>continues working</w:t>
        </w:r>
      </w:ins>
      <w:del w:id="1246" w:author="Clau Kegode" w:date="2026-06-12T16:50:00Z" w16du:dateUtc="2026-06-12T13:50:00Z">
        <w:r w:rsidDel="00610A3B">
          <w:delText>operates</w:delText>
        </w:r>
      </w:del>
      <w:r>
        <w:t xml:space="preserve"> while you sleep.</w:t>
      </w:r>
    </w:p>
    <w:p w14:paraId="000003D6" w14:textId="77777777" w:rsidR="00C57012" w:rsidRDefault="00C57012"/>
    <w:p w14:paraId="000003D7" w14:textId="1BA356E6" w:rsidR="00C57012" w:rsidRDefault="00000000">
      <w:r>
        <w:t>The sixth rule, the goal was never to be rich. The goal was to build something that didn't exist before. A new starting line. Not for you. For the one who comes after you. The one who inherits not money but knowledge. Not wealth but context. The coordinates you never had.</w:t>
      </w:r>
      <w:ins w:id="1247" w:author="Clau Kegode" w:date="2026-06-12T16:50:00Z" w16du:dateUtc="2026-06-12T13:50:00Z">
        <w:r w:rsidR="00610A3B" w:rsidRPr="00610A3B">
          <w:t xml:space="preserve"> </w:t>
        </w:r>
      </w:ins>
      <w:ins w:id="1248" w:author="Clau Kegode" w:date="2026-06-12T16:50:00Z">
        <w:r w:rsidR="00610A3B" w:rsidRPr="00610A3B">
          <w:t>That is when wealth becomes more than a numbe</w:t>
        </w:r>
      </w:ins>
      <w:ins w:id="1249" w:author="Clau Kegode" w:date="2026-06-12T16:50:00Z" w16du:dateUtc="2026-06-12T13:50:00Z">
        <w:r w:rsidR="00610A3B">
          <w:t>r.</w:t>
        </w:r>
      </w:ins>
    </w:p>
    <w:p w14:paraId="000003D8" w14:textId="77777777" w:rsidR="00C57012" w:rsidRDefault="00C57012"/>
    <w:p w14:paraId="000003D9" w14:textId="2427DDF8" w:rsidR="00C57012" w:rsidRDefault="00000000">
      <w:r>
        <w:t xml:space="preserve">There is something about being first that never fully leaves you. You still check the account more than you need to. You still feel a flicker of anxiety when a large bill arrives. You still hear the refrigerator hum. Not literally. But somewhere in the back of your nervous system, the math is always running. Because that's what $312 does to a person. It </w:t>
      </w:r>
      <w:ins w:id="1250" w:author="Clau Kegode" w:date="2026-06-12T16:51:00Z" w16du:dateUtc="2026-06-12T13:51:00Z">
        <w:r w:rsidR="00610A3B">
          <w:t>reshapes how they think</w:t>
        </w:r>
      </w:ins>
      <w:del w:id="1251" w:author="Clau Kegode" w:date="2026-06-12T16:51:00Z" w16du:dateUtc="2026-06-12T13:51:00Z">
        <w:r w:rsidDel="00610A3B">
          <w:delText>wires them</w:delText>
        </w:r>
      </w:del>
      <w:r>
        <w:t>. And the wiring doesn't disappear when the number changes.</w:t>
      </w:r>
    </w:p>
    <w:p w14:paraId="000003DA" w14:textId="77777777" w:rsidR="00C57012" w:rsidRDefault="00C57012"/>
    <w:p w14:paraId="000003DB" w14:textId="0E88C3E6" w:rsidR="00C57012" w:rsidRDefault="00000000">
      <w:r>
        <w:t xml:space="preserve">But here's what you know now that you didn't know at 22. The wiring is not a flaw. It is the engine. The </w:t>
      </w:r>
      <w:proofErr w:type="gramStart"/>
      <w:r>
        <w:t>discipline that</w:t>
      </w:r>
      <w:proofErr w:type="gramEnd"/>
      <w:r>
        <w:t xml:space="preserve"> came from scarcity. The attention that came from fear. The relentlessness that came from having no safety net. Those things built the machine. You didn't build wealth </w:t>
      </w:r>
      <w:proofErr w:type="gramStart"/>
      <w:r>
        <w:t>in spite of</w:t>
      </w:r>
      <w:proofErr w:type="gramEnd"/>
      <w:r>
        <w:t xml:space="preserve"> where you came from. You built it because of what that place </w:t>
      </w:r>
      <w:del w:id="1252" w:author="Clau Kegode" w:date="2026-06-12T16:51:00Z" w16du:dateUtc="2026-06-12T13:51:00Z">
        <w:r w:rsidDel="00610A3B">
          <w:delText xml:space="preserve">required </w:delText>
        </w:r>
      </w:del>
      <w:ins w:id="1253" w:author="Clau Kegode" w:date="2026-06-12T16:51:00Z" w16du:dateUtc="2026-06-12T13:51:00Z">
        <w:r w:rsidR="00610A3B">
          <w:t>demanded</w:t>
        </w:r>
        <w:r w:rsidR="00610A3B">
          <w:t xml:space="preserve"> </w:t>
        </w:r>
      </w:ins>
      <w:r>
        <w:t>of you.</w:t>
      </w:r>
      <w:ins w:id="1254" w:author="Clau Kegode" w:date="2026-06-12T16:52:00Z" w16du:dateUtc="2026-06-12T13:52:00Z">
        <w:r w:rsidR="00610A3B" w:rsidRPr="00610A3B">
          <w:t xml:space="preserve"> </w:t>
        </w:r>
      </w:ins>
      <w:ins w:id="1255" w:author="Clau Kegode" w:date="2026-06-12T16:52:00Z">
        <w:r w:rsidR="00610A3B" w:rsidRPr="00610A3B">
          <w:t>What once felt like a disadvantage became the very source of your strength.</w:t>
        </w:r>
      </w:ins>
    </w:p>
    <w:p w14:paraId="000003DC" w14:textId="77777777" w:rsidR="00C57012" w:rsidRDefault="00C57012"/>
    <w:p w14:paraId="000003DD" w14:textId="737CD1B3" w:rsidR="00C57012" w:rsidRDefault="00000000">
      <w:r>
        <w:t xml:space="preserve">Somewhere right now, there is a 22-year-old at a kitchen table that wobbles </w:t>
      </w:r>
      <w:ins w:id="1256" w:author="Clau Kegode" w:date="2026-06-12T16:52:00Z" w16du:dateUtc="2026-06-12T13:52:00Z">
        <w:r w:rsidR="00610A3B">
          <w:t xml:space="preserve">slightly </w:t>
        </w:r>
      </w:ins>
      <w:r>
        <w:t>on one leg. The refrigerator hums. The account balance is $312. They just sent $47 to their mom. They are not behind. They don't know that yet. They have no map for this territory. No one in the family does. They are going to become the map.</w:t>
      </w:r>
    </w:p>
    <w:p w14:paraId="000003DE" w14:textId="77777777" w:rsidR="00C57012" w:rsidRDefault="00C57012"/>
    <w:p w14:paraId="000003DF" w14:textId="77777777" w:rsidR="00C57012" w:rsidRDefault="00000000">
      <w:r>
        <w:t>The machine doesn't care what family you came from. It doesn't care what your parents had or didn't have. It opens every morning and it takes whoever shows up and does the work. The balance is $312. It always starts there. For the first one, it always will.</w:t>
      </w:r>
    </w:p>
    <w:p w14:paraId="000003E0" w14:textId="77777777" w:rsidR="00C57012" w:rsidRDefault="00C57012"/>
    <w:p w14:paraId="000003E1" w14:textId="77777777" w:rsidR="00C57012" w:rsidRDefault="00000000">
      <w:r>
        <w:t>#</w:t>
      </w:r>
    </w:p>
    <w:p w14:paraId="000003E2" w14:textId="77777777" w:rsidR="00C57012" w:rsidRDefault="00C57012"/>
    <w:p w14:paraId="000003E3" w14:textId="77777777" w:rsidR="00C57012" w:rsidRDefault="00000000">
      <w:r>
        <w:t>═══════════════════════════════════════════════════════</w:t>
      </w:r>
    </w:p>
    <w:p w14:paraId="000003E4" w14:textId="77777777" w:rsidR="00C57012" w:rsidRDefault="00C57012"/>
    <w:p w14:paraId="000003E5" w14:textId="77777777" w:rsidR="00C57012" w:rsidRDefault="00000000">
      <w:r>
        <w:t>POV: Your Life If You Start Investing Just $10 Per Day</w:t>
      </w:r>
    </w:p>
    <w:p w14:paraId="000003E6" w14:textId="77777777" w:rsidR="00C57012" w:rsidRDefault="00C57012"/>
    <w:p w14:paraId="000003E7" w14:textId="77777777" w:rsidR="00C57012" w:rsidRDefault="00000000">
      <w:r>
        <w:t>---</w:t>
      </w:r>
    </w:p>
    <w:p w14:paraId="000003E8" w14:textId="77777777" w:rsidR="00C57012" w:rsidRDefault="00C57012"/>
    <w:p w14:paraId="000003E9" w14:textId="77777777" w:rsidR="00C57012" w:rsidRDefault="00000000">
      <w:r>
        <w:t>##</w:t>
      </w:r>
    </w:p>
    <w:p w14:paraId="000003EA" w14:textId="77777777" w:rsidR="00C57012" w:rsidRDefault="00C57012"/>
    <w:p w14:paraId="000003EB" w14:textId="57F19546" w:rsidR="00C57012" w:rsidRDefault="00000000">
      <w:r>
        <w:t xml:space="preserve">$10. That's it. That's the number. Not a salary. Not a bonus. Not a windfall from a relative you barely knew. Ten dollars. One bill. The kind that gets lost in the bottom of a jacket pocket. The kind you spend on a meal deal without thinking. The kind that, if you started putting it somewhere specific every single day at age 22, </w:t>
      </w:r>
      <w:del w:id="1257" w:author="Clau Kegode" w:date="2026-06-12T16:54:00Z" w16du:dateUtc="2026-06-12T13:54:00Z">
        <w:r w:rsidDel="00610A3B">
          <w:delText>would do something to</w:delText>
        </w:r>
      </w:del>
      <w:ins w:id="1258" w:author="Clau Kegode" w:date="2026-06-12T16:54:00Z" w16du:dateUtc="2026-06-12T13:54:00Z">
        <w:r w:rsidR="00610A3B">
          <w:t>could completely change</w:t>
        </w:r>
      </w:ins>
      <w:r>
        <w:t xml:space="preserve"> your life </w:t>
      </w:r>
      <w:ins w:id="1259" w:author="Clau Kegode" w:date="2026-06-12T16:54:00Z" w16du:dateUtc="2026-06-12T13:54:00Z">
        <w:r w:rsidR="00610A3B">
          <w:t xml:space="preserve">in a way </w:t>
        </w:r>
      </w:ins>
      <w:r>
        <w:t xml:space="preserve">that most people will never believe until they see </w:t>
      </w:r>
      <w:proofErr w:type="gramStart"/>
      <w:r>
        <w:t>the math</w:t>
      </w:r>
      <w:proofErr w:type="gramEnd"/>
      <w:r>
        <w:t>. And even then, some of them still won't believe it.</w:t>
      </w:r>
    </w:p>
    <w:p w14:paraId="000003EC" w14:textId="77777777" w:rsidR="00C57012" w:rsidRDefault="00C57012"/>
    <w:p w14:paraId="000003ED" w14:textId="625587C5" w:rsidR="00C57012" w:rsidRDefault="00000000">
      <w:r>
        <w:t xml:space="preserve">You are 22. You just got your first real paycheck. Not the summer job money. The real one. The one with taxes already </w:t>
      </w:r>
      <w:ins w:id="1260" w:author="Clau Kegode" w:date="2026-06-12T16:55:00Z" w16du:dateUtc="2026-06-12T13:55:00Z">
        <w:r w:rsidR="00610A3B">
          <w:t>taken out</w:t>
        </w:r>
      </w:ins>
      <w:del w:id="1261" w:author="Clau Kegode" w:date="2026-06-12T16:55:00Z" w16du:dateUtc="2026-06-12T13:55:00Z">
        <w:r w:rsidDel="00610A3B">
          <w:delText>removed</w:delText>
        </w:r>
      </w:del>
      <w:r>
        <w:t xml:space="preserve">, the one that hits </w:t>
      </w:r>
      <w:ins w:id="1262" w:author="Clau Kegode" w:date="2026-06-12T16:55:00Z" w16du:dateUtc="2026-06-12T13:55:00Z">
        <w:r w:rsidR="00610A3B">
          <w:t xml:space="preserve">your account </w:t>
        </w:r>
      </w:ins>
      <w:r>
        <w:t xml:space="preserve">and feels smaller than you expected. You have $2,200 in a checking account. You have $19,000 in student debt. You have a rent payment that feels </w:t>
      </w:r>
      <w:del w:id="1263" w:author="Clau Kegode" w:date="2026-06-12T16:56:00Z" w16du:dateUtc="2026-06-12T13:56:00Z">
        <w:r w:rsidDel="00610A3B">
          <w:delText>aggressive</w:delText>
        </w:r>
      </w:del>
      <w:ins w:id="1264" w:author="Clau Kegode" w:date="2026-06-12T16:56:00Z" w16du:dateUtc="2026-06-12T13:56:00Z">
        <w:r w:rsidR="00610A3B">
          <w:t>shockingly high</w:t>
        </w:r>
      </w:ins>
      <w:r>
        <w:t xml:space="preserve"> for the square footage you're living in. And you have exactly zero invested. Zero. Not because you don't want to invest</w:t>
      </w:r>
      <w:ins w:id="1265" w:author="Clau Kegode" w:date="2026-06-12T16:56:00Z" w16du:dateUtc="2026-06-12T13:56:00Z">
        <w:r w:rsidR="00610A3B">
          <w:t xml:space="preserve">, </w:t>
        </w:r>
      </w:ins>
      <w:del w:id="1266" w:author="Clau Kegode" w:date="2026-06-12T16:56:00Z" w16du:dateUtc="2026-06-12T13:56:00Z">
        <w:r w:rsidDel="00610A3B">
          <w:delText>. B</w:delText>
        </w:r>
      </w:del>
      <w:ins w:id="1267" w:author="Clau Kegode" w:date="2026-06-12T16:56:00Z" w16du:dateUtc="2026-06-12T13:56:00Z">
        <w:r w:rsidR="00610A3B">
          <w:t>but b</w:t>
        </w:r>
      </w:ins>
      <w:r>
        <w:t xml:space="preserve">ecause nobody </w:t>
      </w:r>
      <w:proofErr w:type="gramStart"/>
      <w:r>
        <w:t>told</w:t>
      </w:r>
      <w:proofErr w:type="gramEnd"/>
      <w:r>
        <w:t xml:space="preserve"> you how. And the people who could have told you were too busy telling you to work harder.</w:t>
      </w:r>
    </w:p>
    <w:p w14:paraId="000003EE" w14:textId="77777777" w:rsidR="00C57012" w:rsidRDefault="00C57012"/>
    <w:p w14:paraId="000003EF" w14:textId="77777777" w:rsidR="00C57012" w:rsidRDefault="00000000">
      <w:pPr>
        <w:rPr>
          <w:ins w:id="1268" w:author="Clau Kegode" w:date="2026-06-12T16:57:00Z" w16du:dateUtc="2026-06-12T13:57:00Z"/>
        </w:rPr>
      </w:pPr>
      <w:r>
        <w:t xml:space="preserve">You download a brokerage app on </w:t>
      </w:r>
      <w:proofErr w:type="gramStart"/>
      <w:r>
        <w:t>a Thursday</w:t>
      </w:r>
      <w:proofErr w:type="gramEnd"/>
      <w:r>
        <w:t xml:space="preserve"> night. You sit there for twenty minutes doing nothing. The interface asks you what kind of investor you are. You don't know. You click moderate. You put in $50. You feel like you did something. You check it the next morning. It went up $0.63. You check it again at lunch. Down $1.10. You check it before bed. Up $0.44. This is not investing. This is watching a number breathe. But it is the beginning.</w:t>
      </w:r>
    </w:p>
    <w:p w14:paraId="05F1A789" w14:textId="77777777" w:rsidR="00610A3B" w:rsidRDefault="00610A3B">
      <w:pPr>
        <w:rPr>
          <w:ins w:id="1269" w:author="Clau Kegode" w:date="2026-06-12T16:57:00Z" w16du:dateUtc="2026-06-12T13:57:00Z"/>
        </w:rPr>
      </w:pPr>
    </w:p>
    <w:p w14:paraId="7EAC93D5" w14:textId="02E6BDB8" w:rsidR="00610A3B" w:rsidRDefault="00610A3B">
      <w:ins w:id="1270" w:author="Clau Kegode" w:date="2026-06-12T16:57:00Z">
        <w:r w:rsidRPr="00610A3B">
          <w:t>And like most worthwhile habits, the hardest part is simply taking that first step.</w:t>
        </w:r>
      </w:ins>
    </w:p>
    <w:p w14:paraId="000003F0" w14:textId="77777777" w:rsidR="00C57012" w:rsidRDefault="00C57012"/>
    <w:p w14:paraId="000003F1" w14:textId="77777777" w:rsidR="00C57012" w:rsidRDefault="00000000">
      <w:r>
        <w:t xml:space="preserve">The first rule, starting is the only decision that </w:t>
      </w:r>
      <w:proofErr w:type="gramStart"/>
      <w:r>
        <w:t>actually compounds</w:t>
      </w:r>
      <w:proofErr w:type="gramEnd"/>
      <w:r>
        <w:t>. Every other decision, what to buy, when to buy, how much to buy, matters less than the decision to begin at all. The market does not care when you feel ready. Time does not wait for confidence.</w:t>
      </w:r>
    </w:p>
    <w:p w14:paraId="000003F2" w14:textId="77777777" w:rsidR="00C57012" w:rsidRDefault="00C57012"/>
    <w:p w14:paraId="000003F3" w14:textId="3F9DFC35" w:rsidR="00C57012" w:rsidRDefault="00000000">
      <w:r>
        <w:t xml:space="preserve">You set up an automatic transfer. Ten dollars a day. Three hundred </w:t>
      </w:r>
      <w:ins w:id="1271" w:author="Clau Kegode" w:date="2026-06-12T16:57:00Z" w16du:dateUtc="2026-06-12T13:57:00Z">
        <w:r w:rsidR="00610A3B">
          <w:t xml:space="preserve">dollars </w:t>
        </w:r>
      </w:ins>
      <w:r>
        <w:t xml:space="preserve">a month. It comes out quietly, before you can spend it on something you won't remember. You stop thinking about it after about two weeks. That is the point. The money moves before you can </w:t>
      </w:r>
      <w:ins w:id="1272" w:author="Clau Kegode" w:date="2026-06-12T16:57:00Z" w16du:dateUtc="2026-06-12T13:57:00Z">
        <w:r w:rsidR="00610A3B">
          <w:t>talk yourself</w:t>
        </w:r>
      </w:ins>
      <w:del w:id="1273" w:author="Clau Kegode" w:date="2026-06-12T16:57:00Z" w16du:dateUtc="2026-06-12T13:57:00Z">
        <w:r w:rsidDel="00610A3B">
          <w:delText>argue</w:delText>
        </w:r>
      </w:del>
      <w:ins w:id="1274" w:author="Clau Kegode" w:date="2026-06-12T16:57:00Z" w16du:dateUtc="2026-06-12T13:57:00Z">
        <w:r w:rsidR="00610A3B">
          <w:t xml:space="preserve"> out of</w:t>
        </w:r>
      </w:ins>
      <w:del w:id="1275" w:author="Clau Kegode" w:date="2026-06-12T16:57:00Z" w16du:dateUtc="2026-06-12T13:57:00Z">
        <w:r w:rsidDel="00610A3B">
          <w:delText xml:space="preserve"> with</w:delText>
        </w:r>
      </w:del>
      <w:r>
        <w:t xml:space="preserve"> it.</w:t>
      </w:r>
    </w:p>
    <w:p w14:paraId="000003F4" w14:textId="77777777" w:rsidR="00C57012" w:rsidRDefault="00C57012"/>
    <w:p w14:paraId="000003F5" w14:textId="77777777" w:rsidR="00C57012" w:rsidRDefault="00000000">
      <w:r>
        <w:t>Six months in. Your portfolio is worth $1,740. You contributed $1,800. You're technically down sixty dollars on paper. You feel nothing. That's fine. That's normal. You don't touch it.</w:t>
      </w:r>
    </w:p>
    <w:p w14:paraId="000003F6" w14:textId="77777777" w:rsidR="00C57012" w:rsidRDefault="00C57012"/>
    <w:p w14:paraId="000003F7" w14:textId="55E3FCA6" w:rsidR="00C57012" w:rsidRDefault="00000000">
      <w:r>
        <w:t>One year in. You are 23. The account reads $3,820. You put in $3,600. The market gave you an extra $220. It's not dramatic. It barely registers. You go to a friend's birthday dinner and spend $80 on food and drinks without thinking. You do not</w:t>
      </w:r>
      <w:ins w:id="1276" w:author="Clau Kegode" w:date="2026-06-12T16:58:00Z" w16du:dateUtc="2026-06-12T13:58:00Z">
        <w:r w:rsidR="00610A3B">
          <w:t xml:space="preserve"> yet</w:t>
        </w:r>
      </w:ins>
      <w:r>
        <w:t xml:space="preserve"> connect those two numbers. Not yet.</w:t>
      </w:r>
    </w:p>
    <w:p w14:paraId="000003F8" w14:textId="77777777" w:rsidR="00C57012" w:rsidRDefault="00C57012"/>
    <w:p w14:paraId="189A2C14" w14:textId="77777777" w:rsidR="00F04F1A" w:rsidRDefault="00000000">
      <w:pPr>
        <w:rPr>
          <w:ins w:id="1277" w:author="Clau Kegode" w:date="2026-06-12T16:59:00Z" w16du:dateUtc="2026-06-12T13:59:00Z"/>
        </w:rPr>
      </w:pPr>
      <w:r>
        <w:lastRenderedPageBreak/>
        <w:t>Two years in. The account is</w:t>
      </w:r>
      <w:ins w:id="1278" w:author="Clau Kegode" w:date="2026-06-12T16:58:00Z" w16du:dateUtc="2026-06-12T13:58:00Z">
        <w:r w:rsidR="00F04F1A">
          <w:t xml:space="preserve"> now worth</w:t>
        </w:r>
      </w:ins>
      <w:r>
        <w:t xml:space="preserve"> $8,100. You </w:t>
      </w:r>
      <w:proofErr w:type="gramStart"/>
      <w:r>
        <w:t>have contributed</w:t>
      </w:r>
      <w:proofErr w:type="gramEnd"/>
      <w:r>
        <w:t xml:space="preserve"> $7,200. The market </w:t>
      </w:r>
      <w:ins w:id="1279" w:author="Clau Kegode" w:date="2026-06-12T16:58:00Z" w16du:dateUtc="2026-06-12T13:58:00Z">
        <w:r w:rsidR="00F04F1A">
          <w:t>has</w:t>
        </w:r>
      </w:ins>
      <w:ins w:id="1280" w:author="Clau Kegode" w:date="2026-06-12T16:59:00Z" w16du:dateUtc="2026-06-12T13:59:00Z">
        <w:r w:rsidR="00F04F1A">
          <w:t xml:space="preserve"> </w:t>
        </w:r>
      </w:ins>
      <w:r>
        <w:t>added $900. Still quiet. Still boring. The money is doing something, but it doesn't feel like anything yet. You are 24. You are not yet sure this is going to work. Most people stop here. Not because they need the money</w:t>
      </w:r>
      <w:ins w:id="1281" w:author="Clau Kegode" w:date="2026-06-12T16:59:00Z" w16du:dateUtc="2026-06-12T13:59:00Z">
        <w:r w:rsidR="00F04F1A">
          <w:t>, but b</w:t>
        </w:r>
      </w:ins>
      <w:del w:id="1282" w:author="Clau Kegode" w:date="2026-06-12T16:59:00Z" w16du:dateUtc="2026-06-12T13:59:00Z">
        <w:r w:rsidDel="00F04F1A">
          <w:delText>. B</w:delText>
        </w:r>
      </w:del>
      <w:r>
        <w:t>ecause the silence feels like nothing is happening.</w:t>
      </w:r>
    </w:p>
    <w:p w14:paraId="13E5DA4F" w14:textId="77777777" w:rsidR="00F04F1A" w:rsidRDefault="00F04F1A">
      <w:pPr>
        <w:rPr>
          <w:ins w:id="1283" w:author="Clau Kegode" w:date="2026-06-12T16:59:00Z" w16du:dateUtc="2026-06-12T13:59:00Z"/>
        </w:rPr>
      </w:pPr>
    </w:p>
    <w:p w14:paraId="000003F9" w14:textId="431ABB28" w:rsidR="00C57012" w:rsidRDefault="00F04F1A">
      <w:ins w:id="1284" w:author="Clau Kegode" w:date="2026-06-12T16:59:00Z">
        <w:r w:rsidRPr="00F04F1A">
          <w:t>The reality is that the biggest results often begin during the periods when progress is hardest to notice.</w:t>
        </w:r>
      </w:ins>
    </w:p>
    <w:p w14:paraId="000003FA" w14:textId="77777777" w:rsidR="00C57012" w:rsidRDefault="00C57012"/>
    <w:p w14:paraId="000003FB" w14:textId="3F789DCB" w:rsidR="00C57012" w:rsidRDefault="00000000">
      <w:r>
        <w:t>The second rule</w:t>
      </w:r>
      <w:del w:id="1285" w:author="Clau Kegode" w:date="2026-06-12T16:59:00Z" w16du:dateUtc="2026-06-12T13:59:00Z">
        <w:r w:rsidDel="00F04F1A">
          <w:delText>,</w:delText>
        </w:r>
      </w:del>
      <w:ins w:id="1286" w:author="Clau Kegode" w:date="2026-06-12T16:59:00Z" w16du:dateUtc="2026-06-12T13:59:00Z">
        <w:r w:rsidR="00F04F1A">
          <w:t>:</w:t>
        </w:r>
      </w:ins>
      <w:r>
        <w:t xml:space="preserve"> the first five years feel like nothing. The last five years feel like everything. Compound growth is not linear. It is exponential. Which means the graph is almost flat for years and then suddenly it isn't. Most people leave before the curve bends.</w:t>
      </w:r>
    </w:p>
    <w:p w14:paraId="000003FC" w14:textId="77777777" w:rsidR="00C57012" w:rsidRDefault="00C57012"/>
    <w:p w14:paraId="000003FD" w14:textId="35A02B28" w:rsidR="00C57012" w:rsidRDefault="00000000">
      <w:r>
        <w:t>You get a raise at 25. Not a life-changing one. Four thousand dollars a year before tax. You increase your daily contribution from ten to fifteen dollars. Four hundred and fifty</w:t>
      </w:r>
      <w:ins w:id="1287" w:author="Clau Kegode" w:date="2026-06-12T17:00:00Z" w16du:dateUtc="2026-06-12T14:00:00Z">
        <w:r w:rsidR="00F04F1A">
          <w:t xml:space="preserve"> dollars</w:t>
        </w:r>
      </w:ins>
      <w:r>
        <w:t xml:space="preserve"> a month. You don't announce this to anyone. You just adjust the transfer. The change takes</w:t>
      </w:r>
      <w:ins w:id="1288" w:author="Clau Kegode" w:date="2026-06-12T17:00:00Z" w16du:dateUtc="2026-06-12T14:00:00Z">
        <w:r w:rsidR="00F04F1A">
          <w:t xml:space="preserve"> less than</w:t>
        </w:r>
      </w:ins>
      <w:r>
        <w:t xml:space="preserve"> eleven seconds.</w:t>
      </w:r>
    </w:p>
    <w:p w14:paraId="000003FE" w14:textId="77777777" w:rsidR="00C57012" w:rsidRDefault="00C57012"/>
    <w:p w14:paraId="000003FF" w14:textId="77777777" w:rsidR="00C57012" w:rsidRDefault="00000000">
      <w:r>
        <w:t>You are 26. Your portfolio crosses $20,000 for the first time. You have contributed just over $14,000. The market built the rest. Twenty thousand dollars. You've never had that in one place before. You look at it for a while. You don't do anything. You leave it alone.</w:t>
      </w:r>
    </w:p>
    <w:p w14:paraId="00000400" w14:textId="77777777" w:rsidR="00C57012" w:rsidRDefault="00C57012"/>
    <w:p w14:paraId="00000401" w14:textId="77777777" w:rsidR="00C57012" w:rsidRDefault="00000000">
      <w:r>
        <w:t>The shift. You stop checking the account every day. You start checking it every month. The noise becomes background. The number becomes a fact, not a feeling.</w:t>
      </w:r>
    </w:p>
    <w:p w14:paraId="00000402" w14:textId="77777777" w:rsidR="00C57012" w:rsidRDefault="00C57012"/>
    <w:p w14:paraId="00000403" w14:textId="15140F1B" w:rsidR="00C57012" w:rsidRDefault="00000000">
      <w:r>
        <w:t xml:space="preserve">You are 28. The account is $38,000. You have put in roughly $21,000 across six years of consistent transfers. The market built seventeen thousand </w:t>
      </w:r>
      <w:ins w:id="1289" w:author="Clau Kegode" w:date="2026-06-12T17:01:00Z" w16du:dateUtc="2026-06-12T14:01:00Z">
        <w:r w:rsidR="00F04F1A">
          <w:t xml:space="preserve">dollars </w:t>
        </w:r>
      </w:ins>
      <w:r>
        <w:t>on top of that. You are making more from money you already put in than you are from new contributions. That ratio is going to keep shifting. You don't fully understand it yet. But something quiet is changing.</w:t>
      </w:r>
    </w:p>
    <w:p w14:paraId="00000404" w14:textId="77777777" w:rsidR="00C57012" w:rsidRDefault="00C57012"/>
    <w:p w14:paraId="00000405" w14:textId="77777777" w:rsidR="00C57012" w:rsidRDefault="00000000">
      <w:r>
        <w:t xml:space="preserve">A recession hits. You are 29. The market drops 24% in eight months. Your portfolio goes from $43,000 to $33,000 in what feels like a week. Ten thousand dollars, gone. Not spent. Not stolen. Just gone from the number on the screen. You feel sick. You consider pausing the automatic transfer. You don't. You don't touch it. You have done nothing wrong. You are still buying. Every month you </w:t>
      </w:r>
      <w:proofErr w:type="gramStart"/>
      <w:r>
        <w:t>are buying</w:t>
      </w:r>
      <w:proofErr w:type="gramEnd"/>
      <w:r>
        <w:t xml:space="preserve"> more shares at lower prices. You don't see it that way yet. But that's what's happening.</w:t>
      </w:r>
    </w:p>
    <w:p w14:paraId="00000406" w14:textId="77777777" w:rsidR="00C57012" w:rsidRDefault="00C57012"/>
    <w:p w14:paraId="00000407" w14:textId="77777777" w:rsidR="00C57012" w:rsidRDefault="00000000">
      <w:pPr>
        <w:rPr>
          <w:ins w:id="1290" w:author="Clau Kegode" w:date="2026-06-12T17:01:00Z" w16du:dateUtc="2026-06-12T14:01:00Z"/>
        </w:rPr>
      </w:pPr>
      <w:r>
        <w:t xml:space="preserve">The third rule, a market drop is not a loss unless you sell. The account balance is not your wealth. It is the current price of something you own. The price of your house </w:t>
      </w:r>
      <w:proofErr w:type="gramStart"/>
      <w:r>
        <w:t>drops</w:t>
      </w:r>
      <w:proofErr w:type="gramEnd"/>
      <w:r>
        <w:t xml:space="preserve"> in a bad market. You don't panic-sell your house. The logic is identical. The emotion is not.</w:t>
      </w:r>
    </w:p>
    <w:p w14:paraId="43038960" w14:textId="77777777" w:rsidR="00F04F1A" w:rsidRDefault="00F04F1A">
      <w:pPr>
        <w:rPr>
          <w:ins w:id="1291" w:author="Clau Kegode" w:date="2026-06-12T17:01:00Z" w16du:dateUtc="2026-06-12T14:01:00Z"/>
        </w:rPr>
      </w:pPr>
    </w:p>
    <w:p w14:paraId="04893BBB" w14:textId="42369CF1" w:rsidR="00F04F1A" w:rsidRDefault="00F04F1A">
      <w:ins w:id="1292" w:author="Clau Kegode" w:date="2026-06-12T17:01:00Z">
        <w:r w:rsidRPr="00F04F1A">
          <w:t>This is often the moment when long-term investors separate themselves from everyone else.</w:t>
        </w:r>
      </w:ins>
    </w:p>
    <w:p w14:paraId="00000408" w14:textId="77777777" w:rsidR="00C57012" w:rsidRDefault="00C57012"/>
    <w:p w14:paraId="00000409" w14:textId="73799A4F" w:rsidR="00C57012" w:rsidRDefault="00000000">
      <w:r>
        <w:lastRenderedPageBreak/>
        <w:t xml:space="preserve">The market </w:t>
      </w:r>
      <w:proofErr w:type="gramStart"/>
      <w:r>
        <w:t>recovers</w:t>
      </w:r>
      <w:proofErr w:type="gramEnd"/>
      <w:r>
        <w:t xml:space="preserve">. It always has. Your account at 31 reads $68,000. You have contributed around $32,000 </w:t>
      </w:r>
      <w:proofErr w:type="gramStart"/>
      <w:r>
        <w:t>across</w:t>
      </w:r>
      <w:proofErr w:type="gramEnd"/>
      <w:r>
        <w:t xml:space="preserve"> nine years. The market built thirty-six thousand</w:t>
      </w:r>
      <w:ins w:id="1293" w:author="Clau Kegode" w:date="2026-06-12T17:02:00Z" w16du:dateUtc="2026-06-12T14:02:00Z">
        <w:r w:rsidR="00F04F1A">
          <w:t xml:space="preserve"> dollars</w:t>
        </w:r>
      </w:ins>
      <w:r>
        <w:t>. The market is now doing more work than you are. Every single month. Without your help.</w:t>
      </w:r>
    </w:p>
    <w:p w14:paraId="0000040A" w14:textId="77777777" w:rsidR="00C57012" w:rsidRDefault="00C57012"/>
    <w:p w14:paraId="0000040B" w14:textId="73D970CD" w:rsidR="00C57012" w:rsidRDefault="00000000">
      <w:r>
        <w:t>You are 32. You get a new job. Your income jumps. You increase the daily contribution to twenty-five dollars. Seven hundred and fifty</w:t>
      </w:r>
      <w:ins w:id="1294" w:author="Clau Kegode" w:date="2026-06-12T17:02:00Z" w16du:dateUtc="2026-06-12T14:02:00Z">
        <w:r w:rsidR="00F04F1A">
          <w:t xml:space="preserve"> dollars</w:t>
        </w:r>
      </w:ins>
      <w:r>
        <w:t xml:space="preserve"> a month. You don't upgrade your lifestyle to match the </w:t>
      </w:r>
      <w:proofErr w:type="gramStart"/>
      <w:r>
        <w:t>raise</w:t>
      </w:r>
      <w:proofErr w:type="gramEnd"/>
      <w:r>
        <w:t>. You upgrade the transfer instead. Your friends buy new cars. You do not. You are not suffering. You just see the money differently now. You see every dollar as a vote for a future version of yourself.</w:t>
      </w:r>
    </w:p>
    <w:p w14:paraId="0000040C" w14:textId="77777777" w:rsidR="00C57012" w:rsidRDefault="00C57012"/>
    <w:p w14:paraId="0000040D" w14:textId="77777777" w:rsidR="00C57012" w:rsidRDefault="00000000">
      <w:r>
        <w:t xml:space="preserve">The shift. You stop thinking about what you're giving up. You start thinking about what you're building. The sacrifice disappears. It isn't </w:t>
      </w:r>
      <w:proofErr w:type="gramStart"/>
      <w:r>
        <w:t>sacrifice</w:t>
      </w:r>
      <w:proofErr w:type="gramEnd"/>
      <w:r>
        <w:t xml:space="preserve"> anymore. It's just math.</w:t>
      </w:r>
    </w:p>
    <w:p w14:paraId="0000040E" w14:textId="77777777" w:rsidR="00C57012" w:rsidRDefault="00C57012"/>
    <w:p w14:paraId="0000040F" w14:textId="3D05C9C2" w:rsidR="00C57012" w:rsidRDefault="00000000">
      <w:r>
        <w:t>You are 35. The account is $142,000. You have contributed roughly $58,000 across thirteen years. The market built eighty-four thousand</w:t>
      </w:r>
      <w:ins w:id="1295" w:author="Clau Kegode" w:date="2026-06-12T17:02:00Z" w16du:dateUtc="2026-06-12T14:02:00Z">
        <w:r w:rsidR="00F04F1A">
          <w:t xml:space="preserve"> dollars</w:t>
        </w:r>
      </w:ins>
      <w:r>
        <w:t>. You are watching a machine that runs without you. You put fuel in. It runs. You sleep. It runs. You go on vacation. It runs. You do nothing on a Sunday. It runs. This is the thing nobody told you about at 22. Not the number. The machine.</w:t>
      </w:r>
    </w:p>
    <w:p w14:paraId="00000410" w14:textId="77777777" w:rsidR="00C57012" w:rsidRDefault="00C57012"/>
    <w:p w14:paraId="00000411" w14:textId="77777777" w:rsidR="00C57012" w:rsidRDefault="00000000">
      <w:r>
        <w:t>The fourth rule, below $100,000, you are still learning. Above it, the machine starts to teach you. The account at this level begins to do things in a single quarter that used to take you two years to contribute. That changes how you see time. That changes how you see spending. That changes everything.</w:t>
      </w:r>
    </w:p>
    <w:p w14:paraId="00000412" w14:textId="77777777" w:rsidR="00C57012" w:rsidRDefault="00C57012"/>
    <w:p w14:paraId="00000413" w14:textId="68EE772B" w:rsidR="00C57012" w:rsidRDefault="00000000">
      <w:r>
        <w:t xml:space="preserve">You are 38. The </w:t>
      </w:r>
      <w:proofErr w:type="gramStart"/>
      <w:r>
        <w:t>account</w:t>
      </w:r>
      <w:proofErr w:type="gramEnd"/>
      <w:r>
        <w:t xml:space="preserve"> is $231,000. You put in maybe $</w:t>
      </w:r>
      <w:proofErr w:type="gramStart"/>
      <w:r>
        <w:t>80,000</w:t>
      </w:r>
      <w:proofErr w:type="gramEnd"/>
      <w:r>
        <w:t xml:space="preserve"> total </w:t>
      </w:r>
      <w:proofErr w:type="gramStart"/>
      <w:r>
        <w:t>across</w:t>
      </w:r>
      <w:proofErr w:type="gramEnd"/>
      <w:r>
        <w:t xml:space="preserve"> sixteen years. The market built a hundred and fifty thousand</w:t>
      </w:r>
      <w:ins w:id="1296" w:author="Clau Kegode" w:date="2026-06-12T17:03:00Z" w16du:dateUtc="2026-06-12T14:03:00Z">
        <w:r w:rsidR="00F04F1A">
          <w:t xml:space="preserve"> dollars of growth</w:t>
        </w:r>
      </w:ins>
      <w:r>
        <w:t xml:space="preserve">. You are contributing $750 a month. The market is adding more than that, on average, </w:t>
      </w:r>
      <w:ins w:id="1297" w:author="Clau Kegode" w:date="2026-06-12T17:04:00Z" w16du:dateUtc="2026-06-12T14:04:00Z">
        <w:r w:rsidR="00F04F1A">
          <w:t>through investment</w:t>
        </w:r>
      </w:ins>
      <w:del w:id="1298" w:author="Clau Kegode" w:date="2026-06-12T17:04:00Z" w16du:dateUtc="2026-06-12T14:04:00Z">
        <w:r w:rsidDel="00F04F1A">
          <w:delText>just in</w:delText>
        </w:r>
      </w:del>
      <w:r>
        <w:t xml:space="preserve"> returns</w:t>
      </w:r>
      <w:ins w:id="1299" w:author="Clau Kegode" w:date="2026-06-12T17:04:00Z" w16du:dateUtc="2026-06-12T14:04:00Z">
        <w:r w:rsidR="00F04F1A">
          <w:t xml:space="preserve"> alone</w:t>
        </w:r>
      </w:ins>
      <w:r>
        <w:t xml:space="preserve">. You are no longer the primary source of growth. You are a co-contributor to something that has </w:t>
      </w:r>
      <w:del w:id="1300" w:author="Clau Kegode" w:date="2026-06-12T17:04:00Z" w16du:dateUtc="2026-06-12T14:04:00Z">
        <w:r w:rsidDel="00F04F1A">
          <w:delText>out</w:delText>
        </w:r>
      </w:del>
      <w:r>
        <w:t>grown</w:t>
      </w:r>
      <w:ins w:id="1301" w:author="Clau Kegode" w:date="2026-06-12T17:04:00Z" w16du:dateUtc="2026-06-12T14:04:00Z">
        <w:r w:rsidR="00F04F1A">
          <w:t xml:space="preserve"> beyond</w:t>
        </w:r>
      </w:ins>
      <w:r>
        <w:t xml:space="preserve"> you.</w:t>
      </w:r>
    </w:p>
    <w:p w14:paraId="00000414" w14:textId="77777777" w:rsidR="00C57012" w:rsidRDefault="00C57012"/>
    <w:p w14:paraId="00000415" w14:textId="1A3BDCC1" w:rsidR="00C57012" w:rsidRDefault="00000000">
      <w:r>
        <w:t xml:space="preserve">You are 40. </w:t>
      </w:r>
      <w:del w:id="1302" w:author="Clau Kegode" w:date="2026-06-12T17:05:00Z" w16du:dateUtc="2026-06-12T14:05:00Z">
        <w:r w:rsidDel="00F04F1A">
          <w:delText>P</w:delText>
        </w:r>
      </w:del>
      <w:ins w:id="1303" w:author="Clau Kegode" w:date="2026-06-12T17:05:00Z" w16du:dateUtc="2026-06-12T14:05:00Z">
        <w:r w:rsidR="00F04F1A">
          <w:t>your p</w:t>
        </w:r>
      </w:ins>
      <w:r>
        <w:t>ortfoli</w:t>
      </w:r>
      <w:ins w:id="1304" w:author="Clau Kegode" w:date="2026-06-12T17:05:00Z" w16du:dateUtc="2026-06-12T14:05:00Z">
        <w:r w:rsidR="00F04F1A">
          <w:t>o stands at</w:t>
        </w:r>
      </w:ins>
      <w:del w:id="1305" w:author="Clau Kegode" w:date="2026-06-12T17:05:00Z" w16du:dateUtc="2026-06-12T14:05:00Z">
        <w:r w:rsidDel="00F04F1A">
          <w:delText xml:space="preserve">o: </w:delText>
        </w:r>
      </w:del>
      <w:ins w:id="1306" w:author="Clau Kegode" w:date="2026-06-12T17:05:00Z" w16du:dateUtc="2026-06-12T14:05:00Z">
        <w:r w:rsidR="00F04F1A">
          <w:t xml:space="preserve"> </w:t>
        </w:r>
      </w:ins>
      <w:r>
        <w:t xml:space="preserve">$312,000. You have been doing this for eighteen years. You remember the Thursday night you downloaded the app. You remember the $0.63 gain. You remember the recession at 29 when you almost pulled out. You did not pull out. That decision, the one you almost made in the wrong direction, is worth roughly $90,000 to you today. Not selling during that drop was one of the </w:t>
      </w:r>
      <w:del w:id="1307" w:author="Clau Kegode" w:date="2026-06-12T17:06:00Z" w16du:dateUtc="2026-06-12T14:06:00Z">
        <w:r w:rsidDel="00F04F1A">
          <w:delText>highest</w:delText>
        </w:r>
      </w:del>
      <w:del w:id="1308" w:author="Clau Kegode" w:date="2026-06-12T17:05:00Z" w16du:dateUtc="2026-06-12T14:05:00Z">
        <w:r w:rsidDel="00F04F1A">
          <w:delText>-</w:delText>
        </w:r>
      </w:del>
      <w:del w:id="1309" w:author="Clau Kegode" w:date="2026-06-12T17:06:00Z" w16du:dateUtc="2026-06-12T14:06:00Z">
        <w:r w:rsidDel="00F04F1A">
          <w:delText>earning</w:delText>
        </w:r>
      </w:del>
      <w:ins w:id="1310" w:author="Clau Kegode" w:date="2026-06-12T17:06:00Z" w16du:dateUtc="2026-06-12T14:06:00Z">
        <w:r w:rsidR="00F04F1A">
          <w:t>most valuable</w:t>
        </w:r>
      </w:ins>
      <w:r>
        <w:t xml:space="preserve"> decisions of your financial life. And you almost </w:t>
      </w:r>
      <w:ins w:id="1311" w:author="Clau Kegode" w:date="2026-06-12T17:06:00Z" w16du:dateUtc="2026-06-12T14:06:00Z">
        <w:r w:rsidR="00F04F1A">
          <w:t>got</w:t>
        </w:r>
      </w:ins>
      <w:del w:id="1312" w:author="Clau Kegode" w:date="2026-06-12T17:06:00Z" w16du:dateUtc="2026-06-12T14:06:00Z">
        <w:r w:rsidDel="00F04F1A">
          <w:delText>made</w:delText>
        </w:r>
      </w:del>
      <w:r>
        <w:t xml:space="preserve"> it wrong.</w:t>
      </w:r>
    </w:p>
    <w:p w14:paraId="00000416" w14:textId="77777777" w:rsidR="00C57012" w:rsidRDefault="00C57012"/>
    <w:p w14:paraId="00000417" w14:textId="45E3A93D" w:rsidR="00C57012" w:rsidRDefault="00000000">
      <w:r>
        <w:t>The fifth rule</w:t>
      </w:r>
      <w:del w:id="1313" w:author="Clau Kegode" w:date="2026-06-12T17:06:00Z" w16du:dateUtc="2026-06-12T14:06:00Z">
        <w:r w:rsidDel="00F04F1A">
          <w:delText>,</w:delText>
        </w:r>
      </w:del>
      <w:ins w:id="1314" w:author="Clau Kegode" w:date="2026-06-12T17:06:00Z" w16du:dateUtc="2026-06-12T14:06:00Z">
        <w:r w:rsidR="00F04F1A">
          <w:t>:</w:t>
        </w:r>
      </w:ins>
      <w:r>
        <w:t xml:space="preserve"> the most expensive financial decisions are the ones you almost made. The near-miss matters. The account you almost drained. The transfer you almost paused. The panic you almost acted on. That is where fortunes quietly disappear.</w:t>
      </w:r>
    </w:p>
    <w:p w14:paraId="00000418" w14:textId="77777777" w:rsidR="00C57012" w:rsidRDefault="00C57012"/>
    <w:p w14:paraId="00000419" w14:textId="77777777" w:rsidR="00C57012" w:rsidRDefault="00000000">
      <w:r>
        <w:t xml:space="preserve">You are 43. The account is $487,000. You have contributed around $110,000 across twenty-one years. The market has built three hundred and seventy-seven thousand. You are watching numbers that feel disconnected from your daily life. You </w:t>
      </w:r>
      <w:proofErr w:type="gramStart"/>
      <w:r>
        <w:t>still work</w:t>
      </w:r>
      <w:proofErr w:type="gramEnd"/>
      <w:r>
        <w:t xml:space="preserve">. You still check your bank </w:t>
      </w:r>
      <w:r>
        <w:lastRenderedPageBreak/>
        <w:t xml:space="preserve">account on payday. But there is a layer underneath your regular life now. A layer that operates without your attention. A </w:t>
      </w:r>
      <w:proofErr w:type="gramStart"/>
      <w:r>
        <w:t>layer</w:t>
      </w:r>
      <w:proofErr w:type="gramEnd"/>
      <w:r>
        <w:t xml:space="preserve"> that is, quietly, becoming the most significant financial fact about you.</w:t>
      </w:r>
    </w:p>
    <w:p w14:paraId="0000041A" w14:textId="77777777" w:rsidR="00C57012" w:rsidRDefault="00C57012"/>
    <w:p w14:paraId="0000041B" w14:textId="4E70026C" w:rsidR="00C57012" w:rsidRDefault="00000000">
      <w:r>
        <w:t xml:space="preserve">Something shifts </w:t>
      </w:r>
      <w:proofErr w:type="gramStart"/>
      <w:r>
        <w:t>at</w:t>
      </w:r>
      <w:proofErr w:type="gramEnd"/>
      <w:r>
        <w:t xml:space="preserve"> $500,000. Not in the account. In you. The math changes. At ten percent annually, $500,000 generates roughly $50,000 in returns per year. That is more than many people earn </w:t>
      </w:r>
      <w:del w:id="1315" w:author="Clau Kegode" w:date="2026-06-12T17:07:00Z" w16du:dateUtc="2026-06-12T14:07:00Z">
        <w:r w:rsidDel="00F04F1A">
          <w:delText xml:space="preserve">at </w:delText>
        </w:r>
      </w:del>
      <w:ins w:id="1316" w:author="Clau Kegode" w:date="2026-06-12T17:07:00Z" w16du:dateUtc="2026-06-12T14:07:00Z">
        <w:r w:rsidR="00F04F1A">
          <w:t xml:space="preserve">from </w:t>
        </w:r>
      </w:ins>
      <w:r>
        <w:t>their</w:t>
      </w:r>
      <w:ins w:id="1317" w:author="Clau Kegode" w:date="2026-06-12T17:07:00Z" w16du:dateUtc="2026-06-12T14:07:00Z">
        <w:r w:rsidR="00F04F1A">
          <w:t xml:space="preserve"> full-time</w:t>
        </w:r>
      </w:ins>
      <w:r>
        <w:t xml:space="preserve"> jobs. You are not withdrawing it. You are </w:t>
      </w:r>
      <w:proofErr w:type="gramStart"/>
      <w:r>
        <w:t>reinvesting</w:t>
      </w:r>
      <w:proofErr w:type="gramEnd"/>
      <w:r>
        <w:t xml:space="preserve"> it. Which means next year the machine </w:t>
      </w:r>
      <w:proofErr w:type="gramStart"/>
      <w:r>
        <w:t>runs</w:t>
      </w:r>
      <w:proofErr w:type="gramEnd"/>
      <w:r>
        <w:t xml:space="preserve"> on $550,000. And the year after that, $605,000. And the year after that, something larger still. You are watching money build money. Not because you are smart. Because you were consistent. And because you started at 22 with ten dollars a day.</w:t>
      </w:r>
    </w:p>
    <w:p w14:paraId="0000041C" w14:textId="77777777" w:rsidR="00C57012" w:rsidRDefault="00C57012"/>
    <w:p w14:paraId="0000041D" w14:textId="77777777" w:rsidR="00C57012" w:rsidRDefault="00000000">
      <w:pPr>
        <w:rPr>
          <w:ins w:id="1318" w:author="Clau Kegode" w:date="2026-06-12T17:08:00Z" w16du:dateUtc="2026-06-12T14:08:00Z"/>
        </w:rPr>
      </w:pPr>
      <w:r>
        <w:t xml:space="preserve">You are 46. The account is $718,000. You have put in roughly $130,000. The market </w:t>
      </w:r>
      <w:proofErr w:type="gramStart"/>
      <w:r>
        <w:t>built</w:t>
      </w:r>
      <w:proofErr w:type="gramEnd"/>
      <w:r>
        <w:t xml:space="preserve"> nearly $590,000. You are contributing a fraction of what the portfolio generates on its own each year. You are, for the first time in your life, more investor than earner. The identity shift is quiet. Nobody announces it. There is no ceremony. One day you just </w:t>
      </w:r>
      <w:proofErr w:type="gramStart"/>
      <w:r>
        <w:t>realize</w:t>
      </w:r>
      <w:proofErr w:type="gramEnd"/>
      <w:r>
        <w:t xml:space="preserve"> </w:t>
      </w:r>
      <w:proofErr w:type="gramStart"/>
      <w:r>
        <w:t>the math</w:t>
      </w:r>
      <w:proofErr w:type="gramEnd"/>
      <w:r>
        <w:t xml:space="preserve"> has changed sides.</w:t>
      </w:r>
    </w:p>
    <w:p w14:paraId="0BAD6004" w14:textId="77777777" w:rsidR="00F04F1A" w:rsidRDefault="00F04F1A">
      <w:pPr>
        <w:rPr>
          <w:ins w:id="1319" w:author="Clau Kegode" w:date="2026-06-12T17:08:00Z" w16du:dateUtc="2026-06-12T14:08:00Z"/>
        </w:rPr>
      </w:pPr>
    </w:p>
    <w:p w14:paraId="3BF7B2B0" w14:textId="2F1C5E6A" w:rsidR="00F04F1A" w:rsidRDefault="00F04F1A">
      <w:ins w:id="1320" w:author="Clau Kegode" w:date="2026-06-12T17:08:00Z">
        <w:r w:rsidRPr="00F04F1A">
          <w:t>And once you reach that point, time becomes a far more powerful partner than effort alone.</w:t>
        </w:r>
      </w:ins>
    </w:p>
    <w:p w14:paraId="0000041E" w14:textId="77777777" w:rsidR="00C57012" w:rsidRDefault="00C57012"/>
    <w:p w14:paraId="0000041F" w14:textId="201F8B9A" w:rsidR="00C57012" w:rsidRDefault="00000000">
      <w:r>
        <w:t>The sixth rule</w:t>
      </w:r>
      <w:proofErr w:type="gramStart"/>
      <w:r>
        <w:t>, the</w:t>
      </w:r>
      <w:proofErr w:type="gramEnd"/>
      <w:r>
        <w:t xml:space="preserve"> goal is not to invest forever. The goal is to invest long </w:t>
      </w:r>
      <w:proofErr w:type="gramStart"/>
      <w:r>
        <w:t>enough</w:t>
      </w:r>
      <w:proofErr w:type="gramEnd"/>
      <w:r>
        <w:t xml:space="preserve"> that the portfolio can </w:t>
      </w:r>
      <w:ins w:id="1321" w:author="Clau Kegode" w:date="2026-06-12T17:08:00Z" w16du:dateUtc="2026-06-12T14:08:00Z">
        <w:r w:rsidR="00F04F1A">
          <w:t>eventually sustain</w:t>
        </w:r>
      </w:ins>
      <w:del w:id="1322" w:author="Clau Kegode" w:date="2026-06-12T17:08:00Z" w16du:dateUtc="2026-06-12T14:08:00Z">
        <w:r w:rsidDel="00F04F1A">
          <w:delText>carry</w:delText>
        </w:r>
      </w:del>
      <w:r>
        <w:t xml:space="preserve"> itself. That threshold is different for everyone. But crossing it is the moment the relationship between you and money permanently changes.</w:t>
      </w:r>
    </w:p>
    <w:p w14:paraId="00000420" w14:textId="77777777" w:rsidR="00C57012" w:rsidRDefault="00C57012"/>
    <w:p w14:paraId="00000421" w14:textId="77777777" w:rsidR="00C57012" w:rsidRDefault="00000000">
      <w:r>
        <w:t xml:space="preserve">You are 49. The account is $1,000,000. You are 49 years old. You have contributed approximately $147,000 across twenty-seven years of automatic transfers. The market built $853,000. You </w:t>
      </w:r>
      <w:proofErr w:type="gramStart"/>
      <w:r>
        <w:t>put in</w:t>
      </w:r>
      <w:proofErr w:type="gramEnd"/>
      <w:r>
        <w:t xml:space="preserve"> fifteen cents of every dollar </w:t>
      </w:r>
      <w:proofErr w:type="gramStart"/>
      <w:r>
        <w:t>in</w:t>
      </w:r>
      <w:proofErr w:type="gramEnd"/>
      <w:r>
        <w:t xml:space="preserve"> that account. The market put in eighty-five cents. You did not time the market. You did not pick winning stocks. You did not read every earnings report or watch every Fed press conference. You set up a transfer. You left it alone. You did not panic-sell in 2008 or 2020 or any of the other years when everyone around you was certain the world was ending.</w:t>
      </w:r>
    </w:p>
    <w:p w14:paraId="00000422" w14:textId="77777777" w:rsidR="00C57012" w:rsidRDefault="00C57012"/>
    <w:p w14:paraId="00000423" w14:textId="12693BB2" w:rsidR="00C57012" w:rsidRDefault="00000000">
      <w:r>
        <w:t>One million dollars. You are 49. You don't feel like a millionaire. You feel like yourself. But the number is real. The machine is real. The twenty-seven years of quiet consistency are real.</w:t>
      </w:r>
      <w:ins w:id="1323" w:author="Clau Kegode" w:date="2026-06-12T17:09:00Z" w16du:dateUtc="2026-06-12T14:09:00Z">
        <w:r w:rsidR="004D36C9">
          <w:t xml:space="preserve"> It</w:t>
        </w:r>
      </w:ins>
      <w:ins w:id="1324" w:author="Clau Kegode" w:date="2026-06-12T17:09:00Z">
        <w:r w:rsidR="004D36C9" w:rsidRPr="004D36C9">
          <w:t xml:space="preserve"> was built through ordinary actions repeated over an extraordinary length of time.</w:t>
        </w:r>
      </w:ins>
    </w:p>
    <w:p w14:paraId="00000424" w14:textId="77777777" w:rsidR="00C57012" w:rsidRDefault="00C57012"/>
    <w:p w14:paraId="00000425" w14:textId="7CF2C6BF" w:rsidR="00C57012" w:rsidRDefault="00000000">
      <w:r>
        <w:t xml:space="preserve">You are 52. The account is $1,340,000. You have not increased contributions. You have not done anything unusual. The machine is simply running. At this level, a ten percent year adds $134,000. </w:t>
      </w:r>
      <w:proofErr w:type="gramStart"/>
      <w:r>
        <w:t>A seven</w:t>
      </w:r>
      <w:proofErr w:type="gramEnd"/>
      <w:r>
        <w:t xml:space="preserve"> percent year adds nearly $94,000. Even a bad year, a down year, a year where everyone is scared, still leaves the machine largely intact because of the </w:t>
      </w:r>
      <w:del w:id="1325" w:author="Clau Kegode" w:date="2026-06-12T17:09:00Z" w16du:dateUtc="2026-06-12T14:09:00Z">
        <w:r w:rsidDel="004D36C9">
          <w:delText>depth</w:delText>
        </w:r>
      </w:del>
      <w:ins w:id="1326" w:author="Clau Kegode" w:date="2026-06-12T17:09:00Z" w16du:dateUtc="2026-06-12T14:09:00Z">
        <w:r w:rsidR="004D36C9">
          <w:t>substantial amount</w:t>
        </w:r>
      </w:ins>
      <w:r>
        <w:t xml:space="preserve"> of capital behind it.</w:t>
      </w:r>
    </w:p>
    <w:p w14:paraId="00000426" w14:textId="77777777" w:rsidR="00C57012" w:rsidRDefault="00C57012"/>
    <w:p w14:paraId="00000427" w14:textId="1034F6D9" w:rsidR="00C57012" w:rsidRDefault="00000000">
      <w:r>
        <w:t xml:space="preserve">DALBAR, a firm that has tracked investor behavior since 1985, found that in 2024, the average equity investor earned 16.54% while the S&amp;P 500 returned 25%. Withdrawals from equity funds happened in every single quarter of that year. The largest outflows came just before a major </w:t>
      </w:r>
      <w:r>
        <w:lastRenderedPageBreak/>
        <w:t xml:space="preserve">rally. The people who panicked </w:t>
      </w:r>
      <w:ins w:id="1327" w:author="Clau Kegode" w:date="2026-06-12T17:10:00Z" w16du:dateUtc="2026-06-12T14:10:00Z">
        <w:r w:rsidR="004D36C9">
          <w:t xml:space="preserve">and sold </w:t>
        </w:r>
      </w:ins>
      <w:del w:id="1328" w:author="Clau Kegode" w:date="2026-06-12T17:10:00Z" w16du:dateUtc="2026-06-12T14:10:00Z">
        <w:r w:rsidDel="004D36C9">
          <w:delText xml:space="preserve">out </w:delText>
        </w:r>
      </w:del>
      <w:r>
        <w:t>missed the recovery. You did not panic. You never panicked. That is not a small thing. That is most of the story.</w:t>
      </w:r>
    </w:p>
    <w:p w14:paraId="00000428" w14:textId="77777777" w:rsidR="00C57012" w:rsidRDefault="00C57012"/>
    <w:p w14:paraId="00000429" w14:textId="77777777" w:rsidR="00C57012" w:rsidRDefault="00000000">
      <w:r>
        <w:t>The seventh rule, consistency is not passive. Staying in during a crash is an active decision made under pressure. The people who stayed in are not the ones who felt nothing. They are the ones who felt everything and did nothing anyway.</w:t>
      </w:r>
    </w:p>
    <w:p w14:paraId="0000042A" w14:textId="77777777" w:rsidR="00C57012" w:rsidRDefault="00C57012"/>
    <w:p w14:paraId="0000042B" w14:textId="07A30A09" w:rsidR="00C57012" w:rsidRDefault="00000000">
      <w:r>
        <w:t xml:space="preserve">You are 55. </w:t>
      </w:r>
      <w:ins w:id="1329" w:author="Clau Kegode" w:date="2026-06-12T17:11:00Z" w16du:dateUtc="2026-06-12T14:11:00Z">
        <w:r w:rsidR="004D36C9">
          <w:t>Your p</w:t>
        </w:r>
      </w:ins>
      <w:del w:id="1330" w:author="Clau Kegode" w:date="2026-06-12T17:11:00Z" w16du:dateUtc="2026-06-12T14:11:00Z">
        <w:r w:rsidDel="004D36C9">
          <w:delText>P</w:delText>
        </w:r>
      </w:del>
      <w:r>
        <w:t>ortfolio</w:t>
      </w:r>
      <w:del w:id="1331" w:author="Clau Kegode" w:date="2026-06-12T17:11:00Z" w16du:dateUtc="2026-06-12T14:11:00Z">
        <w:r w:rsidDel="004D36C9">
          <w:delText>:</w:delText>
        </w:r>
      </w:del>
      <w:ins w:id="1332" w:author="Clau Kegode" w:date="2026-06-12T17:11:00Z" w16du:dateUtc="2026-06-12T14:11:00Z">
        <w:r w:rsidR="004D36C9">
          <w:t xml:space="preserve"> stands at</w:t>
        </w:r>
      </w:ins>
      <w:r>
        <w:t xml:space="preserve"> $1,870,000. You think about the person you were at 22. The $2,200 checking account. The $0.63 gain you checked three times. The $10 automatic transfer you set up on a Thursday night that you barely thought about the next morning. You try to calculate the exact moment the machine became bigger than you. You can't find it. It didn't happen in a moment. It happened in twenty-seven thousand small decisions</w:t>
      </w:r>
      <w:ins w:id="1333" w:author="Clau Kegode" w:date="2026-06-12T17:11:00Z" w16du:dateUtc="2026-06-12T14:11:00Z">
        <w:r w:rsidR="004D36C9">
          <w:t xml:space="preserve"> not to </w:t>
        </w:r>
      </w:ins>
      <w:del w:id="1334" w:author="Clau Kegode" w:date="2026-06-12T17:11:00Z" w16du:dateUtc="2026-06-12T14:11:00Z">
        <w:r w:rsidDel="004D36C9">
          <w:delText xml:space="preserve"> to not</w:delText>
        </w:r>
      </w:del>
      <w:r>
        <w:t xml:space="preserve"> touch the transfer. Not to pause it. Not to redirect it. Not to spend it on something that would be gone in a week.</w:t>
      </w:r>
    </w:p>
    <w:p w14:paraId="0000042C" w14:textId="77777777" w:rsidR="00C57012" w:rsidRDefault="00C57012"/>
    <w:p w14:paraId="0000042D" w14:textId="77777777" w:rsidR="00C57012" w:rsidRDefault="00000000">
      <w:r>
        <w:t>You think about what you didn't do with that money. The vacations you didn't take. The cars you didn't buy. The upgrades you didn't make. And then you think about what you did do. Everything else. Your actual life. Because $10 a day is not a sacrifice. It's one less delivery order. One fewer round of drinks. One skipped impulse. The math says that one daily impulse, redirected, becomes $1.87 million in thirty-three years at historical market rates. Not because of genius. Because of time.</w:t>
      </w:r>
    </w:p>
    <w:p w14:paraId="0000042E" w14:textId="77777777" w:rsidR="00C57012" w:rsidRDefault="00C57012"/>
    <w:p w14:paraId="0000042F" w14:textId="7AE22716" w:rsidR="00C57012" w:rsidRDefault="00000000">
      <w:pPr>
        <w:rPr>
          <w:ins w:id="1335" w:author="Clau Kegode" w:date="2026-06-12T17:12:00Z" w16du:dateUtc="2026-06-12T14:12:00Z"/>
        </w:rPr>
      </w:pPr>
      <w:r>
        <w:t xml:space="preserve">The shift. You realize the machine was never about </w:t>
      </w:r>
      <w:proofErr w:type="gramStart"/>
      <w:r>
        <w:t>the money</w:t>
      </w:r>
      <w:proofErr w:type="gramEnd"/>
      <w:r>
        <w:t>. It was about the decision to trust something you couldn't see yet. To believe in a number that didn't exist</w:t>
      </w:r>
      <w:ins w:id="1336" w:author="Clau Kegode" w:date="2026-06-12T17:11:00Z" w16du:dateUtc="2026-06-12T14:11:00Z">
        <w:r w:rsidR="004D36C9">
          <w:t xml:space="preserve"> </w:t>
        </w:r>
      </w:ins>
      <w:ins w:id="1337" w:author="Clau Kegode" w:date="2026-06-12T17:12:00Z" w16du:dateUtc="2026-06-12T14:12:00Z">
        <w:r w:rsidR="004D36C9">
          <w:t>at the time</w:t>
        </w:r>
      </w:ins>
      <w:r>
        <w:t>. To stay when leaving felt logical. That is the only thing that separates the people who get there from the people who don't.</w:t>
      </w:r>
    </w:p>
    <w:p w14:paraId="5515AC97" w14:textId="77777777" w:rsidR="004D36C9" w:rsidRDefault="004D36C9">
      <w:pPr>
        <w:rPr>
          <w:ins w:id="1338" w:author="Clau Kegode" w:date="2026-06-12T17:12:00Z" w16du:dateUtc="2026-06-12T14:12:00Z"/>
        </w:rPr>
      </w:pPr>
    </w:p>
    <w:p w14:paraId="43C632BE" w14:textId="1A417474" w:rsidR="004D36C9" w:rsidRDefault="004D36C9">
      <w:ins w:id="1339" w:author="Clau Kegode" w:date="2026-06-12T17:12:00Z" w16du:dateUtc="2026-06-12T14:12:00Z">
        <w:r>
          <w:t>T</w:t>
        </w:r>
      </w:ins>
      <w:ins w:id="1340" w:author="Clau Kegode" w:date="2026-06-12T17:12:00Z">
        <w:r w:rsidRPr="004D36C9">
          <w:t>he greatest reward wasn't just financial growth—it was developing the patience to let that growth happen.</w:t>
        </w:r>
      </w:ins>
    </w:p>
    <w:p w14:paraId="00000430" w14:textId="77777777" w:rsidR="00C57012" w:rsidRDefault="00C57012"/>
    <w:p w14:paraId="00000431" w14:textId="77777777" w:rsidR="00C57012" w:rsidRDefault="00000000">
      <w:r>
        <w:t xml:space="preserve">You are 58. The account is $2,400,000. You have contributed somewhere around $168,000 across thirty-six years. The market built $2,232,000. You are not a different kind of </w:t>
      </w:r>
      <w:proofErr w:type="gramStart"/>
      <w:r>
        <w:t>person</w:t>
      </w:r>
      <w:proofErr w:type="gramEnd"/>
      <w:r>
        <w:t xml:space="preserve"> </w:t>
      </w:r>
      <w:proofErr w:type="gramStart"/>
      <w:r>
        <w:t>than</w:t>
      </w:r>
      <w:proofErr w:type="gramEnd"/>
      <w:r>
        <w:t xml:space="preserve"> you were at 22. You are not smarter. You are not luckier. You started something. You left it alone. That is the whole story.</w:t>
      </w:r>
    </w:p>
    <w:p w14:paraId="00000432" w14:textId="77777777" w:rsidR="00C57012" w:rsidRDefault="00C57012"/>
    <w:p w14:paraId="00000433" w14:textId="77777777" w:rsidR="00C57012" w:rsidRDefault="00000000">
      <w:r>
        <w:t xml:space="preserve">Somewhere right now, a 22-year-old is sitting in their apartment with $2,200 in a checking account and $19,000 in student debt. They just got their first real paycheck. They are looking at their phone. They are thinking about whether they can afford to invest. They are calculating the distance between where they are and where they want to be and </w:t>
      </w:r>
      <w:proofErr w:type="gramStart"/>
      <w:r>
        <w:t>deciding</w:t>
      </w:r>
      <w:proofErr w:type="gramEnd"/>
      <w:r>
        <w:t xml:space="preserve"> the gap is too wide. They are wrong. The gap is not the problem. The gap is the machine. It runs on time and consistency and the willingness to begin before you feel ready. It runs on ten dollars a day. One transfer. One Thursday night. One decision that you will barely remember making. But that will </w:t>
      </w:r>
      <w:proofErr w:type="gramStart"/>
      <w:r>
        <w:t>remember</w:t>
      </w:r>
      <w:proofErr w:type="gramEnd"/>
      <w:r>
        <w:t xml:space="preserve"> you for the next thirty-six years. The machine doesn't ask if you're ready. It </w:t>
      </w:r>
      <w:proofErr w:type="gramStart"/>
      <w:r>
        <w:t>opens</w:t>
      </w:r>
      <w:proofErr w:type="gramEnd"/>
      <w:r>
        <w:t xml:space="preserve"> every morning. It takes whoever shows up. It always starts at ten dollars. It always will.</w:t>
      </w:r>
    </w:p>
    <w:p w14:paraId="00000434" w14:textId="77777777" w:rsidR="00C57012" w:rsidRDefault="00C57012"/>
    <w:p w14:paraId="00000435" w14:textId="77777777" w:rsidR="00C57012" w:rsidRDefault="00000000">
      <w:r>
        <w:t>##</w:t>
      </w:r>
    </w:p>
    <w:p w14:paraId="00000436" w14:textId="77777777" w:rsidR="00C57012" w:rsidRDefault="00C57012"/>
    <w:p w14:paraId="00000437" w14:textId="77777777" w:rsidR="00C57012" w:rsidRDefault="00000000">
      <w:r>
        <w:t>═══════════════════════════════════════════════════════</w:t>
      </w:r>
    </w:p>
    <w:p w14:paraId="00000438" w14:textId="77777777" w:rsidR="00C57012" w:rsidRDefault="00C57012"/>
    <w:p w14:paraId="00000439" w14:textId="77777777" w:rsidR="00C57012" w:rsidRDefault="00000000">
      <w:r>
        <w:t>Your Life If You Delay Investing by 10 Years</w:t>
      </w:r>
    </w:p>
    <w:p w14:paraId="0000043A" w14:textId="77777777" w:rsidR="00C57012" w:rsidRDefault="00C57012"/>
    <w:p w14:paraId="0000043B" w14:textId="77777777" w:rsidR="00C57012" w:rsidRDefault="00000000">
      <w:r>
        <w:t>---</w:t>
      </w:r>
    </w:p>
    <w:p w14:paraId="0000043C" w14:textId="77777777" w:rsidR="00C57012" w:rsidRDefault="00C57012"/>
    <w:p w14:paraId="0000043D" w14:textId="77777777" w:rsidR="00C57012" w:rsidRDefault="00000000">
      <w:r>
        <w:t>#</w:t>
      </w:r>
    </w:p>
    <w:p w14:paraId="0000043E" w14:textId="77777777" w:rsidR="00C57012" w:rsidRDefault="00C57012"/>
    <w:p w14:paraId="0000043F" w14:textId="51B114F7" w:rsidR="00C57012" w:rsidRDefault="00000000">
      <w:r>
        <w:t xml:space="preserve">$500 a month. That's what you tell yourself you'll start investing. Next month. When things calm down. When the debt is lower. When you </w:t>
      </w:r>
      <w:proofErr w:type="gramStart"/>
      <w:r>
        <w:t>actually understand</w:t>
      </w:r>
      <w:proofErr w:type="gramEnd"/>
      <w:r>
        <w:t xml:space="preserve"> how any of </w:t>
      </w:r>
      <w:proofErr w:type="gramStart"/>
      <w:r>
        <w:t>this</w:t>
      </w:r>
      <w:proofErr w:type="gramEnd"/>
      <w:r>
        <w:t xml:space="preserve"> works. You are 25. You have a job. You have excuses. And right now, </w:t>
      </w:r>
      <w:proofErr w:type="gramStart"/>
      <w:r>
        <w:t>in</w:t>
      </w:r>
      <w:proofErr w:type="gramEnd"/>
      <w:r>
        <w:t xml:space="preserve"> this exact moment, you are making the most expensive decision of your financial life. Not by doing something wrong. </w:t>
      </w:r>
      <w:del w:id="1341" w:author="Clau Kegode" w:date="2026-06-12T17:13:00Z" w16du:dateUtc="2026-06-12T14:13:00Z">
        <w:r w:rsidDel="004D36C9">
          <w:delText xml:space="preserve">By </w:delText>
        </w:r>
      </w:del>
      <w:ins w:id="1342" w:author="Clau Kegode" w:date="2026-06-12T17:13:00Z" w16du:dateUtc="2026-06-12T14:13:00Z">
        <w:r w:rsidR="004D36C9">
          <w:t xml:space="preserve">But by choosing to </w:t>
        </w:r>
      </w:ins>
      <w:proofErr w:type="gramStart"/>
      <w:r>
        <w:t>doing</w:t>
      </w:r>
      <w:proofErr w:type="gramEnd"/>
      <w:r>
        <w:t xml:space="preserve"> nothing at all.</w:t>
      </w:r>
    </w:p>
    <w:p w14:paraId="00000440" w14:textId="77777777" w:rsidR="00C57012" w:rsidRDefault="00C57012"/>
    <w:p w14:paraId="00000441" w14:textId="0F583023" w:rsidR="00C57012" w:rsidRDefault="00000000">
      <w:r>
        <w:t xml:space="preserve">You don't feel it yet. That's the thing about this </w:t>
      </w:r>
      <w:proofErr w:type="gramStart"/>
      <w:r>
        <w:t>particular mistake</w:t>
      </w:r>
      <w:proofErr w:type="gramEnd"/>
      <w:r>
        <w:t xml:space="preserve">. It doesn't announce itself. There's no bill. No late notice. No overdraft alert. The cost of waiting doesn't show up in your account. It shows up in the account you never build. The one </w:t>
      </w:r>
      <w:del w:id="1343" w:author="Clau Kegode" w:date="2026-06-12T17:13:00Z" w16du:dateUtc="2026-06-12T14:13:00Z">
        <w:r w:rsidDel="004D36C9">
          <w:delText>that</w:delText>
        </w:r>
      </w:del>
      <w:ins w:id="1344" w:author="Clau Kegode" w:date="2026-06-12T17:13:00Z" w16du:dateUtc="2026-06-12T14:13:00Z">
        <w:r w:rsidR="004D36C9">
          <w:t>could</w:t>
        </w:r>
      </w:ins>
      <w:r>
        <w:t xml:space="preserve"> </w:t>
      </w:r>
      <w:del w:id="1345" w:author="Clau Kegode" w:date="2026-06-12T17:13:00Z" w16du:dateUtc="2026-06-12T14:13:00Z">
        <w:r w:rsidDel="004D36C9">
          <w:delText>should</w:delText>
        </w:r>
      </w:del>
      <w:ins w:id="1346" w:author="Clau Kegode" w:date="2026-06-12T17:13:00Z" w16du:dateUtc="2026-06-12T14:13:00Z">
        <w:r w:rsidR="004D36C9">
          <w:t>have</w:t>
        </w:r>
      </w:ins>
      <w:r>
        <w:t xml:space="preserve"> exist</w:t>
      </w:r>
      <w:ins w:id="1347" w:author="Clau Kegode" w:date="2026-06-12T17:14:00Z" w16du:dateUtc="2026-06-12T14:14:00Z">
        <w:r w:rsidR="004D36C9">
          <w:t>ed</w:t>
        </w:r>
      </w:ins>
      <w:r>
        <w:t>. The one that doesn't.</w:t>
      </w:r>
    </w:p>
    <w:p w14:paraId="00000442" w14:textId="77777777" w:rsidR="00C57012" w:rsidRDefault="00C57012"/>
    <w:p w14:paraId="00000443" w14:textId="79C4CC78" w:rsidR="00C57012" w:rsidRDefault="00000000">
      <w:pPr>
        <w:rPr>
          <w:ins w:id="1348" w:author="Clau Kegode" w:date="2026-06-12T17:14:00Z" w16du:dateUtc="2026-06-12T14:14:00Z"/>
        </w:rPr>
      </w:pPr>
      <w:r>
        <w:t xml:space="preserve">This is the story of the gap. Not the gap between rich and poor. Not the gap between lucky and unlucky. The gap between the version of you who started and the version of you who waited. That gap has a number. And the number is going to </w:t>
      </w:r>
      <w:ins w:id="1349" w:author="Clau Kegode" w:date="2026-06-12T17:14:00Z" w16du:dateUtc="2026-06-12T14:14:00Z">
        <w:r w:rsidR="004D36C9">
          <w:t>stay with</w:t>
        </w:r>
      </w:ins>
      <w:del w:id="1350" w:author="Clau Kegode" w:date="2026-06-12T17:14:00Z" w16du:dateUtc="2026-06-12T14:14:00Z">
        <w:r w:rsidDel="004D36C9">
          <w:delText>bother</w:delText>
        </w:r>
      </w:del>
      <w:r>
        <w:t xml:space="preserve"> you.</w:t>
      </w:r>
    </w:p>
    <w:p w14:paraId="5F360A65" w14:textId="77777777" w:rsidR="004D36C9" w:rsidRDefault="004D36C9">
      <w:pPr>
        <w:rPr>
          <w:ins w:id="1351" w:author="Clau Kegode" w:date="2026-06-12T17:14:00Z" w16du:dateUtc="2026-06-12T14:14:00Z"/>
        </w:rPr>
      </w:pPr>
    </w:p>
    <w:p w14:paraId="5D8F2D3B" w14:textId="1392BED6" w:rsidR="004D36C9" w:rsidRDefault="004D36C9">
      <w:ins w:id="1352" w:author="Clau Kegode" w:date="2026-06-12T17:14:00Z">
        <w:r w:rsidRPr="004D36C9">
          <w:t>The hardest financial losses to accept are often the ones you never see happening in real time.</w:t>
        </w:r>
      </w:ins>
    </w:p>
    <w:p w14:paraId="00000444" w14:textId="77777777" w:rsidR="00C57012" w:rsidRDefault="00C57012"/>
    <w:p w14:paraId="00000445" w14:textId="5CF0AEFE" w:rsidR="00C57012" w:rsidRDefault="00000000">
      <w:r>
        <w:t>You are 25. Your take-home</w:t>
      </w:r>
      <w:ins w:id="1353" w:author="Clau Kegode" w:date="2026-06-12T17:14:00Z" w16du:dateUtc="2026-06-12T14:14:00Z">
        <w:r w:rsidR="004D36C9">
          <w:t xml:space="preserve"> pay</w:t>
        </w:r>
      </w:ins>
      <w:r>
        <w:t xml:space="preserve"> is $3,200 a month. After </w:t>
      </w:r>
      <w:proofErr w:type="gramStart"/>
      <w:r>
        <w:t>rent</w:t>
      </w:r>
      <w:proofErr w:type="gramEnd"/>
      <w:r>
        <w:t xml:space="preserve">, groceries, </w:t>
      </w:r>
      <w:proofErr w:type="gramStart"/>
      <w:r>
        <w:t>the car</w:t>
      </w:r>
      <w:proofErr w:type="gramEnd"/>
      <w:r>
        <w:t xml:space="preserve"> payment, and the credit card you've been slowly paying down since college, you have maybe $400 left. Sometimes $300. Some months it's $180 and a lot of ramen. You know you should be investing. You've heard it. You've nodded at it. You've even opened a brokerage account once and stared at it for six days before closing the tab.</w:t>
      </w:r>
    </w:p>
    <w:p w14:paraId="00000446" w14:textId="77777777" w:rsidR="00C57012" w:rsidRDefault="00C57012"/>
    <w:p w14:paraId="00000447" w14:textId="6BEBF7B4" w:rsidR="00C57012" w:rsidRDefault="00000000">
      <w:r>
        <w:t>But the market is weird right now. You'll wait until it settles. You're still figuring out your career. You'll start when you have more. This is what financial procrastination sounds like from the inside. Completely reasonable. Completely logical. Completely c</w:t>
      </w:r>
      <w:ins w:id="1354" w:author="Clau Kegode" w:date="2026-06-12T17:14:00Z" w16du:dateUtc="2026-06-12T14:14:00Z">
        <w:r w:rsidR="004D36C9">
          <w:t>ostly</w:t>
        </w:r>
      </w:ins>
      <w:del w:id="1355" w:author="Clau Kegode" w:date="2026-06-12T17:14:00Z" w16du:dateUtc="2026-06-12T14:14:00Z">
        <w:r w:rsidDel="004D36C9">
          <w:delText>atastrophic</w:delText>
        </w:r>
      </w:del>
      <w:r>
        <w:t>.</w:t>
      </w:r>
    </w:p>
    <w:p w14:paraId="00000448" w14:textId="77777777" w:rsidR="00C57012" w:rsidRDefault="00C57012"/>
    <w:p w14:paraId="00000449" w14:textId="77777777" w:rsidR="00C57012" w:rsidRDefault="00000000">
      <w:pPr>
        <w:rPr>
          <w:ins w:id="1356" w:author="Clau Kegode" w:date="2026-06-12T17:15:00Z" w16du:dateUtc="2026-06-12T14:15:00Z"/>
        </w:rPr>
      </w:pPr>
      <w:r>
        <w:t>The first rule, waiting for the right moment is the same as choosing never. There is no signal that tells you the moment has arrived. The market is always weird. Life is always complicated. The person who waits for clarity loses the years that clarity cannot buy back.</w:t>
      </w:r>
    </w:p>
    <w:p w14:paraId="28B636B6" w14:textId="77777777" w:rsidR="004D36C9" w:rsidRDefault="004D36C9">
      <w:pPr>
        <w:rPr>
          <w:ins w:id="1357" w:author="Clau Kegode" w:date="2026-06-12T17:15:00Z" w16du:dateUtc="2026-06-12T14:15:00Z"/>
        </w:rPr>
      </w:pPr>
    </w:p>
    <w:p w14:paraId="4B8E89CD" w14:textId="7F4481CE" w:rsidR="004D36C9" w:rsidRDefault="004D36C9">
      <w:ins w:id="1358" w:author="Clau Kegode" w:date="2026-06-12T17:15:00Z">
        <w:r w:rsidRPr="004D36C9">
          <w:t xml:space="preserve">Because </w:t>
        </w:r>
        <w:proofErr w:type="gramStart"/>
        <w:r w:rsidRPr="004D36C9">
          <w:t>while</w:t>
        </w:r>
        <w:proofErr w:type="gramEnd"/>
        <w:r w:rsidRPr="004D36C9">
          <w:t xml:space="preserve"> opportunities can return, lost time rarely does.</w:t>
        </w:r>
      </w:ins>
    </w:p>
    <w:p w14:paraId="0000044A" w14:textId="77777777" w:rsidR="00C57012" w:rsidRDefault="00C57012"/>
    <w:p w14:paraId="0000044B" w14:textId="77777777" w:rsidR="00C57012" w:rsidRDefault="00000000">
      <w:proofErr w:type="gramStart"/>
      <w:r>
        <w:lastRenderedPageBreak/>
        <w:t>So</w:t>
      </w:r>
      <w:proofErr w:type="gramEnd"/>
      <w:r>
        <w:t xml:space="preserve"> you wait. One year becomes two. Two becomes five. You get a raise. You </w:t>
      </w:r>
      <w:proofErr w:type="gramStart"/>
      <w:r>
        <w:t>move</w:t>
      </w:r>
      <w:proofErr w:type="gramEnd"/>
      <w:r>
        <w:t xml:space="preserve"> to a better apartment. You buy furniture that isn't from someone's garage sale. Life gets more expensive as it gets more comfortable, and the $500 a month you said you'd invest gets absorbed into the life you built instead. This is not a failure of discipline. It is a feature of how lifestyle works. It expands. Always.</w:t>
      </w:r>
    </w:p>
    <w:p w14:paraId="0000044C" w14:textId="77777777" w:rsidR="00C57012" w:rsidRDefault="00C57012"/>
    <w:p w14:paraId="0000044D" w14:textId="77777777" w:rsidR="00C57012" w:rsidRDefault="00000000">
      <w:r>
        <w:t>You are 30. Your net worth is $14,000. Most of that is a used car and a savings account you haven't touched in two years. You feel okay about this. Thirty feels young. You have time. Everybody says you have time.</w:t>
      </w:r>
    </w:p>
    <w:p w14:paraId="0000044E" w14:textId="77777777" w:rsidR="00C57012" w:rsidRDefault="00C57012"/>
    <w:p w14:paraId="0000044F" w14:textId="55B951A8" w:rsidR="00C57012" w:rsidRDefault="00000000">
      <w:r>
        <w:t xml:space="preserve">But here is what is already happening, </w:t>
      </w:r>
      <w:ins w:id="1359" w:author="Clau Kegode" w:date="2026-06-12T17:16:00Z" w16du:dateUtc="2026-06-12T14:16:00Z">
        <w:r w:rsidR="004D36C9">
          <w:t xml:space="preserve">right now, </w:t>
        </w:r>
      </w:ins>
      <w:r>
        <w:t xml:space="preserve">without your knowledge, without your permission, in a parallel version of your own life. The version of you that started at 25 — same salary, same rent, same everything — that version put $300 a month into a basic index fund and never stopped. Five years of $300 a month at a historical average return of around 8%. That version of you has </w:t>
      </w:r>
      <w:ins w:id="1360" w:author="Clau Kegode" w:date="2026-06-12T17:16:00Z" w16du:dateUtc="2026-06-12T14:16:00Z">
        <w:r w:rsidR="004D36C9">
          <w:t xml:space="preserve">more than </w:t>
        </w:r>
      </w:ins>
      <w:r>
        <w:t xml:space="preserve">$22,000. Not a fortune. But it's </w:t>
      </w:r>
      <w:ins w:id="1361" w:author="Clau Kegode" w:date="2026-06-12T17:16:00Z" w16du:dateUtc="2026-06-12T14:16:00Z">
        <w:r w:rsidR="004D36C9">
          <w:t>growing</w:t>
        </w:r>
      </w:ins>
      <w:del w:id="1362" w:author="Clau Kegode" w:date="2026-06-12T17:16:00Z" w16du:dateUtc="2026-06-12T14:16:00Z">
        <w:r w:rsidDel="004D36C9">
          <w:delText>working</w:delText>
        </w:r>
      </w:del>
      <w:r>
        <w:t xml:space="preserve">. Every month, the market adds a little to the pile. And then it adds a little to that. And then a little to that. The machine has </w:t>
      </w:r>
      <w:ins w:id="1363" w:author="Clau Kegode" w:date="2026-06-12T17:16:00Z" w16du:dateUtc="2026-06-12T14:16:00Z">
        <w:r w:rsidR="004D36C9">
          <w:t xml:space="preserve">already </w:t>
        </w:r>
        <w:proofErr w:type="gramStart"/>
        <w:r w:rsidR="004D36C9">
          <w:t>bega</w:t>
        </w:r>
      </w:ins>
      <w:ins w:id="1364" w:author="Clau Kegode" w:date="2026-06-12T17:17:00Z" w16du:dateUtc="2026-06-12T14:17:00Z">
        <w:r w:rsidR="004D36C9">
          <w:t>n</w:t>
        </w:r>
        <w:proofErr w:type="gramEnd"/>
        <w:r w:rsidR="004D36C9">
          <w:t xml:space="preserve"> doing its job</w:t>
        </w:r>
      </w:ins>
      <w:del w:id="1365" w:author="Clau Kegode" w:date="2026-06-12T17:17:00Z" w16du:dateUtc="2026-06-12T14:17:00Z">
        <w:r w:rsidDel="004D36C9">
          <w:delText>started</w:delText>
        </w:r>
      </w:del>
      <w:r>
        <w:t xml:space="preserve">. Your machine </w:t>
      </w:r>
      <w:ins w:id="1366" w:author="Clau Kegode" w:date="2026-06-12T17:17:00Z" w16du:dateUtc="2026-06-12T14:17:00Z">
        <w:r w:rsidR="004D36C9">
          <w:t>is still sitting idle</w:t>
        </w:r>
      </w:ins>
      <w:del w:id="1367" w:author="Clau Kegode" w:date="2026-06-12T17:17:00Z" w16du:dateUtc="2026-06-12T14:17:00Z">
        <w:r w:rsidDel="004D36C9">
          <w:delText>hasn't</w:delText>
        </w:r>
      </w:del>
      <w:r>
        <w:t>.</w:t>
      </w:r>
    </w:p>
    <w:p w14:paraId="00000450" w14:textId="77777777" w:rsidR="00C57012" w:rsidRDefault="00C57012"/>
    <w:p w14:paraId="00000451" w14:textId="77777777" w:rsidR="00C57012" w:rsidRDefault="00000000">
      <w:r>
        <w:t xml:space="preserve">The second rule, </w:t>
      </w:r>
      <w:proofErr w:type="gramStart"/>
      <w:r>
        <w:t>compounding</w:t>
      </w:r>
      <w:proofErr w:type="gramEnd"/>
      <w:r>
        <w:t xml:space="preserve"> doesn't care about your intentions. It only counts the years you </w:t>
      </w:r>
      <w:proofErr w:type="gramStart"/>
      <w:r>
        <w:t>actually showed</w:t>
      </w:r>
      <w:proofErr w:type="gramEnd"/>
      <w:r>
        <w:t xml:space="preserve"> up. Every year you wait is not a year you lose. It's a </w:t>
      </w:r>
      <w:proofErr w:type="gramStart"/>
      <w:r>
        <w:t>year</w:t>
      </w:r>
      <w:proofErr w:type="gramEnd"/>
      <w:r>
        <w:t xml:space="preserve"> the machine runs without you. And the machine never stops. It just runs for someone else.</w:t>
      </w:r>
    </w:p>
    <w:p w14:paraId="00000452" w14:textId="77777777" w:rsidR="00C57012" w:rsidRDefault="00C57012"/>
    <w:p w14:paraId="00000453" w14:textId="2A5CDCF1" w:rsidR="00C57012" w:rsidRDefault="00000000">
      <w:pPr>
        <w:rPr>
          <w:ins w:id="1368" w:author="Clau Kegode" w:date="2026-06-12T17:19:00Z" w16du:dateUtc="2026-06-12T14:19:00Z"/>
        </w:rPr>
      </w:pPr>
      <w:r>
        <w:t xml:space="preserve">You are 32. </w:t>
      </w:r>
      <w:ins w:id="1369" w:author="Clau Kegode" w:date="2026-06-12T17:17:00Z" w16du:dateUtc="2026-06-12T14:17:00Z">
        <w:r w:rsidR="004D36C9">
          <w:t xml:space="preserve">Then </w:t>
        </w:r>
      </w:ins>
      <w:del w:id="1370" w:author="Clau Kegode" w:date="2026-06-12T17:17:00Z" w16du:dateUtc="2026-06-12T14:17:00Z">
        <w:r w:rsidDel="004D36C9">
          <w:delText>S</w:delText>
        </w:r>
      </w:del>
      <w:ins w:id="1371" w:author="Clau Kegode" w:date="2026-06-12T17:17:00Z" w16du:dateUtc="2026-06-12T14:17:00Z">
        <w:r w:rsidR="004D36C9">
          <w:t>s</w:t>
        </w:r>
      </w:ins>
      <w:r>
        <w:t>omething</w:t>
      </w:r>
      <w:ins w:id="1372" w:author="Clau Kegode" w:date="2026-06-12T17:17:00Z" w16du:dateUtc="2026-06-12T14:17:00Z">
        <w:r w:rsidR="004D36C9">
          <w:t xml:space="preserve"> finally</w:t>
        </w:r>
      </w:ins>
      <w:r>
        <w:t xml:space="preserve"> shifts. You read something. You watch something. A number crosses your screen that you cannot unhear. Someone your age has $60,000 invested. Not because they earn more than you. Because they started earlier. You feel something you haven't felt about money before. Not guilt. Not shame. Something colder. Recognition. You open the account. For real this time. You put in $400. You watch it for a week. Nothing dramatic happens. You put in $400 </w:t>
      </w:r>
      <w:proofErr w:type="gramStart"/>
      <w:r>
        <w:t>the next</w:t>
      </w:r>
      <w:proofErr w:type="gramEnd"/>
      <w:r>
        <w:t xml:space="preserve"> month. And the month after that. This is not a breakthrough. It's just a start.</w:t>
      </w:r>
      <w:ins w:id="1373" w:author="Clau Kegode" w:date="2026-06-12T17:18:00Z" w16du:dateUtc="2026-06-12T14:18:00Z">
        <w:r w:rsidR="004D36C9">
          <w:t xml:space="preserve"> A necessary start.</w:t>
        </w:r>
      </w:ins>
      <w:r>
        <w:t xml:space="preserve"> A late one.</w:t>
      </w:r>
    </w:p>
    <w:p w14:paraId="61248CE6" w14:textId="77777777" w:rsidR="003C2A76" w:rsidRDefault="003C2A76">
      <w:pPr>
        <w:rPr>
          <w:ins w:id="1374" w:author="Clau Kegode" w:date="2026-06-12T17:19:00Z" w16du:dateUtc="2026-06-12T14:19:00Z"/>
        </w:rPr>
      </w:pPr>
    </w:p>
    <w:p w14:paraId="40557CC8" w14:textId="512AB54A" w:rsidR="003C2A76" w:rsidRDefault="003C2A76">
      <w:ins w:id="1375" w:author="Clau Kegode" w:date="2026-06-12T17:19:00Z">
        <w:r w:rsidRPr="003C2A76">
          <w:t>And for the first time, you're no longer thinking about investing someday—you're thinking about the years you can still save.</w:t>
        </w:r>
      </w:ins>
    </w:p>
    <w:p w14:paraId="00000454" w14:textId="77777777" w:rsidR="00C57012" w:rsidRDefault="00C57012"/>
    <w:p w14:paraId="00000455" w14:textId="77777777" w:rsidR="00C57012" w:rsidRDefault="00000000">
      <w:r>
        <w:t>Your net worth crosses $5,000 in investments for the first time. You are 33. It took you eight years of adult life to get here. The version of you that started at 25 has $47,000 by now. You don't know that number. You can't compare yourself to a ghost. But the ghost is real. The ghost is the gap.</w:t>
      </w:r>
    </w:p>
    <w:p w14:paraId="00000456" w14:textId="77777777" w:rsidR="00C57012" w:rsidRDefault="00C57012"/>
    <w:p w14:paraId="00000457" w14:textId="7EE7AA72" w:rsidR="00C57012" w:rsidRDefault="00000000">
      <w:r>
        <w:t xml:space="preserve">You are 35. You've been investing consistently for three years. Your portfolio is $22,000. You feel proud of this. </w:t>
      </w:r>
      <w:ins w:id="1376" w:author="Clau Kegode" w:date="2026-06-12T17:19:00Z" w16du:dateUtc="2026-06-12T14:19:00Z">
        <w:r w:rsidR="003C2A76">
          <w:t xml:space="preserve">And </w:t>
        </w:r>
      </w:ins>
      <w:del w:id="1377" w:author="Clau Kegode" w:date="2026-06-12T17:19:00Z" w16du:dateUtc="2026-06-12T14:19:00Z">
        <w:r w:rsidDel="003C2A76">
          <w:delText>Y</w:delText>
        </w:r>
      </w:del>
      <w:ins w:id="1378" w:author="Clau Kegode" w:date="2026-06-12T17:19:00Z" w16du:dateUtc="2026-06-12T14:19:00Z">
        <w:r w:rsidR="003C2A76">
          <w:t>y</w:t>
        </w:r>
      </w:ins>
      <w:r>
        <w:t>ou should</w:t>
      </w:r>
      <w:ins w:id="1379" w:author="Clau Kegode" w:date="2026-06-12T17:19:00Z" w16du:dateUtc="2026-06-12T14:19:00Z">
        <w:r w:rsidR="003C2A76">
          <w:t xml:space="preserve"> be</w:t>
        </w:r>
      </w:ins>
      <w:r>
        <w:t xml:space="preserve">. It took real discipline to get here. But here's what you don't see. The version of you that started at 25 has $89,000. Same contributions. Different timeline. The gap is now $67,000. And here's the part that nobody tells you clearly enough. That gap is not going to close. It is going to widen. Because now the early version has $89,000 compounding. And you have $22,000 compounding. The machine that started earlier is running </w:t>
      </w:r>
      <w:r>
        <w:lastRenderedPageBreak/>
        <w:t xml:space="preserve">on a bigger engine. Every year, the distance </w:t>
      </w:r>
      <w:ins w:id="1380" w:author="Clau Kegode" w:date="2026-06-12T17:20:00Z" w16du:dateUtc="2026-06-12T14:20:00Z">
        <w:r w:rsidR="003C2A76">
          <w:t>grows larger</w:t>
        </w:r>
      </w:ins>
      <w:del w:id="1381" w:author="Clau Kegode" w:date="2026-06-12T17:20:00Z" w16du:dateUtc="2026-06-12T14:20:00Z">
        <w:r w:rsidDel="003C2A76">
          <w:delText>increases</w:delText>
        </w:r>
      </w:del>
      <w:r>
        <w:t xml:space="preserve">. Not because you're doing anything wrong. Because time is not </w:t>
      </w:r>
      <w:proofErr w:type="gramStart"/>
      <w:r>
        <w:t>a neutral</w:t>
      </w:r>
      <w:proofErr w:type="gramEnd"/>
      <w:r>
        <w:t xml:space="preserve"> variable. It is the most aggressive force in personal finance. And you </w:t>
      </w:r>
      <w:ins w:id="1382" w:author="Clau Kegode" w:date="2026-06-12T17:20:00Z" w16du:dateUtc="2026-06-12T14:20:00Z">
        <w:r w:rsidR="003C2A76">
          <w:t>surrendered</w:t>
        </w:r>
      </w:ins>
      <w:del w:id="1383" w:author="Clau Kegode" w:date="2026-06-12T17:20:00Z" w16du:dateUtc="2026-06-12T14:20:00Z">
        <w:r w:rsidDel="003C2A76">
          <w:delText>gave</w:delText>
        </w:r>
      </w:del>
      <w:r>
        <w:t xml:space="preserve"> ten years of it</w:t>
      </w:r>
      <w:del w:id="1384" w:author="Clau Kegode" w:date="2026-06-12T17:21:00Z" w16du:dateUtc="2026-06-12T14:21:00Z">
        <w:r w:rsidDel="003C2A76">
          <w:delText xml:space="preserve"> away</w:delText>
        </w:r>
      </w:del>
      <w:r>
        <w:t>.</w:t>
      </w:r>
    </w:p>
    <w:p w14:paraId="00000458" w14:textId="77777777" w:rsidR="00C57012" w:rsidRDefault="00C57012"/>
    <w:p w14:paraId="00000459" w14:textId="1C20B786" w:rsidR="00C57012" w:rsidRDefault="00000000">
      <w:r>
        <w:t>The third rule, the cost of delay is not what you failed to save. It's what those savings would have earned, and what those earnings would have earned, and what those earnings on earnings would have earned. The actual cost lives three layers deep. Most people never see it because it exists in a future that hasn't arrived yet.</w:t>
      </w:r>
      <w:ins w:id="1385" w:author="Clau Kegode" w:date="2026-06-12T17:21:00Z" w16du:dateUtc="2026-06-12T14:21:00Z">
        <w:r w:rsidR="003C2A76">
          <w:t xml:space="preserve"> </w:t>
        </w:r>
        <w:r w:rsidR="003C2A76" w:rsidRPr="003C2A76">
          <w:t>By the time it becomes visible, there is often no way to recover the lost years.</w:t>
        </w:r>
      </w:ins>
    </w:p>
    <w:p w14:paraId="0000045A" w14:textId="77777777" w:rsidR="00C57012" w:rsidRDefault="00C57012"/>
    <w:p w14:paraId="0000045B" w14:textId="08487F75" w:rsidR="00C57012" w:rsidRDefault="00000000">
      <w:r>
        <w:t xml:space="preserve">You are 40. Your portfolio is $67,000. You've been contributing $500 a month for eight years. You feel like you're building something. </w:t>
      </w:r>
      <w:ins w:id="1386" w:author="Clau Kegode" w:date="2026-06-12T17:21:00Z" w16du:dateUtc="2026-06-12T14:21:00Z">
        <w:r w:rsidR="003C2A76">
          <w:t>Because y</w:t>
        </w:r>
      </w:ins>
      <w:del w:id="1387" w:author="Clau Kegode" w:date="2026-06-12T17:21:00Z" w16du:dateUtc="2026-06-12T14:21:00Z">
        <w:r w:rsidDel="003C2A76">
          <w:delText>Y</w:delText>
        </w:r>
      </w:del>
      <w:r>
        <w:t xml:space="preserve">ou </w:t>
      </w:r>
      <w:proofErr w:type="gramStart"/>
      <w:r>
        <w:t>are</w:t>
      </w:r>
      <w:proofErr w:type="gramEnd"/>
      <w:r>
        <w:t>. But the version of you that started at 25 has $196,000. The gap is now $129,000. And it started from a single decision. Or the absence of one.</w:t>
      </w:r>
    </w:p>
    <w:p w14:paraId="0000045C" w14:textId="77777777" w:rsidR="00C57012" w:rsidRDefault="00C57012"/>
    <w:p w14:paraId="0000045D" w14:textId="5DBE156F" w:rsidR="00C57012" w:rsidRDefault="00000000">
      <w:r>
        <w:t xml:space="preserve">Here is the number that will stay with you. If both versions of you invest $500 a month from their respective start dates until age 65, assuming a consistent 8% average annual return — the version that started at 25 retires with approximately $1.37 million. The version that started at 35 retires with approximately $741,000. The gap is $629,000. Not because of income. Not because of stock picks. Not because of luck. </w:t>
      </w:r>
      <w:ins w:id="1388" w:author="Clau Kegode" w:date="2026-06-12T17:22:00Z">
        <w:r w:rsidR="003C2A76" w:rsidRPr="003C2A76">
          <w:t>Not because one version worked harder than the other.</w:t>
        </w:r>
      </w:ins>
      <w:ins w:id="1389" w:author="Clau Kegode" w:date="2026-06-12T17:22:00Z" w16du:dateUtc="2026-06-12T14:22:00Z">
        <w:r w:rsidR="003C2A76">
          <w:t xml:space="preserve"> </w:t>
        </w:r>
      </w:ins>
      <w:r>
        <w:t xml:space="preserve">Because of ten years. That's it. Ten years of delay </w:t>
      </w:r>
      <w:proofErr w:type="gramStart"/>
      <w:r>
        <w:t>costs</w:t>
      </w:r>
      <w:proofErr w:type="gramEnd"/>
      <w:r>
        <w:t xml:space="preserve"> $629,000 in retirement wealth. That number is not a projection. It is arithmetic. Cold, patient, indifferent arithmetic.</w:t>
      </w:r>
    </w:p>
    <w:p w14:paraId="0000045E" w14:textId="77777777" w:rsidR="00C57012" w:rsidRDefault="00C57012"/>
    <w:p w14:paraId="0000045F" w14:textId="77777777" w:rsidR="00C57012" w:rsidRDefault="00000000">
      <w:r>
        <w:t>The shift. You stop thinking of investing as something you do when you have money. You start thinking of it as something that makes money exist. The contribution is not the point. The time is the point.</w:t>
      </w:r>
    </w:p>
    <w:p w14:paraId="00000460" w14:textId="77777777" w:rsidR="00C57012" w:rsidRDefault="00C57012"/>
    <w:p w14:paraId="00000461" w14:textId="0248388A" w:rsidR="00C57012" w:rsidRDefault="00000000">
      <w:r>
        <w:t>You are 45. Your portfolio is $148,000. Real money. Real p</w:t>
      </w:r>
      <w:ins w:id="1390" w:author="Clau Kegode" w:date="2026-06-12T17:23:00Z" w16du:dateUtc="2026-06-12T14:23:00Z">
        <w:r w:rsidR="003C2A76">
          <w:t>roof of years of effort</w:t>
        </w:r>
      </w:ins>
      <w:del w:id="1391" w:author="Clau Kegode" w:date="2026-06-12T17:23:00Z" w16du:dateUtc="2026-06-12T14:23:00Z">
        <w:r w:rsidDel="003C2A76">
          <w:delText>rogress</w:delText>
        </w:r>
      </w:del>
      <w:r>
        <w:t xml:space="preserve">. The version of you that started at 25 </w:t>
      </w:r>
      <w:proofErr w:type="gramStart"/>
      <w:r>
        <w:t>has</w:t>
      </w:r>
      <w:proofErr w:type="gramEnd"/>
      <w:r>
        <w:t xml:space="preserve"> $338,000. The gap has grown to $190,000. You do the math one afternoon and you sit very still afterward. Not panicking. Just understanding. </w:t>
      </w:r>
      <w:del w:id="1392" w:author="Clau Kegode" w:date="2026-06-12T17:23:00Z" w16du:dateUtc="2026-06-12T14:23:00Z">
        <w:r w:rsidDel="003C2A76">
          <w:delText>Really</w:delText>
        </w:r>
      </w:del>
      <w:ins w:id="1393" w:author="Clau Kegode" w:date="2026-06-12T17:23:00Z" w16du:dateUtc="2026-06-12T14:23:00Z">
        <w:r w:rsidR="003C2A76">
          <w:t>Truly</w:t>
        </w:r>
      </w:ins>
      <w:r>
        <w:t xml:space="preserve"> understanding. For the first time, you feel the full weight of what a decade of waiting </w:t>
      </w:r>
      <w:proofErr w:type="gramStart"/>
      <w:r>
        <w:t>actually meant</w:t>
      </w:r>
      <w:proofErr w:type="gramEnd"/>
      <w:r>
        <w:t>. Not as a concept. As a number. As a life.</w:t>
      </w:r>
    </w:p>
    <w:p w14:paraId="00000462" w14:textId="77777777" w:rsidR="00C57012" w:rsidRDefault="00C57012"/>
    <w:p w14:paraId="00000463" w14:textId="6D4D909C" w:rsidR="00C57012" w:rsidRDefault="00000000">
      <w:r>
        <w:t>You start doing what people do when they realize they're behind. You increase contributions. You cut things. You max out the 401</w:t>
      </w:r>
      <w:ins w:id="1394" w:author="Clau Kegode" w:date="2026-06-12T17:24:00Z" w16du:dateUtc="2026-06-12T14:24:00Z">
        <w:r w:rsidR="003C2A76">
          <w:t>(</w:t>
        </w:r>
      </w:ins>
      <w:r>
        <w:t>k</w:t>
      </w:r>
      <w:ins w:id="1395" w:author="Clau Kegode" w:date="2026-06-12T17:24:00Z" w16du:dateUtc="2026-06-12T14:24:00Z">
        <w:r w:rsidR="003C2A76">
          <w:t>)</w:t>
        </w:r>
      </w:ins>
      <w:r>
        <w:t xml:space="preserve">. You open a Roth IRA. You become aggressive in a way that would have been unnecessary if you'd started earlier. And here is the dark irony. The urgency you feel now — the urgency that's </w:t>
      </w:r>
      <w:proofErr w:type="gramStart"/>
      <w:r>
        <w:t>actually changing</w:t>
      </w:r>
      <w:proofErr w:type="gramEnd"/>
      <w:r>
        <w:t xml:space="preserve"> your behavior — could have been manufactured at 25 with a single decision. But urgency doesn't arrive on schedule. It arrives when the math finally becomes undeniable.</w:t>
      </w:r>
    </w:p>
    <w:p w14:paraId="00000464" w14:textId="77777777" w:rsidR="00C57012" w:rsidRDefault="00C57012"/>
    <w:p w14:paraId="00000465" w14:textId="3AA22AE9" w:rsidR="00C57012" w:rsidRDefault="00000000">
      <w:r>
        <w:t>The fourth rule</w:t>
      </w:r>
      <w:ins w:id="1396" w:author="Clau Kegode" w:date="2026-06-12T17:24:00Z" w16du:dateUtc="2026-06-12T14:24:00Z">
        <w:r w:rsidR="003C2A76">
          <w:t>:</w:t>
        </w:r>
      </w:ins>
      <w:del w:id="1397" w:author="Clau Kegode" w:date="2026-06-12T17:24:00Z" w16du:dateUtc="2026-06-12T14:24:00Z">
        <w:r w:rsidDel="003C2A76">
          <w:delText>,</w:delText>
        </w:r>
      </w:del>
      <w:r>
        <w:t xml:space="preserve"> catching up is possible but it is never free. To reach the same retirement number as someone who started ten years earlier, you don't just contribute more. You </w:t>
      </w:r>
      <w:proofErr w:type="gramStart"/>
      <w:r>
        <w:t>have to</w:t>
      </w:r>
      <w:proofErr w:type="gramEnd"/>
      <w:r>
        <w:t xml:space="preserve"> contribute </w:t>
      </w:r>
      <w:ins w:id="1398" w:author="Clau Kegode" w:date="2026-06-12T17:24:00Z" w16du:dateUtc="2026-06-12T14:24:00Z">
        <w:r w:rsidR="003C2A76">
          <w:t>significantly</w:t>
        </w:r>
      </w:ins>
      <w:del w:id="1399" w:author="Clau Kegode" w:date="2026-06-12T17:24:00Z" w16du:dateUtc="2026-06-12T14:24:00Z">
        <w:r w:rsidDel="003C2A76">
          <w:delText>dramatically</w:delText>
        </w:r>
      </w:del>
      <w:r>
        <w:t xml:space="preserve"> more. A 20-year-old who wants to </w:t>
      </w:r>
      <w:proofErr w:type="gramStart"/>
      <w:r>
        <w:t>retire</w:t>
      </w:r>
      <w:proofErr w:type="gramEnd"/>
      <w:r>
        <w:t xml:space="preserve"> a millionaire needs to save </w:t>
      </w:r>
      <w:r>
        <w:lastRenderedPageBreak/>
        <w:t xml:space="preserve">roughly $95 a month. A 40-year-old chasing the exact same target needs over $1,000 a month. Ten times harder. Not because the </w:t>
      </w:r>
      <w:ins w:id="1400" w:author="Clau Kegode" w:date="2026-06-12T17:25:00Z" w16du:dateUtc="2026-06-12T14:25:00Z">
        <w:r w:rsidR="003C2A76">
          <w:t>market</w:t>
        </w:r>
      </w:ins>
      <w:del w:id="1401" w:author="Clau Kegode" w:date="2026-06-12T17:25:00Z" w16du:dateUtc="2026-06-12T14:25:00Z">
        <w:r w:rsidDel="003C2A76">
          <w:delText>goal</w:delText>
        </w:r>
      </w:del>
      <w:r>
        <w:t xml:space="preserve"> changed. Because the time didn't.</w:t>
      </w:r>
    </w:p>
    <w:p w14:paraId="00000466" w14:textId="77777777" w:rsidR="00C57012" w:rsidRDefault="00C57012"/>
    <w:p w14:paraId="00000467" w14:textId="2B9ECDE7" w:rsidR="00C57012" w:rsidRDefault="00000000">
      <w:r>
        <w:t xml:space="preserve">You are 50. Your portfolio is $287,000. You have 15 years left until retirement. The version of you that started at 25 </w:t>
      </w:r>
      <w:proofErr w:type="gramStart"/>
      <w:r>
        <w:t>has</w:t>
      </w:r>
      <w:proofErr w:type="gramEnd"/>
      <w:r>
        <w:t xml:space="preserve"> $530,000. The gap is $243,000. And it has been growing th</w:t>
      </w:r>
      <w:ins w:id="1402" w:author="Clau Kegode" w:date="2026-06-12T17:26:00Z" w16du:dateUtc="2026-06-12T14:26:00Z">
        <w:r w:rsidR="003C2A76">
          <w:t>e</w:t>
        </w:r>
      </w:ins>
      <w:del w:id="1403" w:author="Clau Kegode" w:date="2026-06-12T17:26:00Z" w16du:dateUtc="2026-06-12T14:26:00Z">
        <w:r w:rsidDel="003C2A76">
          <w:delText>is</w:delText>
        </w:r>
      </w:del>
      <w:r>
        <w:t xml:space="preserve"> entire time. Every year, both portfolios grow. But the bigger one grows faster. That is the </w:t>
      </w:r>
      <w:del w:id="1404" w:author="Clau Kegode" w:date="2026-06-12T17:27:00Z" w16du:dateUtc="2026-06-12T14:27:00Z">
        <w:r w:rsidDel="003C2A76">
          <w:delText>mechanics</w:delText>
        </w:r>
      </w:del>
      <w:ins w:id="1405" w:author="Clau Kegode" w:date="2026-06-12T17:27:00Z" w16du:dateUtc="2026-06-12T14:27:00Z">
        <w:r w:rsidR="003C2A76">
          <w:t>power</w:t>
        </w:r>
      </w:ins>
      <w:r>
        <w:t xml:space="preserve"> of compounding. Percentage gains applied to a </w:t>
      </w:r>
      <w:proofErr w:type="gramStart"/>
      <w:r>
        <w:t>larger base produce larger absolute results</w:t>
      </w:r>
      <w:proofErr w:type="gramEnd"/>
      <w:r>
        <w:t xml:space="preserve">. The gap doesn't shrink because you get serious. It widens because the machine that started earlier has been compounding </w:t>
      </w:r>
      <w:ins w:id="1406" w:author="Clau Kegode" w:date="2026-06-12T17:26:00Z" w16du:dateUtc="2026-06-12T14:26:00Z">
        <w:r w:rsidR="003C2A76">
          <w:t xml:space="preserve">for much </w:t>
        </w:r>
      </w:ins>
      <w:r>
        <w:t>longer.</w:t>
      </w:r>
    </w:p>
    <w:p w14:paraId="00000468" w14:textId="77777777" w:rsidR="00C57012" w:rsidRDefault="00C57012"/>
    <w:p w14:paraId="00000469" w14:textId="2FA27061" w:rsidR="00C57012" w:rsidRDefault="00000000">
      <w:r>
        <w:t xml:space="preserve">But something else is happening at 50 that matters. You are starting to feel the difference between someone who has options and someone who has obligations. The version of you that started at 25 is beginning to think about what they want retirement to look like. The version that </w:t>
      </w:r>
      <w:proofErr w:type="gramStart"/>
      <w:r>
        <w:t>waited</w:t>
      </w:r>
      <w:proofErr w:type="gramEnd"/>
      <w:r>
        <w:t xml:space="preserve"> is thinking about whether retirement is even possible on </w:t>
      </w:r>
      <w:ins w:id="1407" w:author="Clau Kegode" w:date="2026-06-12T17:27:00Z" w16du:dateUtc="2026-06-12T14:27:00Z">
        <w:r w:rsidR="003C2A76">
          <w:t>their desired timeline</w:t>
        </w:r>
      </w:ins>
      <w:del w:id="1408" w:author="Clau Kegode" w:date="2026-06-12T17:27:00Z" w16du:dateUtc="2026-06-12T14:27:00Z">
        <w:r w:rsidDel="003C2A76">
          <w:delText>schedule</w:delText>
        </w:r>
      </w:del>
      <w:r>
        <w:t>. That is not a small distinction. That is the entire texture of how the last decade of your career feels.</w:t>
      </w:r>
    </w:p>
    <w:p w14:paraId="0000046A" w14:textId="77777777" w:rsidR="00C57012" w:rsidRDefault="00C57012"/>
    <w:p w14:paraId="0000046B" w14:textId="77777777" w:rsidR="00C57012" w:rsidRDefault="00000000">
      <w:pPr>
        <w:rPr>
          <w:ins w:id="1409" w:author="Clau Kegode" w:date="2026-06-12T17:27:00Z" w16du:dateUtc="2026-06-12T14:27:00Z"/>
        </w:rPr>
      </w:pPr>
      <w:r>
        <w:t>The fifth rule</w:t>
      </w:r>
      <w:proofErr w:type="gramStart"/>
      <w:r>
        <w:t>, money</w:t>
      </w:r>
      <w:proofErr w:type="gramEnd"/>
      <w:r>
        <w:t xml:space="preserve"> buys time. Not things, not status, </w:t>
      </w:r>
      <w:proofErr w:type="gramStart"/>
      <w:r>
        <w:t>not</w:t>
      </w:r>
      <w:proofErr w:type="gramEnd"/>
      <w:r>
        <w:t xml:space="preserve"> experiences. Time. The person with $530,000 at 50 has choices the person with $287,000 does not have. They can slow down. They can change careers without fear. They can weather a layoff. The gap is not just financial. It is existential. It is the difference between a life with options and a life with obligations.</w:t>
      </w:r>
    </w:p>
    <w:p w14:paraId="6387BA2A" w14:textId="77777777" w:rsidR="003C2A76" w:rsidRDefault="003C2A76">
      <w:pPr>
        <w:rPr>
          <w:ins w:id="1410" w:author="Clau Kegode" w:date="2026-06-12T17:27:00Z" w16du:dateUtc="2026-06-12T14:27:00Z"/>
        </w:rPr>
      </w:pPr>
    </w:p>
    <w:p w14:paraId="2E6EF3B7" w14:textId="0BFD8F9C" w:rsidR="003C2A76" w:rsidRDefault="003C2A76">
      <w:ins w:id="1411" w:author="Clau Kegode" w:date="2026-06-12T17:27:00Z">
        <w:r w:rsidRPr="003C2A76">
          <w:t>And as retirement draws closer, those differences become harder to ignore.</w:t>
        </w:r>
      </w:ins>
    </w:p>
    <w:p w14:paraId="0000046C" w14:textId="77777777" w:rsidR="00C57012" w:rsidRDefault="00C57012"/>
    <w:p w14:paraId="0000046D" w14:textId="415149DB" w:rsidR="00C57012" w:rsidRDefault="00000000">
      <w:r>
        <w:t>The shift</w:t>
      </w:r>
      <w:del w:id="1412" w:author="Clau Kegode" w:date="2026-06-12T17:27:00Z" w16du:dateUtc="2026-06-12T14:27:00Z">
        <w:r w:rsidDel="003C2A76">
          <w:delText>.</w:delText>
        </w:r>
      </w:del>
      <w:ins w:id="1413" w:author="Clau Kegode" w:date="2026-06-12T17:27:00Z" w16du:dateUtc="2026-06-12T14:27:00Z">
        <w:r w:rsidR="003C2A76">
          <w:t xml:space="preserve"> Happens wh</w:t>
        </w:r>
      </w:ins>
      <w:ins w:id="1414" w:author="Clau Kegode" w:date="2026-06-12T17:28:00Z" w16du:dateUtc="2026-06-12T14:28:00Z">
        <w:r w:rsidR="003C2A76">
          <w:t xml:space="preserve">en </w:t>
        </w:r>
      </w:ins>
      <w:del w:id="1415" w:author="Clau Kegode" w:date="2026-06-12T17:28:00Z" w16du:dateUtc="2026-06-12T14:28:00Z">
        <w:r w:rsidDel="003C2A76">
          <w:delText xml:space="preserve"> Y</w:delText>
        </w:r>
      </w:del>
      <w:ins w:id="1416" w:author="Clau Kegode" w:date="2026-06-12T17:28:00Z" w16du:dateUtc="2026-06-12T14:28:00Z">
        <w:r w:rsidR="003C2A76">
          <w:t>y</w:t>
        </w:r>
      </w:ins>
      <w:r>
        <w:t xml:space="preserve">ou stop measuring wealth in dollars and start measuring it in degrees of freedom. How many bad days can you absorb? How many years can you walk away? How many decisions can you make because you want to, not because you </w:t>
      </w:r>
      <w:proofErr w:type="gramStart"/>
      <w:r>
        <w:t>have to</w:t>
      </w:r>
      <w:proofErr w:type="gramEnd"/>
      <w:r>
        <w:t>?</w:t>
      </w:r>
    </w:p>
    <w:p w14:paraId="0000046E" w14:textId="77777777" w:rsidR="00C57012" w:rsidRDefault="00C57012"/>
    <w:p w14:paraId="0000046F" w14:textId="77777777" w:rsidR="00C57012" w:rsidRDefault="00000000">
      <w:r>
        <w:t xml:space="preserve">You are 55. Your portfolio has crossed $400,000. You've worked hard to get here. You've sacrificed things. You've been disciplined in a way 25-year-old you never </w:t>
      </w:r>
      <w:proofErr w:type="gramStart"/>
      <w:r>
        <w:t>was</w:t>
      </w:r>
      <w:proofErr w:type="gramEnd"/>
      <w:r>
        <w:t>. And you should feel proud. But the version of you that started at 25 has $714,000. The gap is $314,000 and it is still growing. You have ten years left. The machine is running at full speed. But so is theirs. And theirs has a ten-year head start.</w:t>
      </w:r>
    </w:p>
    <w:p w14:paraId="00000470" w14:textId="77777777" w:rsidR="00C57012" w:rsidRDefault="00C57012"/>
    <w:p w14:paraId="00000471" w14:textId="561E53D3" w:rsidR="00C57012" w:rsidRDefault="00000000">
      <w:pPr>
        <w:rPr>
          <w:ins w:id="1417" w:author="Clau Kegode" w:date="2026-06-12T17:28:00Z" w16du:dateUtc="2026-06-12T14:28:00Z"/>
        </w:rPr>
      </w:pPr>
      <w:r>
        <w:t xml:space="preserve">You are 60. Your portfolio is $564,000. The version that started at 25 </w:t>
      </w:r>
      <w:proofErr w:type="gramStart"/>
      <w:r>
        <w:t>has</w:t>
      </w:r>
      <w:proofErr w:type="gramEnd"/>
      <w:r>
        <w:t xml:space="preserve"> $970,000. You are five years from retirement. The math is visible now. </w:t>
      </w:r>
      <w:ins w:id="1418" w:author="Clau Kegode" w:date="2026-06-12T17:28:00Z" w16du:dateUtc="2026-06-12T14:28:00Z">
        <w:r w:rsidR="003C2A76">
          <w:t>It’s f</w:t>
        </w:r>
      </w:ins>
      <w:del w:id="1419" w:author="Clau Kegode" w:date="2026-06-12T17:28:00Z" w16du:dateUtc="2026-06-12T14:28:00Z">
        <w:r w:rsidDel="003C2A76">
          <w:delText>F</w:delText>
        </w:r>
      </w:del>
      <w:r>
        <w:t>inal. Not theoretical. You will retire with real money. Meaningful money. But not the same money. Never the same money.</w:t>
      </w:r>
    </w:p>
    <w:p w14:paraId="7AEAD080" w14:textId="77777777" w:rsidR="003C2A76" w:rsidRDefault="003C2A76">
      <w:pPr>
        <w:rPr>
          <w:ins w:id="1420" w:author="Clau Kegode" w:date="2026-06-12T17:28:00Z" w16du:dateUtc="2026-06-12T14:28:00Z"/>
        </w:rPr>
      </w:pPr>
    </w:p>
    <w:p w14:paraId="5EE2AE6D" w14:textId="519D7EAD" w:rsidR="003C2A76" w:rsidRDefault="003C2A76">
      <w:ins w:id="1421" w:author="Clau Kegode" w:date="2026-06-12T17:28:00Z">
        <w:r w:rsidRPr="003C2A76">
          <w:t>At this stage, the consequences of every earlier financial decision are fully visible.</w:t>
        </w:r>
      </w:ins>
    </w:p>
    <w:p w14:paraId="00000472" w14:textId="77777777" w:rsidR="00C57012" w:rsidRDefault="00C57012"/>
    <w:p w14:paraId="00000473" w14:textId="7B55D60F" w:rsidR="00C57012" w:rsidRDefault="00000000">
      <w:r>
        <w:t xml:space="preserve">Here is what nobody tells you about this moment. The $406,000 gap is not the only cost. There is a second cost that never shows up in any calculator. It's the cost of the years between 35 and 55 when you were contributing aggressively because you had to. The vacations you didn't take. The risks you didn't take in your career because you needed the income. The stress that </w:t>
      </w:r>
      <w:del w:id="1422" w:author="Clau Kegode" w:date="2026-06-12T17:29:00Z" w16du:dateUtc="2026-06-12T14:29:00Z">
        <w:r w:rsidDel="00A83B01">
          <w:delText>lived</w:delText>
        </w:r>
      </w:del>
      <w:ins w:id="1423" w:author="Clau Kegode" w:date="2026-06-12T17:29:00Z" w16du:dateUtc="2026-06-12T14:29:00Z">
        <w:r w:rsidR="00A83B01">
          <w:t xml:space="preserve">sat </w:t>
        </w:r>
        <w:r w:rsidR="00A83B01">
          <w:lastRenderedPageBreak/>
          <w:t>quietly</w:t>
        </w:r>
      </w:ins>
      <w:r>
        <w:t xml:space="preserve"> </w:t>
      </w:r>
      <w:del w:id="1424" w:author="Clau Kegode" w:date="2026-06-12T17:29:00Z" w16du:dateUtc="2026-06-12T14:29:00Z">
        <w:r w:rsidDel="00A83B01">
          <w:delText>und</w:delText>
        </w:r>
      </w:del>
      <w:ins w:id="1425" w:author="Clau Kegode" w:date="2026-06-12T17:29:00Z" w16du:dateUtc="2026-06-12T14:29:00Z">
        <w:r w:rsidR="00A83B01">
          <w:t>b</w:t>
        </w:r>
      </w:ins>
      <w:r>
        <w:t>e</w:t>
      </w:r>
      <w:del w:id="1426" w:author="Clau Kegode" w:date="2026-06-12T17:29:00Z" w16du:dateUtc="2026-06-12T14:29:00Z">
        <w:r w:rsidDel="00A83B01">
          <w:delText>r</w:delText>
        </w:r>
      </w:del>
      <w:r>
        <w:t xml:space="preserve">neath everything because the numbers weren't where they needed to be. That cost </w:t>
      </w:r>
      <w:proofErr w:type="gramStart"/>
      <w:r>
        <w:t>has</w:t>
      </w:r>
      <w:proofErr w:type="gramEnd"/>
      <w:r>
        <w:t xml:space="preserve"> no dollar amount. But it was real.</w:t>
      </w:r>
    </w:p>
    <w:p w14:paraId="00000474" w14:textId="77777777" w:rsidR="00C57012" w:rsidRDefault="00C57012"/>
    <w:p w14:paraId="00000475" w14:textId="77777777" w:rsidR="00C57012" w:rsidRDefault="00000000">
      <w:r>
        <w:t xml:space="preserve">The sixth rule, financial regret doesn't arrive in a single moment. It accumulates quietly, like interest, in the opposite direction. You don't feel it until you do </w:t>
      </w:r>
      <w:proofErr w:type="gramStart"/>
      <w:r>
        <w:t>the math</w:t>
      </w:r>
      <w:proofErr w:type="gramEnd"/>
      <w:r>
        <w:t>. And then you feel all of it at once.</w:t>
      </w:r>
    </w:p>
    <w:p w14:paraId="00000476" w14:textId="77777777" w:rsidR="00C57012" w:rsidRDefault="00C57012"/>
    <w:p w14:paraId="00000477" w14:textId="77777777" w:rsidR="00C57012" w:rsidRDefault="00000000">
      <w:pPr>
        <w:rPr>
          <w:ins w:id="1427" w:author="Clau Kegode" w:date="2026-06-12T17:29:00Z" w16du:dateUtc="2026-06-12T14:29:00Z"/>
        </w:rPr>
      </w:pPr>
      <w:r>
        <w:t xml:space="preserve">The shift. You stop asking what you should have done. You </w:t>
      </w:r>
      <w:proofErr w:type="gramStart"/>
      <w:r>
        <w:t>start</w:t>
      </w:r>
      <w:proofErr w:type="gramEnd"/>
      <w:r>
        <w:t xml:space="preserve"> asking what the person who is 25 right now should know. And the answer is not a strategy. Not a fund. Not a rate of return. The answer is simpler and harder than any of that. Start. Not next month. Not when the market settles. Not when the debt is lower. Now. With whatever you have. Even if it's $50. Even if it feels pointless. Even if nothing dramatic happens for years.</w:t>
      </w:r>
    </w:p>
    <w:p w14:paraId="205D4AD2" w14:textId="77777777" w:rsidR="00A83B01" w:rsidRDefault="00A83B01">
      <w:pPr>
        <w:rPr>
          <w:ins w:id="1428" w:author="Clau Kegode" w:date="2026-06-12T17:29:00Z" w16du:dateUtc="2026-06-12T14:29:00Z"/>
        </w:rPr>
      </w:pPr>
    </w:p>
    <w:p w14:paraId="43821821" w14:textId="3689FF72" w:rsidR="00A83B01" w:rsidRDefault="00A83B01">
      <w:ins w:id="1429" w:author="Clau Kegode" w:date="2026-06-12T17:29:00Z">
        <w:r w:rsidRPr="00A83B01">
          <w:t>Because the biggest advantage is rarely brilliance. It's simply time.</w:t>
        </w:r>
      </w:ins>
    </w:p>
    <w:p w14:paraId="00000478" w14:textId="77777777" w:rsidR="00C57012" w:rsidRDefault="00C57012"/>
    <w:p w14:paraId="00000479" w14:textId="77777777" w:rsidR="00C57012" w:rsidRDefault="00000000">
      <w:r>
        <w:t>Because that is how the machine works. Slowly. Then all at once. The first years are boring. The second decade is interesting. The third decade is the point. But you cannot reach the third decade without surviving the first. And you cannot start the first decade from ten years in the future.</w:t>
      </w:r>
    </w:p>
    <w:p w14:paraId="0000047A" w14:textId="77777777" w:rsidR="00C57012" w:rsidRDefault="00C57012"/>
    <w:p w14:paraId="0000047B" w14:textId="630C8850" w:rsidR="00C57012" w:rsidRDefault="00000000">
      <w:r>
        <w:t>You are 65. You retire with $741,000. It is more than most people have. It is less than you would have had. You know the number. $629,000. The gap. The cost of the years you spent telling yourself you'd start soon</w:t>
      </w:r>
      <w:ins w:id="1430" w:author="Clau Kegode" w:date="2026-06-12T17:29:00Z" w16du:dateUtc="2026-06-12T14:29:00Z">
        <w:r w:rsidR="00A83B01">
          <w:t xml:space="preserve"> e</w:t>
        </w:r>
      </w:ins>
      <w:ins w:id="1431" w:author="Clau Kegode" w:date="2026-06-12T17:30:00Z" w16du:dateUtc="2026-06-12T14:30:00Z">
        <w:r w:rsidR="00A83B01">
          <w:t>nough</w:t>
        </w:r>
      </w:ins>
      <w:r>
        <w:t>. You don't dwell on it. You can't change it. But you carry it the way people carry things they cannot put down.</w:t>
      </w:r>
    </w:p>
    <w:p w14:paraId="0000047C" w14:textId="77777777" w:rsidR="00C57012" w:rsidRDefault="00C57012"/>
    <w:p w14:paraId="0000047D" w14:textId="4D56F238" w:rsidR="00C57012" w:rsidRDefault="00000000">
      <w:r>
        <w:t xml:space="preserve">And somewhere right now, in an apartment that costs slightly too much, there is a 25-year-old with a take-home </w:t>
      </w:r>
      <w:ins w:id="1432" w:author="Clau Kegode" w:date="2026-06-12T17:30:00Z" w16du:dateUtc="2026-06-12T14:30:00Z">
        <w:r w:rsidR="00A83B01">
          <w:t xml:space="preserve">paycheck </w:t>
        </w:r>
      </w:ins>
      <w:r>
        <w:t xml:space="preserve">of $3,200 a month. After </w:t>
      </w:r>
      <w:proofErr w:type="gramStart"/>
      <w:r>
        <w:t>rent and</w:t>
      </w:r>
      <w:proofErr w:type="gramEnd"/>
      <w:r>
        <w:t xml:space="preserve"> groceries and </w:t>
      </w:r>
      <w:proofErr w:type="gramStart"/>
      <w:r>
        <w:t>the car</w:t>
      </w:r>
      <w:proofErr w:type="gramEnd"/>
      <w:r>
        <w:t xml:space="preserve"> payment and </w:t>
      </w:r>
      <w:proofErr w:type="gramStart"/>
      <w:r>
        <w:t>the credit</w:t>
      </w:r>
      <w:proofErr w:type="gramEnd"/>
      <w:r>
        <w:t xml:space="preserve"> card</w:t>
      </w:r>
      <w:ins w:id="1433" w:author="Clau Kegode" w:date="2026-06-12T17:30:00Z" w16du:dateUtc="2026-06-12T14:30:00Z">
        <w:r w:rsidR="00A83B01">
          <w:t xml:space="preserve"> </w:t>
        </w:r>
        <w:proofErr w:type="gramStart"/>
        <w:r w:rsidR="00A83B01">
          <w:t>bill</w:t>
        </w:r>
      </w:ins>
      <w:proofErr w:type="gramEnd"/>
      <w:r>
        <w:t>, they have about $400 left. They know they should be investing. They've heard it. They've nodded at it. They've even opened a brokerage account once and stared at it before closing the tab. The market is weird right now. They'll wait until it settles. They'll start when they have more.</w:t>
      </w:r>
    </w:p>
    <w:p w14:paraId="0000047E" w14:textId="77777777" w:rsidR="00C57012" w:rsidRDefault="00C57012"/>
    <w:p w14:paraId="0000047F" w14:textId="77777777" w:rsidR="00C57012" w:rsidRDefault="00000000">
      <w:pPr>
        <w:rPr>
          <w:ins w:id="1434" w:author="Clau Kegode" w:date="2026-06-12T17:30:00Z" w16du:dateUtc="2026-06-12T14:30:00Z"/>
        </w:rPr>
      </w:pPr>
      <w:r>
        <w:t xml:space="preserve">The machine doesn't ask if you're ready. It doesn't wait for the right moment. It opens every morning and it runs for whoever shows up. The gap is already forming. Right now. For someone. The question is only whether that someone is you. It always starts </w:t>
      </w:r>
      <w:proofErr w:type="gramStart"/>
      <w:r>
        <w:t>with</w:t>
      </w:r>
      <w:proofErr w:type="gramEnd"/>
      <w:r>
        <w:t xml:space="preserve"> $500 a month. It always starts with next month. It always starts here.</w:t>
      </w:r>
    </w:p>
    <w:p w14:paraId="58F92C78" w14:textId="77777777" w:rsidR="00A83B01" w:rsidRDefault="00A83B01">
      <w:pPr>
        <w:rPr>
          <w:ins w:id="1435" w:author="Clau Kegode" w:date="2026-06-12T17:30:00Z" w16du:dateUtc="2026-06-12T14:30:00Z"/>
        </w:rPr>
      </w:pPr>
    </w:p>
    <w:p w14:paraId="0E995144" w14:textId="297B9D60" w:rsidR="00A83B01" w:rsidRDefault="00A83B01">
      <w:ins w:id="1436" w:author="Clau Kegode" w:date="2026-06-12T17:30:00Z">
        <w:r w:rsidRPr="00A83B01">
          <w:t>And years from now, that small decision may be the one that changes everything.</w:t>
        </w:r>
      </w:ins>
    </w:p>
    <w:p w14:paraId="00000480" w14:textId="77777777" w:rsidR="00C57012" w:rsidRDefault="00C57012"/>
    <w:sectPr w:rsidR="00C570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21CF24-E4F0-47D6-B5D9-7B2BC3D3B3E4}"/>
  </w:font>
  <w:font w:name="Cambria">
    <w:panose1 w:val="02040503050406030204"/>
    <w:charset w:val="00"/>
    <w:family w:val="roman"/>
    <w:pitch w:val="variable"/>
    <w:sig w:usb0="E00006FF" w:usb1="420024FF" w:usb2="02000000" w:usb3="00000000" w:csb0="0000019F" w:csb1="00000000"/>
    <w:embedRegular r:id="rId2" w:fontKey="{E4FB16B8-613E-4E1D-890A-C53D029C71F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 Kegode">
    <w15:presenceInfo w15:providerId="Windows Live" w15:userId="d1086b1ca7b70e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012"/>
    <w:rsid w:val="00026B06"/>
    <w:rsid w:val="00083A4E"/>
    <w:rsid w:val="00155C19"/>
    <w:rsid w:val="0016069D"/>
    <w:rsid w:val="001B4DFF"/>
    <w:rsid w:val="001D1E0B"/>
    <w:rsid w:val="001E2460"/>
    <w:rsid w:val="00222232"/>
    <w:rsid w:val="00275CC6"/>
    <w:rsid w:val="002C4E04"/>
    <w:rsid w:val="002E0FAC"/>
    <w:rsid w:val="002E3AA5"/>
    <w:rsid w:val="00320CCC"/>
    <w:rsid w:val="00385164"/>
    <w:rsid w:val="003B70AA"/>
    <w:rsid w:val="003C2A76"/>
    <w:rsid w:val="00400A4E"/>
    <w:rsid w:val="004923AE"/>
    <w:rsid w:val="0049787A"/>
    <w:rsid w:val="004D36C9"/>
    <w:rsid w:val="00610A3B"/>
    <w:rsid w:val="00666FBD"/>
    <w:rsid w:val="00696D40"/>
    <w:rsid w:val="006C14F9"/>
    <w:rsid w:val="00760A4F"/>
    <w:rsid w:val="007C2B9D"/>
    <w:rsid w:val="009916D3"/>
    <w:rsid w:val="009A3455"/>
    <w:rsid w:val="009D652B"/>
    <w:rsid w:val="00A83B01"/>
    <w:rsid w:val="00AF260B"/>
    <w:rsid w:val="00B174E5"/>
    <w:rsid w:val="00B22290"/>
    <w:rsid w:val="00B64F9B"/>
    <w:rsid w:val="00BB400C"/>
    <w:rsid w:val="00BE79B8"/>
    <w:rsid w:val="00C55716"/>
    <w:rsid w:val="00C57012"/>
    <w:rsid w:val="00CA7105"/>
    <w:rsid w:val="00CA7456"/>
    <w:rsid w:val="00D72454"/>
    <w:rsid w:val="00DA23C4"/>
    <w:rsid w:val="00E44BDE"/>
    <w:rsid w:val="00F04F1A"/>
    <w:rsid w:val="00F21EDA"/>
    <w:rsid w:val="00F356D3"/>
    <w:rsid w:val="00F50EC3"/>
    <w:rsid w:val="00FB4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DABB"/>
  <w15:docId w15:val="{419875FE-A6B1-4A92-842F-04F604FDC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3B70A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560</TotalTime>
  <Pages>63</Pages>
  <Words>25812</Words>
  <Characters>147134</Characters>
  <Application>Microsoft Office Word</Application>
  <DocSecurity>0</DocSecurity>
  <Lines>1226</Lines>
  <Paragraphs>345</Paragraphs>
  <ScaleCrop>false</ScaleCrop>
  <Company/>
  <LinksUpToDate>false</LinksUpToDate>
  <CharactersWithSpaces>172601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 Kegode</cp:lastModifiedBy>
  <cp:revision>6</cp:revision>
  <dcterms:created xsi:type="dcterms:W3CDTF">2026-06-11T16:39:00Z</dcterms:created>
  <dcterms:modified xsi:type="dcterms:W3CDTF">2026-06-12T14:34:00Z</dcterms:modified>
</cp:coreProperties>
</file>