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C2DC" w14:textId="77777777" w:rsidR="00D629B2" w:rsidRDefault="001305DF">
      <w:pPr>
        <w:pStyle w:val="Heading1"/>
        <w:keepNext w:val="0"/>
        <w:keepLines w:val="0"/>
        <w:spacing w:before="480"/>
        <w:rPr>
          <w:b/>
          <w:bCs/>
          <w:sz w:val="46"/>
          <w:szCs w:val="46"/>
        </w:rPr>
      </w:pPr>
      <w:bookmarkStart w:id="0" w:name="_h3tee59rmuxs" w:colFirst="0" w:colLast="0"/>
      <w:bookmarkEnd w:id="0"/>
      <w:r>
        <w:rPr>
          <w:b/>
          <w:bCs/>
          <w:sz w:val="46"/>
          <w:szCs w:val="46"/>
        </w:rPr>
        <w:t>POV: You Get Stuck Earning the Same Salary for 20 Years</w:t>
      </w:r>
    </w:p>
    <w:p w14:paraId="5483C2DD" w14:textId="4887EE12" w:rsidR="00D629B2" w:rsidRDefault="001305DF">
      <w:pPr>
        <w:spacing w:before="240" w:after="240"/>
      </w:pPr>
      <w:r>
        <w:t xml:space="preserve">$52,000. That's what you make. That's what you've been </w:t>
      </w:r>
      <w:ins w:id="1" w:author="Clau Kegode" w:date="2026-07-08T18:44:00Z" w16du:dateUtc="2026-07-08T15:44:00Z">
        <w:r w:rsidR="00086C8A">
          <w:t>earning</w:t>
        </w:r>
      </w:ins>
      <w:del w:id="2" w:author="Clau Kegode" w:date="2026-07-08T18:44:00Z" w16du:dateUtc="2026-07-08T15:44:00Z">
        <w:r w:rsidDel="00086C8A">
          <w:delText>making</w:delText>
        </w:r>
      </w:del>
      <w:r>
        <w:t>.</w:t>
      </w:r>
    </w:p>
    <w:p w14:paraId="5483C2DE" w14:textId="59B648E2" w:rsidR="00D629B2" w:rsidRDefault="001305DF">
      <w:pPr>
        <w:spacing w:before="240" w:after="240"/>
      </w:pPr>
      <w:r>
        <w:t xml:space="preserve">In the autumn of 1973, drivers in New Jersey sat in gas lines that wrapped around city blocks, engines off, radios on, waiting for a pump that might run dry before they reached it. The oil embargo was the </w:t>
      </w:r>
      <w:ins w:id="3" w:author="Clau Kegode" w:date="2026-07-08T18:45:00Z" w16du:dateUtc="2026-07-08T15:45:00Z">
        <w:r w:rsidR="00086C8A">
          <w:t>headline</w:t>
        </w:r>
      </w:ins>
      <w:del w:id="4" w:author="Clau Kegode" w:date="2026-07-08T18:45:00Z" w16du:dateUtc="2026-07-08T15:45:00Z">
        <w:r w:rsidDel="00086C8A">
          <w:delText>story</w:delText>
        </w:r>
      </w:del>
      <w:r>
        <w:t xml:space="preserve"> that year. But something quieter </w:t>
      </w:r>
      <w:ins w:id="5" w:author="Clau Kegode" w:date="2026-07-08T18:45:00Z" w16du:dateUtc="2026-07-08T15:45:00Z">
        <w:r w:rsidR="003D0723">
          <w:t>was unfolding</w:t>
        </w:r>
      </w:ins>
      <w:del w:id="6" w:author="Clau Kegode" w:date="2026-07-08T18:45:00Z" w16du:dateUtc="2026-07-08T15:45:00Z">
        <w:r w:rsidDel="003D0723">
          <w:delText>happened</w:delText>
        </w:r>
      </w:del>
      <w:r>
        <w:t xml:space="preserve"> in 1973, something no news anchor mentioned, because it didn't </w:t>
      </w:r>
      <w:ins w:id="7" w:author="Clau Kegode" w:date="2026-07-08T18:46:00Z" w16du:dateUtc="2026-07-08T15:46:00Z">
        <w:r w:rsidR="00A253C9">
          <w:t>announce itself</w:t>
        </w:r>
      </w:ins>
      <w:del w:id="8" w:author="Clau Kegode" w:date="2026-07-08T18:46:00Z" w16du:dateUtc="2026-07-08T15:46:00Z">
        <w:r w:rsidDel="00A253C9">
          <w:delText>look like anything at all</w:delText>
        </w:r>
      </w:del>
      <w:r>
        <w:t xml:space="preserve">. The American paycheck stopped growing. In January of that year, the average worker earned $4.03 an hour — the equivalent of about $29.15 in today's money. Half a century later, in 2024, that figure had </w:t>
      </w:r>
      <w:ins w:id="9" w:author="Clau Kegode" w:date="2026-07-08T18:46:00Z" w16du:dateUtc="2026-07-08T15:46:00Z">
        <w:r w:rsidR="000140B2">
          <w:t xml:space="preserve">inched </w:t>
        </w:r>
      </w:ins>
      <w:del w:id="10" w:author="Clau Kegode" w:date="2026-07-08T18:46:00Z" w16du:dateUtc="2026-07-08T15:46:00Z">
        <w:r w:rsidDel="000140B2">
          <w:delText xml:space="preserve">crawled all the way </w:delText>
        </w:r>
      </w:del>
      <w:r>
        <w:t>to $30.13.</w:t>
      </w:r>
    </w:p>
    <w:p w14:paraId="5483C2DF" w14:textId="77777777" w:rsidR="00D629B2" w:rsidRDefault="001305DF">
      <w:pPr>
        <w:spacing w:before="240" w:after="240"/>
      </w:pPr>
      <w:r>
        <w:t>Fifty years. One dollar.</w:t>
      </w:r>
    </w:p>
    <w:p w14:paraId="5483C2E0" w14:textId="470488D5" w:rsidR="00D629B2" w:rsidRDefault="001305DF">
      <w:pPr>
        <w:spacing w:before="240" w:after="240"/>
      </w:pPr>
      <w:r>
        <w:t xml:space="preserve">You read that and you think it can't apply to you. You're not a statistic. You're </w:t>
      </w:r>
      <w:ins w:id="11" w:author="Clau Kegode" w:date="2026-07-08T18:47:00Z" w16du:dateUtc="2026-07-08T15:47:00Z">
        <w:r w:rsidR="000140B2">
          <w:t>responsible</w:t>
        </w:r>
      </w:ins>
      <w:del w:id="12" w:author="Clau Kegode" w:date="2026-07-08T18:47:00Z" w16du:dateUtc="2026-07-08T15:47:00Z">
        <w:r w:rsidDel="000140B2">
          <w:delText>careful</w:delText>
        </w:r>
      </w:del>
      <w:r>
        <w:t xml:space="preserve">. You work hard. You've been at the same company for three years, and you're good at what you do — </w:t>
      </w:r>
      <w:ins w:id="13" w:author="Clau Kegode" w:date="2026-07-08T18:47:00Z" w16du:dateUtc="2026-07-08T15:47:00Z">
        <w:r w:rsidR="000140B2">
          <w:t>consistently</w:t>
        </w:r>
      </w:ins>
      <w:del w:id="14" w:author="Clau Kegode" w:date="2026-07-08T18:47:00Z" w16du:dateUtc="2026-07-08T15:47:00Z">
        <w:r w:rsidDel="000140B2">
          <w:delText>genuinely</w:delText>
        </w:r>
      </w:del>
      <w:r>
        <w:t xml:space="preserve"> good, the kind of good people mention in meetings when you're not in the room. You are 27 years old. The salary felt like progress when you </w:t>
      </w:r>
      <w:ins w:id="15" w:author="Clau Kegode" w:date="2026-07-08T18:47:00Z" w16du:dateUtc="2026-07-08T15:47:00Z">
        <w:r w:rsidR="00363716">
          <w:t>accepted</w:t>
        </w:r>
      </w:ins>
      <w:del w:id="16" w:author="Clau Kegode" w:date="2026-07-08T18:47:00Z" w16du:dateUtc="2026-07-08T15:47:00Z">
        <w:r w:rsidDel="00363716">
          <w:delText>got</w:delText>
        </w:r>
      </w:del>
      <w:r>
        <w:t xml:space="preserve"> it.</w:t>
      </w:r>
    </w:p>
    <w:p w14:paraId="5483C2E1" w14:textId="77777777" w:rsidR="00D629B2" w:rsidRDefault="001305DF">
      <w:pPr>
        <w:spacing w:before="240" w:after="240"/>
      </w:pPr>
      <w:r>
        <w:t>It still does.</w:t>
      </w:r>
    </w:p>
    <w:p w14:paraId="5483C2E2" w14:textId="3E13C719" w:rsidR="00D629B2" w:rsidRDefault="001305DF">
      <w:pPr>
        <w:spacing w:before="240" w:after="240"/>
        <w:rPr>
          <w:ins w:id="17" w:author="Clau Kegode" w:date="2026-07-08T18:50:00Z" w16du:dateUtc="2026-07-08T15:50:00Z"/>
        </w:rPr>
      </w:pPr>
      <w:r>
        <w:t xml:space="preserve">The manager said </w:t>
      </w:r>
      <w:ins w:id="18" w:author="Clau Kegode" w:date="2026-07-08T18:48:00Z" w16du:dateUtc="2026-07-08T15:48:00Z">
        <w:r w:rsidR="00363716">
          <w:t>all the right</w:t>
        </w:r>
      </w:ins>
      <w:del w:id="19" w:author="Clau Kegode" w:date="2026-07-08T18:48:00Z" w16du:dateUtc="2026-07-08T15:48:00Z">
        <w:r w:rsidDel="00363716">
          <w:delText>kin</w:delText>
        </w:r>
      </w:del>
      <w:del w:id="20" w:author="Clau Kegode" w:date="2026-07-08T18:47:00Z" w16du:dateUtc="2026-07-08T15:47:00Z">
        <w:r w:rsidDel="00363716">
          <w:delText>d</w:delText>
        </w:r>
      </w:del>
      <w:r>
        <w:t xml:space="preserve"> things in the review. There was a 3% bump last year. Three percent of $52,000 is $1,560 before tax, which landed as $97 extra per paycheck. It </w:t>
      </w:r>
      <w:del w:id="21" w:author="Clau Kegode" w:date="2026-07-08T18:48:00Z" w16du:dateUtc="2026-07-08T15:48:00Z">
        <w:r w:rsidDel="00335214">
          <w:delText>bought a nicer</w:delText>
        </w:r>
      </w:del>
      <w:ins w:id="22" w:author="Clau Kegode" w:date="2026-07-08T18:48:00Z" w16du:dateUtc="2026-07-08T15:48:00Z">
        <w:r w:rsidR="00335214">
          <w:t>paid for better</w:t>
        </w:r>
      </w:ins>
      <w:r>
        <w:t xml:space="preserve"> lunch</w:t>
      </w:r>
      <w:ins w:id="23" w:author="Clau Kegode" w:date="2026-07-08T18:48:00Z" w16du:dateUtc="2026-07-08T15:48:00Z">
        <w:r w:rsidR="00B871EA">
          <w:t>es</w:t>
        </w:r>
      </w:ins>
      <w:r>
        <w:t xml:space="preserve"> for a week — the sandwich place with the line out the door instead of the one without. By February the extra money had </w:t>
      </w:r>
      <w:ins w:id="24" w:author="Clau Kegode" w:date="2026-07-08T18:49:00Z" w16du:dateUtc="2026-07-08T15:49:00Z">
        <w:r w:rsidR="00B871EA">
          <w:t>blended</w:t>
        </w:r>
      </w:ins>
      <w:del w:id="25" w:author="Clau Kegode" w:date="2026-07-08T18:49:00Z" w16du:dateUtc="2026-07-08T15:49:00Z">
        <w:r w:rsidDel="00B871EA">
          <w:delText>dissolved</w:delText>
        </w:r>
      </w:del>
      <w:r>
        <w:t xml:space="preserve"> into the month</w:t>
      </w:r>
      <w:ins w:id="26" w:author="Clau Kegode" w:date="2026-07-08T18:49:00Z" w16du:dateUtc="2026-07-08T15:49:00Z">
        <w:r w:rsidR="00251A04">
          <w:t>ly spending</w:t>
        </w:r>
      </w:ins>
      <w:r>
        <w:t xml:space="preserve">, </w:t>
      </w:r>
      <w:del w:id="27" w:author="Clau Kegode" w:date="2026-07-08T18:49:00Z" w16du:dateUtc="2026-07-08T15:49:00Z">
        <w:r w:rsidDel="00251A04">
          <w:delText>unremarkable, invisible</w:delText>
        </w:r>
      </w:del>
      <w:ins w:id="28" w:author="Clau Kegode" w:date="2026-07-08T18:49:00Z" w16du:dateUtc="2026-07-08T15:49:00Z">
        <w:r w:rsidR="00251A04">
          <w:t>ordinary and unnoticed</w:t>
        </w:r>
      </w:ins>
      <w:r>
        <w:t>. The next review said the same kind things. So did the one after that.</w:t>
      </w:r>
    </w:p>
    <w:p w14:paraId="634897F5" w14:textId="408A1968" w:rsidR="005E0132" w:rsidRDefault="005E0132">
      <w:pPr>
        <w:spacing w:before="240" w:after="240"/>
      </w:pPr>
      <w:ins w:id="29" w:author="Clau Kegode" w:date="2026-07-08T18:50:00Z">
        <w:r w:rsidRPr="005E0132">
          <w:t>That sameness is exactly what makes the pattern so easy to miss.</w:t>
        </w:r>
      </w:ins>
    </w:p>
    <w:p w14:paraId="5483C2E3" w14:textId="0DCDC8FC" w:rsidR="00D629B2" w:rsidRDefault="001305DF">
      <w:pPr>
        <w:spacing w:before="240" w:after="240"/>
      </w:pPr>
      <w:r>
        <w:t>Nothing about this feels like a problem. That's important to understand. Nobody wakes up trapped. It arrives disguised as an ordinary year, then another</w:t>
      </w:r>
      <w:ins w:id="30" w:author="Clau Kegode" w:date="2026-07-08T18:53:00Z" w16du:dateUtc="2026-07-08T15:53:00Z">
        <w:r w:rsidR="006B16A7">
          <w:t>, then another still</w:t>
        </w:r>
      </w:ins>
      <w:del w:id="31" w:author="Clau Kegode" w:date="2026-07-08T18:53:00Z" w16du:dateUtc="2026-07-08T15:53:00Z">
        <w:r w:rsidDel="006B16A7">
          <w:delText xml:space="preserve"> one</w:delText>
        </w:r>
      </w:del>
      <w:r>
        <w:t>.</w:t>
      </w:r>
    </w:p>
    <w:p w14:paraId="5483C2E4" w14:textId="18A811B1" w:rsidR="00D629B2" w:rsidRDefault="001305DF">
      <w:pPr>
        <w:spacing w:before="240" w:after="240"/>
      </w:pPr>
      <w:r>
        <w:t>Here's the arithmetic they never print on the offer letter: a 3% raise isn't a raise if the world around it moves at the same speed. From April 2025 to April 2026, nominal wages in America grew 3.6%. Inflation ran 3.8%.</w:t>
      </w:r>
      <w:del w:id="32" w:author="Clau Kegode" w:date="2026-07-08T18:53:00Z" w16du:dateUtc="2026-07-08T15:53:00Z">
        <w:r w:rsidDel="006B16A7">
          <w:delText xml:space="preserve"> Which</w:delText>
        </w:r>
      </w:del>
      <w:ins w:id="33" w:author="Clau Kegode" w:date="2026-07-08T18:53:00Z" w16du:dateUtc="2026-07-08T15:53:00Z">
        <w:r w:rsidR="006B16A7">
          <w:t>That</w:t>
        </w:r>
      </w:ins>
      <w:r>
        <w:t xml:space="preserve"> means the average worker </w:t>
      </w:r>
      <w:del w:id="34" w:author="Clau Kegode" w:date="2026-07-08T18:53:00Z" w16du:dateUtc="2026-07-08T15:53:00Z">
        <w:r w:rsidDel="00801C5E">
          <w:delText xml:space="preserve">got a raise and lost ground in </w:delText>
        </w:r>
      </w:del>
      <w:ins w:id="35" w:author="Clau Kegode" w:date="2026-07-08T18:54:00Z">
        <w:r w:rsidR="00801C5E" w:rsidRPr="00801C5E">
          <w:t>earned more dollars but less purchasing power</w:t>
        </w:r>
      </w:ins>
      <w:ins w:id="36" w:author="Clau Kegode" w:date="2026-07-08T18:54:00Z" w16du:dateUtc="2026-07-08T15:54:00Z">
        <w:r w:rsidR="00801C5E">
          <w:t xml:space="preserve"> over </w:t>
        </w:r>
      </w:ins>
      <w:r>
        <w:t xml:space="preserve">the same twelve months — a gain on paper, a loss at the grocery store. Both true simultaneously. The paycheck never </w:t>
      </w:r>
      <w:ins w:id="37" w:author="Clau Kegode" w:date="2026-07-08T18:54:00Z" w16du:dateUtc="2026-07-08T15:54:00Z">
        <w:r w:rsidR="00801C5E">
          <w:t>deceives you</w:t>
        </w:r>
      </w:ins>
      <w:del w:id="38" w:author="Clau Kegode" w:date="2026-07-08T18:54:00Z" w16du:dateUtc="2026-07-08T15:54:00Z">
        <w:r w:rsidDel="00801C5E">
          <w:delText>lies</w:delText>
        </w:r>
      </w:del>
      <w:r>
        <w:t xml:space="preserve">, exactly. It </w:t>
      </w:r>
      <w:ins w:id="39" w:author="Clau Kegode" w:date="2026-07-08T18:54:00Z" w16du:dateUtc="2026-07-08T15:54:00Z">
        <w:r w:rsidR="00801C5E">
          <w:t>simply</w:t>
        </w:r>
      </w:ins>
      <w:del w:id="40" w:author="Clau Kegode" w:date="2026-07-08T18:54:00Z" w16du:dateUtc="2026-07-08T15:54:00Z">
        <w:r w:rsidDel="00801C5E">
          <w:delText>just</w:delText>
        </w:r>
      </w:del>
      <w:r>
        <w:t xml:space="preserve"> answers a question nobody's asking.</w:t>
      </w:r>
    </w:p>
    <w:p w14:paraId="5483C2E5" w14:textId="53E257A0" w:rsidR="00D629B2" w:rsidRDefault="001305DF">
      <w:pPr>
        <w:spacing w:before="240" w:after="240"/>
      </w:pPr>
      <w:r>
        <w:lastRenderedPageBreak/>
        <w:t>At 29, your net worth is $14,000. A savings account</w:t>
      </w:r>
      <w:ins w:id="41" w:author="Clau Kegode" w:date="2026-07-08T18:55:00Z" w16du:dateUtc="2026-07-08T15:55:00Z">
        <w:r w:rsidR="00214013">
          <w:t>. A</w:t>
        </w:r>
      </w:ins>
      <w:del w:id="42" w:author="Clau Kegode" w:date="2026-07-08T18:55:00Z" w16du:dateUtc="2026-07-08T15:55:00Z">
        <w:r w:rsidDel="00214013">
          <w:delText>, a</w:delText>
        </w:r>
      </w:del>
      <w:r>
        <w:t xml:space="preserve"> little in a 401k the company matches up to 3%. When the market drops that fall, you stop opening the brokerage app </w:t>
      </w:r>
      <w:ins w:id="43" w:author="Clau Kegode" w:date="2026-07-08T18:55:00Z" w16du:dateUtc="2026-07-08T15:55:00Z">
        <w:r w:rsidR="00214013">
          <w:t>altogether</w:t>
        </w:r>
      </w:ins>
      <w:del w:id="44" w:author="Clau Kegode" w:date="2026-07-08T18:55:00Z" w16du:dateUtc="2026-07-08T15:55:00Z">
        <w:r w:rsidDel="00214013">
          <w:delText>entirely</w:delText>
        </w:r>
      </w:del>
      <w:r>
        <w:t>. You'll look when things stabilize, you decide. Things stabilize. You still don't look. Four months pass between logins — long enough that when you finally check, you have to reset the password.</w:t>
      </w:r>
    </w:p>
    <w:p w14:paraId="5483C2E6" w14:textId="6F009764" w:rsidR="00D629B2" w:rsidRDefault="001305DF">
      <w:pPr>
        <w:spacing w:before="240" w:after="240"/>
      </w:pPr>
      <w:r>
        <w:t xml:space="preserve">Then, a promotion. Not a new role. Not new </w:t>
      </w:r>
      <w:ins w:id="45" w:author="Clau Kegode" w:date="2026-07-08T18:57:00Z" w16du:dateUtc="2026-07-08T15:57:00Z">
        <w:r w:rsidR="0054419E">
          <w:t>responsibilities</w:t>
        </w:r>
      </w:ins>
      <w:del w:id="46" w:author="Clau Kegode" w:date="2026-07-08T18:57:00Z" w16du:dateUtc="2026-07-08T15:57:00Z">
        <w:r w:rsidDel="0054419E">
          <w:delText>work</w:delText>
        </w:r>
      </w:del>
      <w:r>
        <w:t xml:space="preserve">. </w:t>
      </w:r>
      <w:ins w:id="47" w:author="Clau Kegode" w:date="2026-07-08T18:57:00Z" w16du:dateUtc="2026-07-08T15:57:00Z">
        <w:r w:rsidR="0054419E">
          <w:t xml:space="preserve">Just a </w:t>
        </w:r>
      </w:ins>
      <w:del w:id="48" w:author="Clau Kegode" w:date="2026-07-08T18:57:00Z" w16du:dateUtc="2026-07-08T15:57:00Z">
        <w:r w:rsidDel="0054419E">
          <w:delText xml:space="preserve">A </w:delText>
        </w:r>
      </w:del>
      <w:r>
        <w:t xml:space="preserve">new word </w:t>
      </w:r>
      <w:ins w:id="49" w:author="Clau Kegode" w:date="2026-07-08T18:57:00Z" w16du:dateUtc="2026-07-08T15:57:00Z">
        <w:r w:rsidR="0054419E">
          <w:t xml:space="preserve">attached </w:t>
        </w:r>
      </w:ins>
      <w:del w:id="50" w:author="Clau Kegode" w:date="2026-07-08T18:57:00Z" w16du:dateUtc="2026-07-08T15:57:00Z">
        <w:r w:rsidDel="0054419E">
          <w:delText>bolted on</w:delText>
        </w:r>
      </w:del>
      <w:r>
        <w:t xml:space="preserve">to the front of your old title: </w:t>
      </w:r>
      <w:r>
        <w:rPr>
          <w:i/>
          <w:iCs/>
        </w:rPr>
        <w:t>Senior.</w:t>
      </w:r>
      <w:r>
        <w:t xml:space="preserve"> The raise is 6%, and it feels </w:t>
      </w:r>
      <w:ins w:id="51" w:author="Clau Kegode" w:date="2026-07-08T18:58:00Z" w16du:dateUtc="2026-07-08T15:58:00Z">
        <w:r w:rsidR="008F67C2">
          <w:t>meaningful</w:t>
        </w:r>
      </w:ins>
      <w:del w:id="52" w:author="Clau Kegode" w:date="2026-07-08T18:58:00Z" w16du:dateUtc="2026-07-08T15:58:00Z">
        <w:r w:rsidDel="008F67C2">
          <w:delText>wonderful</w:delText>
        </w:r>
      </w:del>
      <w:r>
        <w:t xml:space="preserve"> for roughly two weeks — right up until the landlord's letter arrives. Rent, up $200 a month, effective immediately. You read it standing in the building's parking lot, keys in one hand, envelope in the other, and </w:t>
      </w:r>
      <w:del w:id="53" w:author="Clau Kegode" w:date="2026-07-08T18:58:00Z" w16du:dateUtc="2026-07-08T15:58:00Z">
        <w:r w:rsidDel="00283313">
          <w:delText>you run</w:delText>
        </w:r>
      </w:del>
      <w:ins w:id="54" w:author="Clau Kegode" w:date="2026-07-08T18:58:00Z" w16du:dateUtc="2026-07-08T15:58:00Z">
        <w:r w:rsidR="00283313">
          <w:t>calculate</w:t>
        </w:r>
      </w:ins>
      <w:r>
        <w:t xml:space="preserve"> the numbers right there on the asphalt. Then you sit in the car for a while before going inside. The engine ticks as it cools. The number in your head is $58,000 now. Bigger than $52,000. Just not bigger than the life you're trying to build </w:t>
      </w:r>
      <w:ins w:id="55" w:author="Clau Kegode" w:date="2026-07-08T18:59:00Z" w16du:dateUtc="2026-07-08T15:59:00Z">
        <w:r w:rsidR="00283313">
          <w:t>around</w:t>
        </w:r>
      </w:ins>
      <w:del w:id="56" w:author="Clau Kegode" w:date="2026-07-08T18:59:00Z" w16du:dateUtc="2026-07-08T15:59:00Z">
        <w:r w:rsidDel="00283313">
          <w:delText>on top of</w:delText>
        </w:r>
      </w:del>
      <w:r>
        <w:t xml:space="preserve"> it.</w:t>
      </w:r>
    </w:p>
    <w:p w14:paraId="5483C2E7" w14:textId="79688A60" w:rsidR="00D629B2" w:rsidRDefault="001305DF">
      <w:pPr>
        <w:spacing w:before="240" w:after="240"/>
        <w:rPr>
          <w:ins w:id="57" w:author="Clau Kegode" w:date="2026-07-08T19:00:00Z" w16du:dateUtc="2026-07-08T16:00:00Z"/>
        </w:rPr>
      </w:pPr>
      <w:r>
        <w:t xml:space="preserve">At 31: net worth $22,000, most of it locked in the 401k. The liquid number — the one that actually matters at 2 a.m. — is $6,800. You carry that figure everywhere the way some people carry a photograph. It's the emergency fund. The </w:t>
      </w:r>
      <w:del w:id="58" w:author="Clau Kegode" w:date="2026-07-08T19:00:00Z" w16du:dateUtc="2026-07-08T16:00:00Z">
        <w:r w:rsidDel="002522CA">
          <w:delText>wall</w:delText>
        </w:r>
      </w:del>
      <w:ins w:id="59" w:author="Clau Kegode" w:date="2026-07-08T19:00:00Z" w16du:dateUtc="2026-07-08T16:00:00Z">
        <w:r w:rsidR="002522CA">
          <w:t>buffer</w:t>
        </w:r>
      </w:ins>
      <w:r>
        <w:t xml:space="preserve"> between you and a bad month. You never touch it. You never stop thinking about it either.</w:t>
      </w:r>
    </w:p>
    <w:p w14:paraId="707C3661" w14:textId="2534A49F" w:rsidR="00B04837" w:rsidRDefault="00B04837">
      <w:pPr>
        <w:spacing w:before="240" w:after="240"/>
      </w:pPr>
      <w:ins w:id="60" w:author="Clau Kegode" w:date="2026-07-08T19:00:00Z">
        <w:r w:rsidRPr="00B04837">
          <w:t>The strange part is that the more your salary grows, the more that small cash cushion seems to dominate your thoughts.</w:t>
        </w:r>
      </w:ins>
    </w:p>
    <w:p w14:paraId="5483C2E8" w14:textId="77777777" w:rsidR="00D629B2" w:rsidRDefault="00570DF6">
      <w:r>
        <w:pict w14:anchorId="5483C582">
          <v:rect id="_x0000_i1025" style="width:0;height:1.5pt" o:hralign="center" o:hrstd="t" o:hr="t" fillcolor="#a0a0a0" stroked="f"/>
        </w:pict>
      </w:r>
    </w:p>
    <w:p w14:paraId="5483C2E9" w14:textId="6E83BBC0" w:rsidR="00D629B2" w:rsidRDefault="001305DF">
      <w:pPr>
        <w:spacing w:before="240" w:after="240"/>
      </w:pPr>
      <w:r>
        <w:t>There was a guy on your floor. Left two years ago for a competitor, and the office treated it like a small betrayal — the awkward cake, the card everyone signed with the same three</w:t>
      </w:r>
      <w:ins w:id="61" w:author="Clau Kegode" w:date="2026-07-08T19:00:00Z" w16du:dateUtc="2026-07-08T16:00:00Z">
        <w:r w:rsidR="00B04837">
          <w:t xml:space="preserve"> predictable</w:t>
        </w:r>
      </w:ins>
      <w:r>
        <w:t xml:space="preserve"> phrases. Word </w:t>
      </w:r>
      <w:ins w:id="62" w:author="Clau Kegode" w:date="2026-07-08T19:00:00Z" w16du:dateUtc="2026-07-08T16:00:00Z">
        <w:r w:rsidR="00B04837">
          <w:t xml:space="preserve">eventually </w:t>
        </w:r>
      </w:ins>
      <w:ins w:id="63" w:author="Clau Kegode" w:date="2026-07-08T19:01:00Z" w16du:dateUtc="2026-07-08T16:01:00Z">
        <w:r w:rsidR="00B04837">
          <w:t xml:space="preserve">gets </w:t>
        </w:r>
      </w:ins>
      <w:del w:id="64" w:author="Clau Kegode" w:date="2026-07-08T19:00:00Z" w16du:dateUtc="2026-07-08T16:00:00Z">
        <w:r w:rsidDel="00B04837">
          <w:delText xml:space="preserve">filters </w:delText>
        </w:r>
      </w:del>
      <w:r>
        <w:t>back through a mutual friend: he's making $74,000 now. Same work. Same skills. Different building.</w:t>
      </w:r>
    </w:p>
    <w:p w14:paraId="5483C2EA" w14:textId="51F5C848" w:rsidR="00D629B2" w:rsidRDefault="001305DF">
      <w:pPr>
        <w:spacing w:before="240" w:after="240"/>
      </w:pPr>
      <w:r>
        <w:t xml:space="preserve">Compensation researchers at Aon have a clinical name for what you're living </w:t>
      </w:r>
      <w:ins w:id="65" w:author="Clau Kegode" w:date="2026-07-08T19:01:00Z" w16du:dateUtc="2026-07-08T16:01:00Z">
        <w:r w:rsidR="00DC5683">
          <w:t>through</w:t>
        </w:r>
      </w:ins>
      <w:del w:id="66" w:author="Clau Kegode" w:date="2026-07-08T19:01:00Z" w16du:dateUtc="2026-07-08T16:01:00Z">
        <w:r w:rsidDel="00DC5683">
          <w:delText>inside</w:delText>
        </w:r>
      </w:del>
      <w:r>
        <w:t xml:space="preserve">. They call it the incumbent penalty, and one of their analysts put it bluntly: if you're an incumbent employee, you're making 10 to 15 percent less than the new hires. You've been here four years, and you are being paid like someone who's been here four years. The new hire down the hall — the one you helped </w:t>
      </w:r>
      <w:ins w:id="67" w:author="Clau Kegode" w:date="2026-07-08T19:01:00Z" w16du:dateUtc="2026-07-08T16:01:00Z">
        <w:r w:rsidR="00DC5683">
          <w:t>train</w:t>
        </w:r>
      </w:ins>
      <w:del w:id="68" w:author="Clau Kegode" w:date="2026-07-08T19:01:00Z" w16du:dateUtc="2026-07-08T16:01:00Z">
        <w:r w:rsidDel="00DC5683">
          <w:delText>onboard</w:delText>
        </w:r>
      </w:del>
      <w:r>
        <w:t xml:space="preserve">, the one who still asks you where the shared drive is — started at $64,000 six months ago. You found out by accident. A document </w:t>
      </w:r>
      <w:del w:id="69" w:author="Clau Kegode" w:date="2026-07-08T19:01:00Z" w16du:dateUtc="2026-07-08T16:01:00Z">
        <w:r w:rsidDel="00DC5683">
          <w:delText>left open</w:delText>
        </w:r>
      </w:del>
      <w:ins w:id="70" w:author="Clau Kegode" w:date="2026-07-08T19:01:00Z" w16du:dateUtc="2026-07-08T16:01:00Z">
        <w:r w:rsidR="00DC5683">
          <w:t>forgotten</w:t>
        </w:r>
      </w:ins>
      <w:r>
        <w:t xml:space="preserve"> on a conference room screen.</w:t>
      </w:r>
    </w:p>
    <w:p w14:paraId="5483C2EB" w14:textId="68A21384" w:rsidR="00D629B2" w:rsidRDefault="001305DF">
      <w:pPr>
        <w:spacing w:before="240" w:after="240"/>
      </w:pPr>
      <w:r>
        <w:t xml:space="preserve">You say nothing. You </w:t>
      </w:r>
      <w:ins w:id="71" w:author="Clau Kegode" w:date="2026-07-08T19:02:00Z" w16du:dateUtc="2026-07-08T16:02:00Z">
        <w:r w:rsidR="0054752B">
          <w:t>convince</w:t>
        </w:r>
      </w:ins>
      <w:del w:id="72" w:author="Clau Kegode" w:date="2026-07-08T19:02:00Z" w16du:dateUtc="2026-07-08T16:02:00Z">
        <w:r w:rsidDel="0054752B">
          <w:delText>tell</w:delText>
        </w:r>
      </w:del>
      <w:r>
        <w:t xml:space="preserve"> yourself it's </w:t>
      </w:r>
      <w:ins w:id="73" w:author="Clau Kegode" w:date="2026-07-08T19:02:00Z" w16du:dateUtc="2026-07-08T16:02:00Z">
        <w:r w:rsidR="0054752B">
          <w:t>not worth bringing up</w:t>
        </w:r>
      </w:ins>
      <w:del w:id="74" w:author="Clau Kegode" w:date="2026-07-08T19:02:00Z" w16du:dateUtc="2026-07-08T16:02:00Z">
        <w:r w:rsidDel="0054752B">
          <w:delText>fine</w:delText>
        </w:r>
      </w:del>
      <w:r>
        <w:t>.</w:t>
      </w:r>
    </w:p>
    <w:p w14:paraId="5483C2EC" w14:textId="180AE73F" w:rsidR="00D629B2" w:rsidRDefault="001305DF">
      <w:pPr>
        <w:spacing w:before="240" w:after="240"/>
        <w:rPr>
          <w:ins w:id="75" w:author="Clau Kegode" w:date="2026-07-08T19:03:00Z" w16du:dateUtc="2026-07-08T16:03:00Z"/>
        </w:rPr>
      </w:pPr>
      <w:r>
        <w:t>In 1974, two psychologists</w:t>
      </w:r>
      <w:ins w:id="76" w:author="Clau Kegode" w:date="2026-07-08T19:02:00Z" w16du:dateUtc="2026-07-08T16:02:00Z">
        <w:r w:rsidR="0054752B">
          <w:t>,</w:t>
        </w:r>
      </w:ins>
      <w:del w:id="77" w:author="Clau Kegode" w:date="2026-07-08T19:02:00Z" w16du:dateUtc="2026-07-08T16:02:00Z">
        <w:r w:rsidDel="0054752B">
          <w:delText xml:space="preserve"> named </w:delText>
        </w:r>
      </w:del>
      <w:ins w:id="78" w:author="Clau Kegode" w:date="2026-07-08T19:02:00Z" w16du:dateUtc="2026-07-08T16:02:00Z">
        <w:r w:rsidR="0054752B">
          <w:t xml:space="preserve"> </w:t>
        </w:r>
      </w:ins>
      <w:r>
        <w:t>Daniel Kahneman and Amos Tversky</w:t>
      </w:r>
      <w:ins w:id="79" w:author="Clau Kegode" w:date="2026-07-08T19:02:00Z" w16du:dateUtc="2026-07-08T16:02:00Z">
        <w:r w:rsidR="006E0F37">
          <w:t>,</w:t>
        </w:r>
      </w:ins>
      <w:r>
        <w:t xml:space="preserve"> ran an experiment with a rigged wheel of fortune. They spun it in front of people, let it land on a number, then asked them an unrelated question — what percentage of African nations belong to the UN? The wheel's number should have meant nothing. Instead</w:t>
      </w:r>
      <w:ins w:id="80" w:author="Clau Kegode" w:date="2026-07-08T19:03:00Z" w16du:dateUtc="2026-07-08T16:03:00Z">
        <w:r w:rsidR="006E0F37">
          <w:t>,</w:t>
        </w:r>
      </w:ins>
      <w:r>
        <w:t xml:space="preserve"> it </w:t>
      </w:r>
      <w:ins w:id="81" w:author="Clau Kegode" w:date="2026-07-08T19:02:00Z" w16du:dateUtc="2026-07-08T16:02:00Z">
        <w:r w:rsidR="006E0F37">
          <w:t>pu</w:t>
        </w:r>
      </w:ins>
      <w:ins w:id="82" w:author="Clau Kegode" w:date="2026-07-08T19:03:00Z" w16du:dateUtc="2026-07-08T16:03:00Z">
        <w:r w:rsidR="006E0F37">
          <w:t>lled</w:t>
        </w:r>
      </w:ins>
      <w:del w:id="83" w:author="Clau Kegode" w:date="2026-07-08T19:02:00Z" w16du:dateUtc="2026-07-08T16:02:00Z">
        <w:r w:rsidDel="006E0F37">
          <w:delText>dragged</w:delText>
        </w:r>
      </w:del>
      <w:r>
        <w:t xml:space="preserve"> every answer toward it. People who saw the wheel land on 10 guessed low. People who saw 65 guessed high. They </w:t>
      </w:r>
      <w:r>
        <w:lastRenderedPageBreak/>
        <w:t xml:space="preserve">called it anchoring, and it turned out to be one of the most </w:t>
      </w:r>
      <w:ins w:id="84" w:author="Clau Kegode" w:date="2026-07-08T19:03:00Z" w16du:dateUtc="2026-07-08T16:03:00Z">
        <w:r w:rsidR="000D1C72">
          <w:t>persistent</w:t>
        </w:r>
      </w:ins>
      <w:del w:id="85" w:author="Clau Kegode" w:date="2026-07-08T19:03:00Z" w16du:dateUtc="2026-07-08T16:03:00Z">
        <w:r w:rsidDel="000D1C72">
          <w:delText>stubborn</w:delText>
        </w:r>
      </w:del>
      <w:r>
        <w:t xml:space="preserve"> </w:t>
      </w:r>
      <w:del w:id="86" w:author="Clau Kegode" w:date="2026-07-08T19:03:00Z" w16du:dateUtc="2026-07-08T16:03:00Z">
        <w:r w:rsidDel="000D1C72">
          <w:delText>glitches</w:delText>
        </w:r>
      </w:del>
      <w:ins w:id="87" w:author="Clau Kegode" w:date="2026-07-08T19:03:00Z" w16du:dateUtc="2026-07-08T16:03:00Z">
        <w:r w:rsidR="000D1C72">
          <w:t>biases</w:t>
        </w:r>
      </w:ins>
      <w:r>
        <w:t xml:space="preserve"> in human judgment.</w:t>
      </w:r>
    </w:p>
    <w:p w14:paraId="04D2C4BA" w14:textId="6FC93705" w:rsidR="000D1C72" w:rsidRDefault="000D1C72">
      <w:pPr>
        <w:spacing w:before="240" w:after="240"/>
      </w:pPr>
      <w:ins w:id="88" w:author="Clau Kegode" w:date="2026-07-08T19:03:00Z">
        <w:r w:rsidRPr="000D1C72">
          <w:t>Once you recognize the pattern, it's difficult to stop seeing it in your own career.</w:t>
        </w:r>
      </w:ins>
    </w:p>
    <w:p w14:paraId="5483C2ED" w14:textId="23031282" w:rsidR="00D629B2" w:rsidRDefault="001305DF">
      <w:pPr>
        <w:spacing w:before="240" w:after="240"/>
      </w:pPr>
      <w:r>
        <w:t xml:space="preserve">Your salary is an anchor. Every year, the company doesn't ask what you're worth on the open market. It asks what you made last year, and it adds a little. The wheel landed on $52,000 the day you signed, and every number since has been </w:t>
      </w:r>
      <w:del w:id="89" w:author="Clau Kegode" w:date="2026-07-08T19:03:00Z" w16du:dateUtc="2026-07-08T16:03:00Z">
        <w:r w:rsidDel="0066203C">
          <w:delText xml:space="preserve">dragged </w:delText>
        </w:r>
      </w:del>
      <w:ins w:id="90" w:author="Clau Kegode" w:date="2026-07-08T19:03:00Z" w16du:dateUtc="2026-07-08T16:03:00Z">
        <w:r w:rsidR="0066203C">
          <w:t xml:space="preserve">pulled back </w:t>
        </w:r>
      </w:ins>
      <w:r>
        <w:t xml:space="preserve">toward it. Loyalty, it turns out, isn't a financial strategy. It's an emotional one. The market </w:t>
      </w:r>
      <w:ins w:id="91" w:author="Clau Kegode" w:date="2026-07-08T19:04:00Z" w16du:dateUtc="2026-07-08T16:04:00Z">
        <w:r w:rsidR="0066203C">
          <w:t>rewards</w:t>
        </w:r>
      </w:ins>
      <w:del w:id="92" w:author="Clau Kegode" w:date="2026-07-08T19:04:00Z" w16du:dateUtc="2026-07-08T16:04:00Z">
        <w:r w:rsidDel="0066203C">
          <w:delText>pays for</w:delText>
        </w:r>
      </w:del>
      <w:r>
        <w:t xml:space="preserve"> scarcity, not tenure — it prices what you'd cost to replace, and your employer stopped running that calculation years ago.</w:t>
      </w:r>
    </w:p>
    <w:p w14:paraId="5483C2EE" w14:textId="1818D050" w:rsidR="00D629B2" w:rsidRDefault="001305DF">
      <w:pPr>
        <w:spacing w:before="240" w:after="240"/>
      </w:pPr>
      <w:r>
        <w:t xml:space="preserve">At 33, net worth $31,000, liquid savings $9,200. Getting from $6,800 to $9,200 took two years. Two hundred dollars a month, some months less, and one memorable month where $1,400 went in and $900 came right back out because the car developed a </w:t>
      </w:r>
      <w:ins w:id="93" w:author="Clau Kegode" w:date="2026-07-08T19:05:00Z" w16du:dateUtc="2026-07-08T16:05:00Z">
        <w:r w:rsidR="00376FC9">
          <w:t>rattle</w:t>
        </w:r>
      </w:ins>
      <w:del w:id="94" w:author="Clau Kegode" w:date="2026-07-08T19:05:00Z" w16du:dateUtc="2026-07-08T16:05:00Z">
        <w:r w:rsidDel="00376FC9">
          <w:delText>noise</w:delText>
        </w:r>
      </w:del>
      <w:r>
        <w:t xml:space="preserve"> that turned out to be $900 worth of </w:t>
      </w:r>
      <w:ins w:id="95" w:author="Clau Kegode" w:date="2026-07-08T19:05:00Z" w16du:dateUtc="2026-07-08T16:05:00Z">
        <w:r w:rsidR="009353F9">
          <w:t>repairs</w:t>
        </w:r>
      </w:ins>
      <w:del w:id="96" w:author="Clau Kegode" w:date="2026-07-08T19:05:00Z" w16du:dateUtc="2026-07-08T16:05:00Z">
        <w:r w:rsidDel="009353F9">
          <w:delText>noise</w:delText>
        </w:r>
      </w:del>
      <w:r>
        <w:t>.</w:t>
      </w:r>
    </w:p>
    <w:p w14:paraId="5483C2EF" w14:textId="21DC2FE9" w:rsidR="00D629B2" w:rsidRDefault="001305DF">
      <w:pPr>
        <w:spacing w:before="240" w:after="240"/>
      </w:pPr>
      <w:r>
        <w:t xml:space="preserve">Eight years at the company now. Very good at the job. The manager knows it. The skip-level knows it. Every review </w:t>
      </w:r>
      <w:ins w:id="97" w:author="Clau Kegode" w:date="2026-07-08T19:05:00Z" w16du:dateUtc="2026-07-08T16:05:00Z">
        <w:r w:rsidR="009353F9">
          <w:t>rei</w:t>
        </w:r>
      </w:ins>
      <w:ins w:id="98" w:author="Clau Kegode" w:date="2026-07-08T19:06:00Z" w16du:dateUtc="2026-07-08T16:06:00Z">
        <w:r w:rsidR="009353F9">
          <w:t>nforces</w:t>
        </w:r>
      </w:ins>
      <w:del w:id="99" w:author="Clau Kegode" w:date="2026-07-08T19:05:00Z" w16du:dateUtc="2026-07-08T16:05:00Z">
        <w:r w:rsidDel="009353F9">
          <w:delText>confirms</w:delText>
        </w:r>
      </w:del>
      <w:r>
        <w:t xml:space="preserve"> it in the same encouraging </w:t>
      </w:r>
      <w:ins w:id="100" w:author="Clau Kegode" w:date="2026-07-08T19:06:00Z" w16du:dateUtc="2026-07-08T16:06:00Z">
        <w:r w:rsidR="009353F9">
          <w:t>language</w:t>
        </w:r>
      </w:ins>
      <w:del w:id="101" w:author="Clau Kegode" w:date="2026-07-08T19:06:00Z" w16du:dateUtc="2026-07-08T16:06:00Z">
        <w:r w:rsidDel="009353F9">
          <w:delText>font</w:delText>
        </w:r>
      </w:del>
      <w:r>
        <w:t xml:space="preserve">. The paycheck says $61,000. This year's raise: 2.5%. The year before, 3%. Before that, 2.8%. There's a calculation </w:t>
      </w:r>
      <w:ins w:id="102" w:author="Clau Kegode" w:date="2026-07-08T19:06:00Z" w16du:dateUtc="2026-07-08T16:06:00Z">
        <w:r w:rsidR="007F4045">
          <w:t>waiting</w:t>
        </w:r>
      </w:ins>
      <w:del w:id="103" w:author="Clau Kegode" w:date="2026-07-08T19:06:00Z" w16du:dateUtc="2026-07-08T16:06:00Z">
        <w:r w:rsidDel="007F4045">
          <w:delText>available</w:delText>
        </w:r>
      </w:del>
      <w:r>
        <w:t xml:space="preserve"> here that you've been </w:t>
      </w:r>
      <w:ins w:id="104" w:author="Clau Kegode" w:date="2026-07-08T19:06:00Z" w16du:dateUtc="2026-07-08T16:06:00Z">
        <w:r w:rsidR="007F4045">
          <w:t>avoiding</w:t>
        </w:r>
      </w:ins>
      <w:del w:id="105" w:author="Clau Kegode" w:date="2026-07-08T19:06:00Z" w16du:dateUtc="2026-07-08T16:06:00Z">
        <w:r w:rsidDel="007F4045">
          <w:delText>carefully not performing</w:delText>
        </w:r>
      </w:del>
      <w:r>
        <w:t>.</w:t>
      </w:r>
    </w:p>
    <w:p w14:paraId="5483C2F0" w14:textId="590FB078" w:rsidR="00D629B2" w:rsidRDefault="001305DF">
      <w:pPr>
        <w:spacing w:before="240" w:after="240"/>
        <w:rPr>
          <w:ins w:id="106" w:author="Clau Kegode" w:date="2026-07-08T19:07:00Z" w16du:dateUtc="2026-07-08T16:07:00Z"/>
        </w:rPr>
      </w:pPr>
      <w:r>
        <w:t xml:space="preserve">One gray Sunday afternoon — laundry humming, nothing on the calendar — you finally open the spreadsheet. $52,000 in the first cell. 2.8% compounding, eight years. The formula returns $65,700. That's where the average of your own raises </w:t>
      </w:r>
      <w:ins w:id="107" w:author="Clau Kegode" w:date="2026-07-08T19:07:00Z">
        <w:r w:rsidR="008B04D0" w:rsidRPr="008B04D0">
          <w:t>would have placed you</w:t>
        </w:r>
      </w:ins>
      <w:del w:id="108" w:author="Clau Kegode" w:date="2026-07-08T19:07:00Z" w16du:dateUtc="2026-07-08T16:07:00Z">
        <w:r w:rsidDel="008B04D0">
          <w:delText>should have carried you</w:delText>
        </w:r>
      </w:del>
      <w:r>
        <w:t xml:space="preserve">. You're at $61,000. The gap isn't dramatic. It's </w:t>
      </w:r>
      <w:ins w:id="109" w:author="Clau Kegode" w:date="2026-07-08T19:07:00Z" w16du:dateUtc="2026-07-08T16:07:00Z">
        <w:r w:rsidR="008B04D0">
          <w:t>gradual</w:t>
        </w:r>
      </w:ins>
      <w:del w:id="110" w:author="Clau Kegode" w:date="2026-07-08T19:07:00Z" w16du:dateUtc="2026-07-08T16:07:00Z">
        <w:r w:rsidDel="008B04D0">
          <w:delText>quiet</w:delText>
        </w:r>
      </w:del>
      <w:r>
        <w:t xml:space="preserve">. It grew a few hundred dollars at a time while you were busy being excellent. That's the part that stings, sitting there in the fading light with the laundry finished and the spreadsheet open: the gap didn't grow because you failed. It grew because you never entered the negotiation. Your salary was never a reward being </w:t>
      </w:r>
      <w:ins w:id="111" w:author="Clau Kegode" w:date="2026-07-08T19:07:00Z" w16du:dateUtc="2026-07-08T16:07:00Z">
        <w:r w:rsidR="008B04D0">
          <w:t xml:space="preserve">measured </w:t>
        </w:r>
      </w:ins>
      <w:del w:id="112" w:author="Clau Kegode" w:date="2026-07-08T19:07:00Z" w16du:dateUtc="2026-07-08T16:07:00Z">
        <w:r w:rsidDel="008B04D0">
          <w:delText xml:space="preserve">calculated </w:delText>
        </w:r>
      </w:del>
      <w:r>
        <w:t>fairly somewhere. It was an opening bid nobody countered.</w:t>
      </w:r>
    </w:p>
    <w:p w14:paraId="482B0A2A" w14:textId="4A1211C4" w:rsidR="00156B7D" w:rsidRDefault="00156B7D">
      <w:pPr>
        <w:spacing w:before="240" w:after="240"/>
      </w:pPr>
      <w:ins w:id="113" w:author="Clau Kegode" w:date="2026-07-08T19:07:00Z">
        <w:r w:rsidRPr="00156B7D">
          <w:t>For the first time, you realize that staying still has been making decisions on your behalf.</w:t>
        </w:r>
      </w:ins>
    </w:p>
    <w:p w14:paraId="5483C2F1" w14:textId="77777777" w:rsidR="00D629B2" w:rsidRDefault="00570DF6">
      <w:r>
        <w:pict w14:anchorId="5483C583">
          <v:rect id="_x0000_i1026" style="width:0;height:1.5pt" o:hralign="center" o:hrstd="t" o:hr="t" fillcolor="#a0a0a0" stroked="f"/>
        </w:pict>
      </w:r>
    </w:p>
    <w:p w14:paraId="5483C2F2" w14:textId="2D38A17D" w:rsidR="00D629B2" w:rsidRDefault="001305DF">
      <w:pPr>
        <w:spacing w:before="240" w:after="240"/>
      </w:pPr>
      <w:r>
        <w:t xml:space="preserve">At 35, net worth $47,000. The 401k is doing most of the </w:t>
      </w:r>
      <w:ins w:id="114" w:author="Clau Kegode" w:date="2026-07-08T19:07:00Z" w16du:dateUtc="2026-07-08T16:07:00Z">
        <w:r w:rsidR="00156B7D">
          <w:t>heavy lift</w:t>
        </w:r>
      </w:ins>
      <w:ins w:id="115" w:author="Clau Kegode" w:date="2026-07-08T19:08:00Z" w16du:dateUtc="2026-07-08T16:08:00Z">
        <w:r w:rsidR="00156B7D">
          <w:t>ing</w:t>
        </w:r>
      </w:ins>
      <w:del w:id="116" w:author="Clau Kegode" w:date="2026-07-08T19:07:00Z" w16du:dateUtc="2026-07-08T16:07:00Z">
        <w:r w:rsidDel="00156B7D">
          <w:delText>pulling</w:delText>
        </w:r>
      </w:del>
      <w:r>
        <w:t xml:space="preserve"> now </w:t>
      </w:r>
      <w:del w:id="117" w:author="Clau Kegode" w:date="2026-07-08T19:08:00Z" w16du:dateUtc="2026-07-08T16:08:00Z">
        <w:r w:rsidDel="00156B7D">
          <w:delText>— m</w:delText>
        </w:r>
      </w:del>
      <w:ins w:id="118" w:author="Clau Kegode" w:date="2026-07-08T19:08:00Z" w16du:dateUtc="2026-07-08T16:08:00Z">
        <w:r w:rsidR="00156B7D">
          <w:t>.M</w:t>
        </w:r>
      </w:ins>
      <w:r>
        <w:t xml:space="preserve">arkets have been </w:t>
      </w:r>
      <w:ins w:id="119" w:author="Clau Kegode" w:date="2026-07-08T19:08:00Z" w16du:dateUtc="2026-07-08T16:08:00Z">
        <w:r w:rsidR="00F86D4F">
          <w:t>cooperative</w:t>
        </w:r>
      </w:ins>
      <w:del w:id="120" w:author="Clau Kegode" w:date="2026-07-08T19:08:00Z" w16du:dateUtc="2026-07-08T16:08:00Z">
        <w:r w:rsidDel="00F86D4F">
          <w:delText>decent</w:delText>
        </w:r>
      </w:del>
      <w:r>
        <w:t xml:space="preserve">, contributions automatic, painless, forgettable. Liquid savings: $12,000. There's a sensation of movement. And there </w:t>
      </w:r>
      <w:r>
        <w:rPr>
          <w:i/>
          <w:iCs/>
        </w:rPr>
        <w:t>is</w:t>
      </w:r>
      <w:r>
        <w:t xml:space="preserve"> movement. Just slower than everything around it.</w:t>
      </w:r>
    </w:p>
    <w:p w14:paraId="5483C2F3" w14:textId="6C9C609A" w:rsidR="00D629B2" w:rsidRDefault="001305DF">
      <w:pPr>
        <w:spacing w:before="240" w:after="240"/>
      </w:pPr>
      <w:r>
        <w:t xml:space="preserve">The house proves it. The one in the neighborhood with the mature trees, the one you slow down for on evening walks. Three years ago it listed at $310,000. Now: $389,000. Your down payment fund holds $18,000. The mortgage calculator </w:t>
      </w:r>
      <w:ins w:id="121" w:author="Clau Kegode" w:date="2026-07-08T19:09:00Z" w16du:dateUtc="2026-07-08T16:09:00Z">
        <w:r w:rsidR="00E47032">
          <w:t>delivers</w:t>
        </w:r>
      </w:ins>
      <w:del w:id="122" w:author="Clau Kegode" w:date="2026-07-08T19:09:00Z" w16du:dateUtc="2026-07-08T16:09:00Z">
        <w:r w:rsidDel="00E47032">
          <w:delText>returns</w:delText>
        </w:r>
      </w:del>
      <w:r>
        <w:t xml:space="preserve"> the same </w:t>
      </w:r>
      <w:del w:id="123" w:author="Clau Kegode" w:date="2026-07-08T19:09:00Z" w16du:dateUtc="2026-07-08T16:09:00Z">
        <w:r w:rsidDel="00E47032">
          <w:delText>verdict</w:delText>
        </w:r>
      </w:del>
      <w:ins w:id="124" w:author="Clau Kegode" w:date="2026-07-08T19:09:00Z" w16du:dateUtc="2026-07-08T16:09:00Z">
        <w:r w:rsidR="00E47032">
          <w:t>answer</w:t>
        </w:r>
      </w:ins>
      <w:r>
        <w:t xml:space="preserve"> no matter how you feed it. You'll revisit in a year, you tell yourself. The house doesn't wait for you to revisit.</w:t>
      </w:r>
    </w:p>
    <w:p w14:paraId="5483C2F4" w14:textId="77777777" w:rsidR="00D629B2" w:rsidRDefault="001305DF">
      <w:pPr>
        <w:spacing w:before="240" w:after="240"/>
      </w:pPr>
      <w:r>
        <w:lastRenderedPageBreak/>
        <w:t>Then a recruiter's message lands on LinkedIn. Senior role, nearly identical work, posted range $78,000 to $85,000. You leave the tab open for three days.</w:t>
      </w:r>
    </w:p>
    <w:p w14:paraId="5483C2F5" w14:textId="393A92E1" w:rsidR="00D629B2" w:rsidRDefault="001305DF">
      <w:pPr>
        <w:spacing w:before="240" w:after="240"/>
        <w:rPr>
          <w:ins w:id="125" w:author="Clau Kegode" w:date="2026-07-08T19:10:00Z" w16du:dateUtc="2026-07-08T16:10:00Z"/>
        </w:rPr>
      </w:pPr>
      <w:r>
        <w:t xml:space="preserve">According to Bank of America's analysis of payroll data, people who switched jobs in 2023 saw wage gains around 9%. By 2025 the premium had thinned to roughly 6% — shrinking, but real. Twenty percent more money was sitting in that tab, and you closed it. The timing wasn't right, you said. You had </w:t>
      </w:r>
      <w:ins w:id="126" w:author="Clau Kegode" w:date="2026-07-08T19:10:00Z" w16du:dateUtc="2026-07-08T16:10:00Z">
        <w:r w:rsidR="00E47032">
          <w:t>investment</w:t>
        </w:r>
      </w:ins>
      <w:del w:id="127" w:author="Clau Kegode" w:date="2026-07-08T19:10:00Z" w16du:dateUtc="2026-07-08T16:10:00Z">
        <w:r w:rsidDel="00E47032">
          <w:delText>equity</w:delText>
        </w:r>
      </w:del>
      <w:r>
        <w:t xml:space="preserve"> here — not the kind that appears on any statement, the other kind. Relationships. Institutional knowledge. A </w:t>
      </w:r>
      <w:ins w:id="128" w:author="Clau Kegode" w:date="2026-07-08T19:10:00Z">
        <w:r w:rsidR="00681C3C" w:rsidRPr="00681C3C">
          <w:t>carefully constructed explanation</w:t>
        </w:r>
      </w:ins>
      <w:ins w:id="129" w:author="Clau Kegode" w:date="2026-07-08T19:10:00Z" w16du:dateUtc="2026-07-08T16:10:00Z">
        <w:r w:rsidR="00681C3C">
          <w:t xml:space="preserve"> for </w:t>
        </w:r>
      </w:ins>
      <w:del w:id="130" w:author="Clau Kegode" w:date="2026-07-08T19:10:00Z" w16du:dateUtc="2026-07-08T16:10:00Z">
        <w:r w:rsidDel="00681C3C">
          <w:delText xml:space="preserve">story about </w:delText>
        </w:r>
      </w:del>
      <w:r>
        <w:t>why staying was the smart move.</w:t>
      </w:r>
    </w:p>
    <w:p w14:paraId="14C01175" w14:textId="29C00C80" w:rsidR="00681C3C" w:rsidRDefault="00681C3C">
      <w:pPr>
        <w:spacing w:before="240" w:after="240"/>
      </w:pPr>
      <w:ins w:id="131" w:author="Clau Kegode" w:date="2026-07-08T19:10:00Z">
        <w:r w:rsidRPr="00681C3C">
          <w:t>The longer you repeated that explanation, the more convincing it became to you.</w:t>
        </w:r>
      </w:ins>
    </w:p>
    <w:p w14:paraId="5483C2F6" w14:textId="1CB9C47E" w:rsidR="00D629B2" w:rsidRDefault="001305DF">
      <w:pPr>
        <w:spacing w:before="240" w:after="240"/>
      </w:pPr>
      <w:r>
        <w:t xml:space="preserve">Every story like that deserves one </w:t>
      </w:r>
      <w:ins w:id="132" w:author="Clau Kegode" w:date="2026-07-08T19:12:00Z" w16du:dateUtc="2026-07-08T16:12:00Z">
        <w:r w:rsidR="003835AF">
          <w:t>uncomfortable</w:t>
        </w:r>
      </w:ins>
      <w:del w:id="133" w:author="Clau Kegode" w:date="2026-07-08T19:12:00Z" w16du:dateUtc="2026-07-08T16:12:00Z">
        <w:r w:rsidDel="003835AF">
          <w:delText>honest</w:delText>
        </w:r>
      </w:del>
      <w:r>
        <w:t xml:space="preserve"> question: is this strategy, or is </w:t>
      </w:r>
      <w:del w:id="134" w:author="Clau Kegode" w:date="2026-07-08T19:12:00Z" w16du:dateUtc="2026-07-08T16:12:00Z">
        <w:r w:rsidDel="00791EC6">
          <w:delText>it</w:delText>
        </w:r>
      </w:del>
      <w:ins w:id="135" w:author="Clau Kegode" w:date="2026-07-08T19:12:00Z" w16du:dateUtc="2026-07-08T16:12:00Z">
        <w:r w:rsidR="00791EC6">
          <w:t>this</w:t>
        </w:r>
      </w:ins>
      <w:r>
        <w:t xml:space="preserve"> fear </w:t>
      </w:r>
      <w:ins w:id="136" w:author="Clau Kegode" w:date="2026-07-08T19:12:00Z" w16du:dateUtc="2026-07-08T16:12:00Z">
        <w:r w:rsidR="00791EC6">
          <w:t>disguised</w:t>
        </w:r>
      </w:ins>
      <w:ins w:id="137" w:author="Clau Kegode" w:date="2026-07-08T19:13:00Z" w16du:dateUtc="2026-07-08T16:13:00Z">
        <w:r w:rsidR="00791EC6">
          <w:t xml:space="preserve"> as</w:t>
        </w:r>
      </w:ins>
      <w:del w:id="138" w:author="Clau Kegode" w:date="2026-07-08T19:12:00Z" w16du:dateUtc="2026-07-08T16:12:00Z">
        <w:r w:rsidDel="00791EC6">
          <w:delText>wearing</w:delText>
        </w:r>
      </w:del>
      <w:r>
        <w:t xml:space="preserve"> strategy</w:t>
      </w:r>
      <w:del w:id="139" w:author="Clau Kegode" w:date="2026-07-08T19:13:00Z" w16du:dateUtc="2026-07-08T16:13:00Z">
        <w:r w:rsidDel="00791EC6">
          <w:delText>'s clothes</w:delText>
        </w:r>
      </w:del>
      <w:r>
        <w:t xml:space="preserve">? Comfort and security feel identical from the inside. They are not the same thing. One of them </w:t>
      </w:r>
      <w:ins w:id="140" w:author="Clau Kegode" w:date="2026-07-08T19:13:00Z" w16du:dateUtc="2026-07-08T16:13:00Z">
        <w:r w:rsidR="00930919">
          <w:t>protects the present</w:t>
        </w:r>
      </w:ins>
      <w:del w:id="141" w:author="Clau Kegode" w:date="2026-07-08T19:13:00Z" w16du:dateUtc="2026-07-08T16:13:00Z">
        <w:r w:rsidDel="00930919">
          <w:delText>compounds</w:delText>
        </w:r>
      </w:del>
      <w:r>
        <w:t>.</w:t>
      </w:r>
      <w:ins w:id="142" w:author="Clau Kegode" w:date="2026-07-08T19:14:00Z" w16du:dateUtc="2026-07-08T16:14:00Z">
        <w:r w:rsidR="00BD7BCB">
          <w:t xml:space="preserve"> </w:t>
        </w:r>
        <w:r w:rsidR="00BD7BCB" w:rsidRPr="00BD7BCB">
          <w:t>The other compounds into the future.</w:t>
        </w:r>
      </w:ins>
    </w:p>
    <w:p w14:paraId="5483C2F7" w14:textId="5F4B19F5" w:rsidR="00D629B2" w:rsidRDefault="001305DF">
      <w:pPr>
        <w:spacing w:before="240" w:after="240"/>
      </w:pPr>
      <w:r>
        <w:t xml:space="preserve">At 37: net worth $68,000. A 4% raise arrives — the biggest in years — pushing the salary to $67,000, and it genuinely feels like </w:t>
      </w:r>
      <w:ins w:id="143" w:author="Clau Kegode" w:date="2026-07-08T19:14:00Z" w16du:dateUtc="2026-07-08T16:14:00Z">
        <w:r w:rsidR="00FE5689">
          <w:t>progress</w:t>
        </w:r>
      </w:ins>
      <w:del w:id="144" w:author="Clau Kegode" w:date="2026-07-08T19:14:00Z" w16du:dateUtc="2026-07-08T16:14:00Z">
        <w:r w:rsidDel="00FE5689">
          <w:delText>something</w:delText>
        </w:r>
      </w:del>
      <w:r>
        <w:t xml:space="preserve">. </w:t>
      </w:r>
      <w:ins w:id="145" w:author="Clau Kegode" w:date="2026-07-08T19:14:00Z" w16du:dateUtc="2026-07-08T16:14:00Z">
        <w:r w:rsidR="00FE5689">
          <w:t>You go</w:t>
        </w:r>
      </w:ins>
      <w:del w:id="146" w:author="Clau Kegode" w:date="2026-07-08T19:14:00Z" w16du:dateUtc="2026-07-08T16:14:00Z">
        <w:r w:rsidDel="00FE5689">
          <w:delText>Dinner</w:delText>
        </w:r>
      </w:del>
      <w:r>
        <w:t xml:space="preserve"> out </w:t>
      </w:r>
      <w:ins w:id="147" w:author="Clau Kegode" w:date="2026-07-08T19:14:00Z" w16du:dateUtc="2026-07-08T16:14:00Z">
        <w:r w:rsidR="00FE5689">
          <w:t xml:space="preserve">for dinner </w:t>
        </w:r>
      </w:ins>
      <w:r>
        <w:t xml:space="preserve">to celebrate. The bill comes to $94, and there's a half-second where you register the number the way you register a stranger's face that looks </w:t>
      </w:r>
      <w:ins w:id="148" w:author="Clau Kegode" w:date="2026-07-08T19:15:00Z" w16du:dateUtc="2026-07-08T16:15:00Z">
        <w:r w:rsidR="00035EBB">
          <w:t>strangely</w:t>
        </w:r>
      </w:ins>
      <w:del w:id="149" w:author="Clau Kegode" w:date="2026-07-08T19:15:00Z" w16du:dateUtc="2026-07-08T16:15:00Z">
        <w:r w:rsidDel="00035EBB">
          <w:delText>fa</w:delText>
        </w:r>
        <w:r w:rsidDel="00FE5689">
          <w:delText>intly</w:delText>
        </w:r>
      </w:del>
      <w:r>
        <w:t xml:space="preserve"> familiar. You pay it. But you </w:t>
      </w:r>
      <w:ins w:id="150" w:author="Clau Kegode" w:date="2026-07-08T19:15:00Z" w16du:dateUtc="2026-07-08T16:15:00Z">
        <w:r w:rsidR="00035EBB">
          <w:t>feel</w:t>
        </w:r>
      </w:ins>
      <w:del w:id="151" w:author="Clau Kegode" w:date="2026-07-08T19:15:00Z" w16du:dateUtc="2026-07-08T16:15:00Z">
        <w:r w:rsidDel="00035EBB">
          <w:delText>noticed</w:delText>
        </w:r>
      </w:del>
      <w:r>
        <w:t xml:space="preserve"> it.</w:t>
      </w:r>
    </w:p>
    <w:p w14:paraId="5483C2F8" w14:textId="24B0D342" w:rsidR="00D629B2" w:rsidRDefault="001305DF">
      <w:pPr>
        <w:spacing w:before="240" w:after="240"/>
      </w:pPr>
      <w:r>
        <w:t xml:space="preserve">Here's why. Since January 2021, U.S. consumer prices have risen 22.7%. Wages over the same stretch: 21.8%. Real hourly earnings, after all that motion — down 0.7%. You are earning more money than you ever have in your life, </w:t>
      </w:r>
      <w:ins w:id="152" w:author="Clau Kegode" w:date="2026-07-08T19:15:00Z" w16du:dateUtc="2026-07-08T16:15:00Z">
        <w:r w:rsidR="00D61A16">
          <w:t>yet your payche</w:t>
        </w:r>
      </w:ins>
      <w:ins w:id="153" w:author="Clau Kegode" w:date="2026-07-08T19:16:00Z" w16du:dateUtc="2026-07-08T16:16:00Z">
        <w:r w:rsidR="00D61A16">
          <w:t xml:space="preserve">ck </w:t>
        </w:r>
      </w:ins>
      <w:del w:id="154" w:author="Clau Kegode" w:date="2026-07-08T19:15:00Z" w16du:dateUtc="2026-07-08T16:15:00Z">
        <w:r w:rsidDel="00D61A16">
          <w:delText xml:space="preserve">and </w:delText>
        </w:r>
      </w:del>
      <w:r>
        <w:t>buy</w:t>
      </w:r>
      <w:ins w:id="155" w:author="Clau Kegode" w:date="2026-07-08T19:16:00Z" w16du:dateUtc="2026-07-08T16:16:00Z">
        <w:r w:rsidR="00D61A16">
          <w:t>s</w:t>
        </w:r>
      </w:ins>
      <w:del w:id="156" w:author="Clau Kegode" w:date="2026-07-08T19:16:00Z" w16du:dateUtc="2026-07-08T16:16:00Z">
        <w:r w:rsidDel="00D61A16">
          <w:delText>ing</w:delText>
        </w:r>
      </w:del>
      <w:r>
        <w:t xml:space="preserve"> less with it than you used to. Both of those facts fit on the same pay stub.</w:t>
      </w:r>
    </w:p>
    <w:p w14:paraId="5483C2F9" w14:textId="7EA85561" w:rsidR="00D629B2" w:rsidRDefault="001305DF">
      <w:pPr>
        <w:spacing w:before="240" w:after="240"/>
        <w:rPr>
          <w:ins w:id="157" w:author="Clau Kegode" w:date="2026-07-08T19:16:00Z" w16du:dateUtc="2026-07-08T16:16:00Z"/>
        </w:rPr>
      </w:pPr>
      <w:r>
        <w:t xml:space="preserve">The house is $421,000 now. The down payment fund: $26,000. You run the math a new way, a </w:t>
      </w:r>
      <w:ins w:id="158" w:author="Clau Kegode" w:date="2026-07-08T19:16:00Z" w16du:dateUtc="2026-07-08T16:16:00Z">
        <w:r w:rsidR="008E3DB5">
          <w:t xml:space="preserve">more </w:t>
        </w:r>
      </w:ins>
      <w:del w:id="159" w:author="Clau Kegode" w:date="2026-07-08T19:16:00Z" w16du:dateUtc="2026-07-08T16:16:00Z">
        <w:r w:rsidDel="008E3DB5">
          <w:delText>creative</w:delText>
        </w:r>
      </w:del>
      <w:ins w:id="160" w:author="Clau Kegode" w:date="2026-07-08T19:16:00Z" w16du:dateUtc="2026-07-08T16:16:00Z">
        <w:r w:rsidR="008E3DB5">
          <w:t>optimistic</w:t>
        </w:r>
      </w:ins>
      <w:r>
        <w:t xml:space="preserve"> way, a hopeful way. The math is</w:t>
      </w:r>
      <w:ins w:id="161" w:author="Clau Kegode" w:date="2026-07-08T19:16:00Z" w16du:dateUtc="2026-07-08T16:16:00Z">
        <w:r w:rsidR="00E86FD3">
          <w:t xml:space="preserve"> still</w:t>
        </w:r>
      </w:ins>
      <w:r>
        <w:t xml:space="preserve"> not sentimental.</w:t>
      </w:r>
    </w:p>
    <w:p w14:paraId="2070F053" w14:textId="322EE5FC" w:rsidR="00E86FD3" w:rsidRDefault="00E86FD3">
      <w:pPr>
        <w:spacing w:before="240" w:after="240"/>
      </w:pPr>
      <w:ins w:id="162" w:author="Clau Kegode" w:date="2026-07-08T19:17:00Z">
        <w:r w:rsidRPr="00E86FD3">
          <w:t>Numbers do not adjust themselves to match the story you want to believe.</w:t>
        </w:r>
      </w:ins>
    </w:p>
    <w:p w14:paraId="5483C2FA" w14:textId="77777777" w:rsidR="00D629B2" w:rsidRDefault="00570DF6">
      <w:r>
        <w:pict w14:anchorId="5483C584">
          <v:rect id="_x0000_i1027" style="width:0;height:1.5pt" o:hralign="center" o:hrstd="t" o:hr="t" fillcolor="#a0a0a0" stroked="f"/>
        </w:pict>
      </w:r>
    </w:p>
    <w:p w14:paraId="5483C2FB" w14:textId="77777777" w:rsidR="00D629B2" w:rsidRDefault="001305DF">
      <w:pPr>
        <w:spacing w:before="240" w:after="240"/>
      </w:pPr>
      <w:r>
        <w:t>Fourteen years. You are 39, net worth $91,000, liquid $19,000, and you know this company the way you know a childhood home in the dark. Which clients bite and why. Which systems fail on the last Friday of the quarter. Where, institutionally speaking, the bodies are buried. None of it — not one hallway of that knowledge — appears anywhere on your paycheck.</w:t>
      </w:r>
    </w:p>
    <w:p w14:paraId="5483C2FC" w14:textId="5C3252FF" w:rsidR="00D629B2" w:rsidRDefault="001305DF">
      <w:pPr>
        <w:spacing w:before="240" w:after="240"/>
      </w:pPr>
      <w:r>
        <w:t xml:space="preserve">A colleague resigns. Someone you trained, actually; you remember walking her through the ticketing system her first week while she took notes on a legal pad. She's off to a startup. Title: Director. Salary: $112,000. You congratulate her, and you mean every word of it, and then the number </w:t>
      </w:r>
      <w:ins w:id="163" w:author="Clau Kegode" w:date="2026-07-08T19:18:00Z" w16du:dateUtc="2026-07-08T16:18:00Z">
        <w:r w:rsidR="006002AB">
          <w:t>settles</w:t>
        </w:r>
      </w:ins>
      <w:del w:id="164" w:author="Clau Kegode" w:date="2026-07-08T19:18:00Z" w16du:dateUtc="2026-07-08T16:18:00Z">
        <w:r w:rsidDel="006002AB">
          <w:delText>lives</w:delText>
        </w:r>
      </w:del>
      <w:r>
        <w:t xml:space="preserve"> in your chest for three days like a swallowed stone.</w:t>
      </w:r>
    </w:p>
    <w:p w14:paraId="5483C2FD" w14:textId="1580E843" w:rsidR="00D629B2" w:rsidRDefault="001305DF">
      <w:pPr>
        <w:spacing w:before="240" w:after="240"/>
      </w:pPr>
      <w:r>
        <w:lastRenderedPageBreak/>
        <w:t xml:space="preserve">The market, it turns out, </w:t>
      </w:r>
      <w:ins w:id="165" w:author="Clau Kegode" w:date="2026-07-08T19:19:00Z" w16du:dateUtc="2026-07-08T16:19:00Z">
        <w:r w:rsidR="006002AB">
          <w:t>rewards</w:t>
        </w:r>
      </w:ins>
      <w:del w:id="166" w:author="Clau Kegode" w:date="2026-07-08T19:19:00Z" w16du:dateUtc="2026-07-08T16:19:00Z">
        <w:r w:rsidDel="006002AB">
          <w:delText>pays</w:delText>
        </w:r>
        <w:r w:rsidDel="00386A3C">
          <w:delText xml:space="preserve"> a premium for fresh</w:delText>
        </w:r>
      </w:del>
      <w:ins w:id="167" w:author="Clau Kegode" w:date="2026-07-08T19:19:00Z" w16du:dateUtc="2026-07-08T16:19:00Z">
        <w:r w:rsidR="00386A3C">
          <w:t xml:space="preserve"> newly proven</w:t>
        </w:r>
      </w:ins>
      <w:r>
        <w:t xml:space="preserve"> scarcity and </w:t>
      </w:r>
      <w:del w:id="168" w:author="Clau Kegode" w:date="2026-07-08T19:19:00Z" w16du:dateUtc="2026-07-08T16:19:00Z">
        <w:r w:rsidDel="00386A3C">
          <w:delText>almost nothing for</w:delText>
        </w:r>
      </w:del>
      <w:ins w:id="169" w:author="Clau Kegode" w:date="2026-07-08T19:19:00Z" w16du:dateUtc="2026-07-08T16:19:00Z">
        <w:r w:rsidR="00386A3C">
          <w:t>rarely rewards</w:t>
        </w:r>
      </w:ins>
      <w:r>
        <w:t xml:space="preserve"> deep familiarity. The longer you stay, the more invisible your value becomes to the one employer who sees you daily. They stopped pricing you against the market long ago. They price you against last year. The wheel keeps </w:t>
      </w:r>
      <w:ins w:id="170" w:author="Clau Kegode" w:date="2026-07-08T19:20:00Z" w16du:dateUtc="2026-07-08T16:20:00Z">
        <w:r w:rsidR="000E0A66">
          <w:t>returning to t</w:t>
        </w:r>
      </w:ins>
      <w:del w:id="171" w:author="Clau Kegode" w:date="2026-07-08T19:20:00Z" w16du:dateUtc="2026-07-08T16:20:00Z">
        <w:r w:rsidDel="000E0A66">
          <w:delText>landing on t</w:delText>
        </w:r>
      </w:del>
      <w:r>
        <w:t xml:space="preserve">he same </w:t>
      </w:r>
      <w:ins w:id="172" w:author="Clau Kegode" w:date="2026-07-08T19:20:00Z" w16du:dateUtc="2026-07-08T16:20:00Z">
        <w:r w:rsidR="000E0A66">
          <w:t>place</w:t>
        </w:r>
      </w:ins>
      <w:del w:id="173" w:author="Clau Kegode" w:date="2026-07-08T19:20:00Z" w16du:dateUtc="2026-07-08T16:20:00Z">
        <w:r w:rsidDel="000E0A66">
          <w:delText>number</w:delText>
        </w:r>
      </w:del>
      <w:r>
        <w:t>.</w:t>
      </w:r>
    </w:p>
    <w:p w14:paraId="5483C2FE" w14:textId="66CE85DF" w:rsidR="00D629B2" w:rsidRDefault="001305DF">
      <w:pPr>
        <w:spacing w:before="240" w:after="240"/>
        <w:rPr>
          <w:ins w:id="174" w:author="Clau Kegode" w:date="2026-07-08T19:22:00Z" w16du:dateUtc="2026-07-08T16:22:00Z"/>
        </w:rPr>
      </w:pPr>
      <w:r>
        <w:t xml:space="preserve">Something changes at 41, and it starts, of all places, with a login screen. Net worth $114,000. The 401k crosses $90,000 one quarter and you check it twice, because you have never had six figures in anything, and it feels — not dramatic. </w:t>
      </w:r>
      <w:ins w:id="175" w:author="Clau Kegode" w:date="2026-07-08T19:22:00Z" w16du:dateUtc="2026-07-08T16:22:00Z">
        <w:r w:rsidR="009F22F1">
          <w:t>Transformative</w:t>
        </w:r>
      </w:ins>
      <w:del w:id="176" w:author="Clau Kegode" w:date="2026-07-08T19:22:00Z" w16du:dateUtc="2026-07-08T16:22:00Z">
        <w:r w:rsidDel="009F22F1">
          <w:delText>Different</w:delText>
        </w:r>
      </w:del>
      <w:r>
        <w:t>. Like a door unlatching somewhere in the back of the house. You start reading. Not motivation, not hustle sermons — actual mechanics. What the 401k is invested in, which turns out to be a target-date fund you never chose. You rebalance for the first time in three years. You open a Roth IRA and put $500 in it, and then you watch the $500 for a week the way a new parent watches a crib, and then you add $500</w:t>
      </w:r>
      <w:del w:id="177" w:author="Clau Kegode" w:date="2026-07-08T19:22:00Z" w16du:dateUtc="2026-07-08T16:22:00Z">
        <w:r w:rsidDel="002003E6">
          <w:delText xml:space="preserve"> m</w:delText>
        </w:r>
        <w:r w:rsidDel="009F22F1">
          <w:delText>ore</w:delText>
        </w:r>
      </w:del>
      <w:r>
        <w:t>.</w:t>
      </w:r>
    </w:p>
    <w:p w14:paraId="59F11147" w14:textId="653727AE" w:rsidR="002003E6" w:rsidRDefault="002003E6">
      <w:pPr>
        <w:spacing w:before="240" w:after="240"/>
      </w:pPr>
      <w:ins w:id="178" w:author="Clau Kegode" w:date="2026-07-08T19:22:00Z">
        <w:r w:rsidRPr="002003E6">
          <w:t>The money is small. The awareness is the real investment.</w:t>
        </w:r>
      </w:ins>
    </w:p>
    <w:p w14:paraId="5483C2FF" w14:textId="6238E1F8" w:rsidR="00D629B2" w:rsidRDefault="001305DF">
      <w:pPr>
        <w:spacing w:before="240" w:after="240"/>
      </w:pPr>
      <w:r>
        <w:t xml:space="preserve">The salary, you're realizing, was never the only lever. The real problem — the one that's been hiding behind the paycheck this whole time — is the gap between what you earn and what you </w:t>
      </w:r>
      <w:ins w:id="179" w:author="Clau Kegode" w:date="2026-07-08T19:23:00Z" w16du:dateUtc="2026-07-08T16:23:00Z">
        <w:r w:rsidR="00E35A6F">
          <w:t>retain</w:t>
        </w:r>
      </w:ins>
      <w:del w:id="180" w:author="Clau Kegode" w:date="2026-07-08T19:23:00Z" w16du:dateUtc="2026-07-08T16:23:00Z">
        <w:r w:rsidDel="00E35A6F">
          <w:delText>keep</w:delText>
        </w:r>
      </w:del>
      <w:r>
        <w:t>.</w:t>
      </w:r>
    </w:p>
    <w:p w14:paraId="5483C300" w14:textId="6052AD9E" w:rsidR="00D629B2" w:rsidRDefault="001305DF">
      <w:pPr>
        <w:spacing w:before="240" w:after="240"/>
      </w:pPr>
      <w:r>
        <w:t xml:space="preserve">At 43, the company has changed its name twice and </w:t>
      </w:r>
      <w:ins w:id="181" w:author="Clau Kegode" w:date="2026-07-08T19:24:00Z" w16du:dateUtc="2026-07-08T16:24:00Z">
        <w:r w:rsidR="000D2AAD">
          <w:t>replaced</w:t>
        </w:r>
      </w:ins>
      <w:del w:id="182" w:author="Clau Kegode" w:date="2026-07-08T19:24:00Z" w16du:dateUtc="2026-07-08T16:24:00Z">
        <w:r w:rsidDel="000D2AAD">
          <w:delText>turned ove</w:delText>
        </w:r>
      </w:del>
      <w:del w:id="183" w:author="Clau Kegode" w:date="2026-07-08T19:23:00Z" w16du:dateUtc="2026-07-08T16:23:00Z">
        <w:r w:rsidDel="000D2AAD">
          <w:delText>r</w:delText>
        </w:r>
      </w:del>
      <w:r>
        <w:t xml:space="preserve"> its entire leadership team. Eighteen years in, net worth $138,000, salary $71,000, you're among the longest-tenured people in the department. The new VP is 36. He started six months ago. </w:t>
      </w:r>
      <w:ins w:id="184" w:author="Clau Kegode" w:date="2026-07-08T19:24:00Z" w16du:dateUtc="2026-07-08T16:24:00Z">
        <w:r w:rsidR="000D2AAD">
          <w:t>Then,</w:t>
        </w:r>
      </w:ins>
      <w:del w:id="185" w:author="Clau Kegode" w:date="2026-07-08T19:24:00Z" w16du:dateUtc="2026-07-08T16:24:00Z">
        <w:r w:rsidDel="000D2AAD">
          <w:delText>And</w:delText>
        </w:r>
      </w:del>
      <w:r>
        <w:t xml:space="preserve"> one Tuesday, HR </w:t>
      </w:r>
      <w:del w:id="186" w:author="Clau Kegode" w:date="2026-07-08T19:24:00Z" w16du:dateUtc="2026-07-08T16:24:00Z">
        <w:r w:rsidDel="006A28B6">
          <w:delText>fat-fingers a C</w:delText>
        </w:r>
      </w:del>
      <w:del w:id="187" w:author="Clau Kegode" w:date="2026-07-08T19:25:00Z" w16du:dateUtc="2026-07-08T16:25:00Z">
        <w:r w:rsidDel="006A28B6">
          <w:delText xml:space="preserve">C </w:delText>
        </w:r>
      </w:del>
      <w:ins w:id="188" w:author="Clau Kegode" w:date="2026-07-08T19:25:00Z" w16du:dateUtc="2026-07-08T16:25:00Z">
        <w:r w:rsidR="00014F44">
          <w:t>accidentally copies you on an email</w:t>
        </w:r>
      </w:ins>
      <w:del w:id="189" w:author="Clau Kegode" w:date="2026-07-08T19:25:00Z" w16du:dateUtc="2026-07-08T16:25:00Z">
        <w:r w:rsidDel="00014F44">
          <w:delText>line</w:delText>
        </w:r>
      </w:del>
      <w:r>
        <w:t xml:space="preserve">, and his compensation is suddenly sitting in your inbox. He makes more than you. You read the number. You read it again. You close the laptop with the particular gentleness people use when they </w:t>
      </w:r>
      <w:ins w:id="190" w:author="Clau Kegode" w:date="2026-07-08T19:26:00Z" w16du:dateUtc="2026-07-08T16:26:00Z">
        <w:r w:rsidR="00F60275">
          <w:t>are trying</w:t>
        </w:r>
      </w:ins>
      <w:del w:id="191" w:author="Clau Kegode" w:date="2026-07-08T19:26:00Z" w16du:dateUtc="2026-07-08T16:26:00Z">
        <w:r w:rsidDel="00F60275">
          <w:delText>want</w:delText>
        </w:r>
      </w:del>
      <w:r>
        <w:t xml:space="preserve"> very </w:t>
      </w:r>
      <w:del w:id="192" w:author="Clau Kegode" w:date="2026-07-08T19:26:00Z" w16du:dateUtc="2026-07-08T16:26:00Z">
        <w:r w:rsidDel="00F60275">
          <w:delText>badly to slam something</w:delText>
        </w:r>
      </w:del>
      <w:ins w:id="193" w:author="Clau Kegode" w:date="2026-07-08T19:26:00Z" w16du:dateUtc="2026-07-08T16:26:00Z">
        <w:r w:rsidR="00F60275">
          <w:t>hard not to react</w:t>
        </w:r>
      </w:ins>
      <w:r>
        <w:t>.</w:t>
      </w:r>
    </w:p>
    <w:p w14:paraId="5483C301" w14:textId="1ABA1511" w:rsidR="00D629B2" w:rsidRDefault="001305DF">
      <w:pPr>
        <w:spacing w:before="240" w:after="240"/>
      </w:pPr>
      <w:r>
        <w:t>You don't say anything. But a door closes quietly</w:t>
      </w:r>
      <w:ins w:id="194" w:author="Clau Kegode" w:date="2026-07-08T19:27:00Z" w16du:dateUtc="2026-07-08T16:27:00Z">
        <w:r w:rsidR="0029631A">
          <w:t xml:space="preserve"> shuts</w:t>
        </w:r>
      </w:ins>
      <w:r>
        <w:t xml:space="preserve"> on one version of </w:t>
      </w:r>
      <w:ins w:id="195" w:author="Clau Kegode" w:date="2026-07-08T19:28:00Z" w16du:dateUtc="2026-07-08T16:28:00Z">
        <w:r w:rsidR="00F01522" w:rsidRPr="00F01522">
          <w:t>the</w:t>
        </w:r>
      </w:ins>
      <w:ins w:id="196" w:author="Clau Kegode" w:date="2026-07-08T19:28:00Z">
        <w:r w:rsidR="00F01522" w:rsidRPr="00F01522">
          <w:t xml:space="preserve"> future you had been expecting</w:t>
        </w:r>
      </w:ins>
      <w:del w:id="197" w:author="Clau Kegode" w:date="2026-07-08T19:28:00Z" w16du:dateUtc="2026-07-08T16:28:00Z">
        <w:r w:rsidDel="00F01522">
          <w:delText>how you thought this would go</w:delText>
        </w:r>
      </w:del>
      <w:r>
        <w:t>.</w:t>
      </w:r>
    </w:p>
    <w:p w14:paraId="5483C302" w14:textId="0ABB12C7" w:rsidR="00D629B2" w:rsidRDefault="001305DF">
      <w:pPr>
        <w:spacing w:before="240" w:after="240"/>
      </w:pPr>
      <w:r>
        <w:t>That night</w:t>
      </w:r>
      <w:ins w:id="198" w:author="Clau Kegode" w:date="2026-07-08T19:33:00Z" w16du:dateUtc="2026-07-08T16:33:00Z">
        <w:r w:rsidR="00BC22F8">
          <w:t xml:space="preserve">, </w:t>
        </w:r>
      </w:ins>
      <w:del w:id="199" w:author="Clau Kegode" w:date="2026-07-08T19:33:00Z" w16du:dateUtc="2026-07-08T16:33:00Z">
        <w:r w:rsidDel="00BC22F8">
          <w:delText xml:space="preserve"> </w:delText>
        </w:r>
      </w:del>
      <w:r>
        <w:t xml:space="preserve">you finally run the calculation you've been </w:t>
      </w:r>
      <w:ins w:id="200" w:author="Clau Kegode" w:date="2026-07-08T19:33:00Z" w16du:dateUtc="2026-07-08T16:33:00Z">
        <w:r w:rsidR="003231A1">
          <w:t>putting off</w:t>
        </w:r>
      </w:ins>
      <w:del w:id="201" w:author="Clau Kegode" w:date="2026-07-08T19:33:00Z" w16du:dateUtc="2026-07-08T16:33:00Z">
        <w:r w:rsidDel="003231A1">
          <w:delText>rationing</w:delText>
        </w:r>
      </w:del>
      <w:r>
        <w:t>. If you'd taken the recruiter's role at 35 — the $78,000-to-$85,000 one — and collected ordinary raises since, you'd be around $96,000 today. Maybe more. You're at $71,000. Call the gap $25,000 a year, times eight years: $200,000 in income that simply never arrived. And that's before asking what $200,000, invested along the way, would have grown into.</w:t>
      </w:r>
    </w:p>
    <w:p w14:paraId="5483C303" w14:textId="77777777" w:rsidR="00D629B2" w:rsidRDefault="001305DF">
      <w:pPr>
        <w:spacing w:before="240" w:after="240"/>
        <w:rPr>
          <w:ins w:id="202" w:author="Clau Kegode" w:date="2026-07-08T19:33:00Z" w16du:dateUtc="2026-07-08T16:33:00Z"/>
        </w:rPr>
      </w:pPr>
      <w:r>
        <w:t>You don't ask that part. Not yet.</w:t>
      </w:r>
    </w:p>
    <w:p w14:paraId="4D221406" w14:textId="4E164332" w:rsidR="003231A1" w:rsidRDefault="003231A1">
      <w:pPr>
        <w:spacing w:before="240" w:after="240"/>
      </w:pPr>
      <w:ins w:id="203" w:author="Clau Kegode" w:date="2026-07-08T19:33:00Z">
        <w:r w:rsidRPr="003231A1">
          <w:t>Some numbers are difficult because they measure opportunities, not mistakes.</w:t>
        </w:r>
      </w:ins>
    </w:p>
    <w:p w14:paraId="5483C304" w14:textId="5BD307CA" w:rsidR="00D629B2" w:rsidDel="004356C6" w:rsidRDefault="001305DF">
      <w:pPr>
        <w:spacing w:before="240" w:after="240"/>
        <w:rPr>
          <w:del w:id="204" w:author="Clau Kegode" w:date="2026-07-08T19:39:00Z" w16du:dateUtc="2026-07-08T16:39:00Z"/>
        </w:rPr>
      </w:pPr>
      <w:r>
        <w:t xml:space="preserve">Because this is the true cost of staying, and it's why almost nobody sees it coming: it isn't a bill. Nothing gets taken from you. It's the money that never </w:t>
      </w:r>
      <w:ins w:id="205" w:author="Clau Kegode" w:date="2026-07-08T19:38:00Z" w16du:dateUtc="2026-07-08T16:38:00Z">
        <w:r w:rsidR="00D11AE2">
          <w:t>appears</w:t>
        </w:r>
      </w:ins>
      <w:del w:id="206" w:author="Clau Kegode" w:date="2026-07-08T19:38:00Z" w16du:dateUtc="2026-07-08T16:38:00Z">
        <w:r w:rsidDel="00D11AE2">
          <w:delText>shows up</w:delText>
        </w:r>
      </w:del>
      <w:r>
        <w:t xml:space="preserve"> — </w:t>
      </w:r>
      <w:ins w:id="207" w:author="Clau Kegode" w:date="2026-07-08T19:38:00Z" w16du:dateUtc="2026-07-08T16:38:00Z">
        <w:r w:rsidR="00587DE6">
          <w:t>unseen</w:t>
        </w:r>
      </w:ins>
      <w:del w:id="208" w:author="Clau Kegode" w:date="2026-07-08T19:38:00Z" w16du:dateUtc="2026-07-08T16:38:00Z">
        <w:r w:rsidDel="00587DE6">
          <w:delText>invisible</w:delText>
        </w:r>
      </w:del>
      <w:r>
        <w:t xml:space="preserve">, </w:t>
      </w:r>
      <w:ins w:id="209" w:author="Clau Kegode" w:date="2026-07-08T19:38:00Z" w16du:dateUtc="2026-07-08T16:38:00Z">
        <w:r w:rsidR="00587DE6">
          <w:t>unclaimed</w:t>
        </w:r>
      </w:ins>
      <w:del w:id="210" w:author="Clau Kegode" w:date="2026-07-08T19:38:00Z" w16du:dateUtc="2026-07-08T16:38:00Z">
        <w:r w:rsidDel="00587DE6">
          <w:delText>silent</w:delText>
        </w:r>
      </w:del>
      <w:r>
        <w:t>,</w:t>
      </w:r>
      <w:ins w:id="211" w:author="Clau Kegode" w:date="2026-07-08T19:39:00Z" w16du:dateUtc="2026-07-08T16:39:00Z">
        <w:r w:rsidR="001B159A">
          <w:t xml:space="preserve"> </w:t>
        </w:r>
      </w:ins>
      <w:del w:id="212" w:author="Clau Kegode" w:date="2026-07-08T19:39:00Z" w16du:dateUtc="2026-07-08T16:39:00Z">
        <w:r w:rsidDel="001B159A">
          <w:delText xml:space="preserve"> </w:delText>
        </w:r>
      </w:del>
      <w:ins w:id="213" w:author="Clau Kegode" w:date="2026-07-08T19:39:00Z" w16du:dateUtc="2026-07-08T16:39:00Z">
        <w:r w:rsidR="00587DE6">
          <w:t>qu</w:t>
        </w:r>
        <w:r w:rsidR="001B159A">
          <w:t xml:space="preserve">ietly </w:t>
        </w:r>
      </w:ins>
      <w:r>
        <w:t xml:space="preserve">accumulating in a ledger no one mails you. The government tracks a version of it. Out of nearly $540 in nominal weekly earnings gains the average American worker </w:t>
      </w:r>
      <w:r>
        <w:lastRenderedPageBreak/>
        <w:t xml:space="preserve">collected since 2006, only about $130 represents real income growth. The rest was inflation, </w:t>
      </w:r>
      <w:ins w:id="214" w:author="Clau Kegode" w:date="2026-07-08T19:39:00Z" w16du:dateUtc="2026-07-08T16:39:00Z">
        <w:r w:rsidR="004356C6" w:rsidRPr="004356C6">
          <w:t>inflating paychecks while leaving purchasing power largely unchanged.</w:t>
        </w:r>
      </w:ins>
      <w:del w:id="215" w:author="Clau Kegode" w:date="2026-07-08T19:39:00Z" w16du:dateUtc="2026-07-08T16:39:00Z">
        <w:r w:rsidDel="004356C6">
          <w:delText>handing workers larger numbers that bought the same groceries.</w:delText>
        </w:r>
      </w:del>
    </w:p>
    <w:p w14:paraId="5483C305" w14:textId="77777777" w:rsidR="00D629B2" w:rsidRDefault="00570DF6" w:rsidP="004356C6">
      <w:pPr>
        <w:spacing w:before="240" w:after="240"/>
      </w:pPr>
      <w:r>
        <w:pict w14:anchorId="5483C585">
          <v:rect id="_x0000_i1028" style="width:0;height:1.5pt" o:hralign="center" o:hrstd="t" o:hr="t" fillcolor="#a0a0a0" stroked="f"/>
        </w:pict>
      </w:r>
    </w:p>
    <w:p w14:paraId="5483C306" w14:textId="15410E94" w:rsidR="00D629B2" w:rsidRDefault="001305DF">
      <w:pPr>
        <w:spacing w:before="240" w:after="240"/>
      </w:pPr>
      <w:r>
        <w:t xml:space="preserve">At 45, you've been here twenty years, and the company </w:t>
      </w:r>
      <w:del w:id="216" w:author="Clau Kegode" w:date="2026-07-08T19:40:00Z" w16du:dateUtc="2026-07-08T16:40:00Z">
        <w:r w:rsidDel="004356C6">
          <w:delText>remembers.</w:delText>
        </w:r>
      </w:del>
      <w:ins w:id="217" w:author="Clau Kegode" w:date="2026-07-08T19:40:00Z" w16du:dateUtc="2026-07-08T16:40:00Z">
        <w:r w:rsidR="004356C6">
          <w:t>takes notice.</w:t>
        </w:r>
      </w:ins>
    </w:p>
    <w:p w14:paraId="5483C307" w14:textId="77777777" w:rsidR="00D629B2" w:rsidRDefault="001305DF">
      <w:pPr>
        <w:spacing w:before="240" w:after="240"/>
      </w:pPr>
      <w:r>
        <w:t xml:space="preserve">The email arrives from HR on a Thursday. A recognition award — your name in a serif font on a printable certificate. </w:t>
      </w:r>
      <w:r>
        <w:rPr>
          <w:i/>
          <w:iCs/>
        </w:rPr>
        <w:t>Twenty-Year Service Milestone.</w:t>
      </w:r>
      <w:r>
        <w:t xml:space="preserve"> Attached: a gift card. $200.</w:t>
      </w:r>
    </w:p>
    <w:p w14:paraId="5483C308" w14:textId="4BFF48FB" w:rsidR="00D629B2" w:rsidRDefault="001305DF">
      <w:pPr>
        <w:spacing w:before="240" w:after="240"/>
        <w:rPr>
          <w:ins w:id="218" w:author="Clau Kegode" w:date="2026-07-08T19:40:00Z" w16du:dateUtc="2026-07-08T16:40:00Z"/>
        </w:rPr>
      </w:pPr>
      <w:r>
        <w:t xml:space="preserve">There's an old bit of corporate folklore about why companies once handed out gold watches at retirement — the idea, supposedly, being </w:t>
      </w:r>
      <w:r>
        <w:rPr>
          <w:i/>
          <w:iCs/>
        </w:rPr>
        <w:t>you gave us your time; we give you a watch to count what's left of it.</w:t>
      </w:r>
      <w:r>
        <w:t xml:space="preserve"> Nobody gives watches anymore. You get a PDF and two hundred dollars. Ten dollars a year.</w:t>
      </w:r>
    </w:p>
    <w:p w14:paraId="57706629" w14:textId="53ADC5A1" w:rsidR="00AA2DD7" w:rsidRDefault="00AA2DD7">
      <w:pPr>
        <w:spacing w:before="240" w:after="240"/>
      </w:pPr>
      <w:ins w:id="219" w:author="Clau Kegode" w:date="2026-07-08T19:40:00Z">
        <w:r w:rsidRPr="00AA2DD7">
          <w:t>For the first time, the symbolism feels more valuable than the reward itself—and that realization stays with you.</w:t>
        </w:r>
      </w:ins>
    </w:p>
    <w:p w14:paraId="5483C309" w14:textId="5A8F528C" w:rsidR="00D629B2" w:rsidRDefault="001305DF">
      <w:pPr>
        <w:spacing w:before="240" w:after="240"/>
      </w:pPr>
      <w:r>
        <w:t xml:space="preserve">You hold the email open for a long time. You are not angry. Anger would be easier. What you are is something quieter and </w:t>
      </w:r>
      <w:ins w:id="220" w:author="Clau Kegode" w:date="2026-07-08T19:53:00Z" w16du:dateUtc="2026-07-08T16:53:00Z">
        <w:r w:rsidR="000F1A9D">
          <w:t>ul</w:t>
        </w:r>
        <w:r w:rsidR="00D729A1">
          <w:t xml:space="preserve">timately more </w:t>
        </w:r>
      </w:ins>
      <w:del w:id="221" w:author="Clau Kegode" w:date="2026-07-08T19:53:00Z" w16du:dateUtc="2026-07-08T16:53:00Z">
        <w:r w:rsidDel="000F1A9D">
          <w:delText>more</w:delText>
        </w:r>
        <w:r w:rsidDel="00D729A1">
          <w:delText xml:space="preserve"> useful</w:delText>
        </w:r>
      </w:del>
      <w:ins w:id="222" w:author="Clau Kegode" w:date="2026-07-08T19:53:00Z" w16du:dateUtc="2026-07-08T16:53:00Z">
        <w:r w:rsidR="00D729A1">
          <w:t>revealing</w:t>
        </w:r>
      </w:ins>
      <w:r>
        <w:t>. You are c</w:t>
      </w:r>
      <w:ins w:id="223" w:author="Clau Kegode" w:date="2026-07-08T19:53:00Z" w16du:dateUtc="2026-07-08T16:53:00Z">
        <w:r w:rsidR="00D729A1">
          <w:t>ertain</w:t>
        </w:r>
      </w:ins>
      <w:del w:id="224" w:author="Clau Kegode" w:date="2026-07-08T19:53:00Z" w16du:dateUtc="2026-07-08T16:53:00Z">
        <w:r w:rsidDel="00D729A1">
          <w:delText>lear</w:delText>
        </w:r>
      </w:del>
      <w:r>
        <w:t>.</w:t>
      </w:r>
    </w:p>
    <w:p w14:paraId="5483C30A" w14:textId="7C9E5D78" w:rsidR="00D629B2" w:rsidRDefault="001305DF">
      <w:pPr>
        <w:spacing w:before="240" w:after="240"/>
      </w:pPr>
      <w:r>
        <w:t xml:space="preserve">So you take inventory, the honest kind. The 401k: $131,000. The Roth: $18,000. Liquid: $13,000. Total, after twenty years of showing up early and staying late: $162,000. No house. A salary that </w:t>
      </w:r>
      <w:ins w:id="225" w:author="Clau Kegode" w:date="2026-07-08T19:53:00Z" w16du:dateUtc="2026-07-08T16:53:00Z">
        <w:r w:rsidR="00D729A1">
          <w:t>climbed</w:t>
        </w:r>
      </w:ins>
      <w:del w:id="226" w:author="Clau Kegode" w:date="2026-07-08T19:53:00Z" w16du:dateUtc="2026-07-08T16:53:00Z">
        <w:r w:rsidDel="00D729A1">
          <w:delText>traveled</w:delText>
        </w:r>
      </w:del>
      <w:r>
        <w:t xml:space="preserve"> from $52,000 to $74,000 over two decades — a 42% increase on paper. And here is the strange consolation the data offers: you actually beat the average. Since 2006, the nominal average weekly wage in America </w:t>
      </w:r>
      <w:ins w:id="227" w:author="Clau Kegode" w:date="2026-07-08T19:54:00Z" w16du:dateUtc="2026-07-08T16:54:00Z">
        <w:r w:rsidR="00A717F3">
          <w:t xml:space="preserve">increased to </w:t>
        </w:r>
      </w:ins>
      <w:del w:id="228" w:author="Clau Kegode" w:date="2026-07-08T19:54:00Z" w16du:dateUtc="2026-07-08T16:54:00Z">
        <w:r w:rsidDel="00A717F3">
          <w:delText xml:space="preserve">rose </w:delText>
        </w:r>
      </w:del>
      <w:r>
        <w:t xml:space="preserve">78.7%. Adjusted for inflation, that entire climb </w:t>
      </w:r>
      <w:ins w:id="229" w:author="Clau Kegode" w:date="2026-07-08T19:54:00Z" w16du:dateUtc="2026-07-08T16:54:00Z">
        <w:r w:rsidR="00A717F3">
          <w:t>contracts</w:t>
        </w:r>
      </w:ins>
      <w:del w:id="230" w:author="Clau Kegode" w:date="2026-07-08T19:54:00Z" w16du:dateUtc="2026-07-08T16:54:00Z">
        <w:r w:rsidDel="00A717F3">
          <w:delText>shrinks</w:delText>
        </w:r>
      </w:del>
      <w:r>
        <w:t xml:space="preserve"> to 11.9%. The whole country got bigger numbers. Almost nobody</w:t>
      </w:r>
      <w:del w:id="231" w:author="Clau Kegode" w:date="2026-07-08T19:54:00Z" w16du:dateUtc="2026-07-08T16:54:00Z">
        <w:r w:rsidDel="00EE4D5C">
          <w:delText xml:space="preserve"> </w:delText>
        </w:r>
      </w:del>
      <w:ins w:id="232" w:author="Clau Kegode" w:date="2026-07-08T19:54:00Z" w16du:dateUtc="2026-07-08T16:54:00Z">
        <w:r w:rsidR="00EE4D5C">
          <w:t xml:space="preserve"> gained </w:t>
        </w:r>
        <w:r w:rsidR="00EE4D5C" w:rsidRPr="00EE4D5C">
          <w:t>proportionately more purchasing power</w:t>
        </w:r>
      </w:ins>
      <w:del w:id="233" w:author="Clau Kegode" w:date="2026-07-08T19:54:00Z" w16du:dateUtc="2026-07-08T16:54:00Z">
        <w:r w:rsidDel="00EE4D5C">
          <w:delText>got more life</w:delText>
        </w:r>
      </w:del>
      <w:r>
        <w:t>.</w:t>
      </w:r>
    </w:p>
    <w:p w14:paraId="5483C30B" w14:textId="7FBC735A" w:rsidR="00D629B2" w:rsidRDefault="001305DF">
      <w:pPr>
        <w:spacing w:before="240" w:after="240"/>
        <w:rPr>
          <w:ins w:id="234" w:author="Clau Kegode" w:date="2026-07-08T19:56:00Z" w16du:dateUtc="2026-07-08T16:56:00Z"/>
        </w:rPr>
      </w:pPr>
      <w:r>
        <w:t xml:space="preserve">Twenty years of service is not the </w:t>
      </w:r>
      <w:ins w:id="235" w:author="Clau Kegode" w:date="2026-07-08T19:56:00Z" w16du:dateUtc="2026-07-08T16:56:00Z">
        <w:r w:rsidR="00DD1254">
          <w:t>scorecard</w:t>
        </w:r>
      </w:ins>
      <w:del w:id="236" w:author="Clau Kegode" w:date="2026-07-08T19:56:00Z" w16du:dateUtc="2026-07-08T16:56:00Z">
        <w:r w:rsidDel="00DD1254">
          <w:delText>measurement</w:delText>
        </w:r>
      </w:del>
      <w:r>
        <w:t xml:space="preserve">. What the twenty years </w:t>
      </w:r>
      <w:r>
        <w:rPr>
          <w:i/>
          <w:iCs/>
        </w:rPr>
        <w:t>built</w:t>
      </w:r>
      <w:r>
        <w:t xml:space="preserve"> — that's the measurement. And the number is honest in a way the certificate isn't. It does not care how loyal you were.</w:t>
      </w:r>
    </w:p>
    <w:p w14:paraId="7F0A707D" w14:textId="653213BE" w:rsidR="00E955E7" w:rsidRDefault="00E955E7">
      <w:pPr>
        <w:spacing w:before="240" w:after="240"/>
      </w:pPr>
      <w:ins w:id="237" w:author="Clau Kegode" w:date="2026-07-08T19:56:00Z">
        <w:r w:rsidRPr="00E955E7">
          <w:t>For the first time, you stop measuring your career by years served and start measuring it by outcomes created.</w:t>
        </w:r>
      </w:ins>
    </w:p>
    <w:p w14:paraId="5483C30C" w14:textId="77777777" w:rsidR="00D629B2" w:rsidRDefault="001305DF">
      <w:pPr>
        <w:spacing w:before="240" w:after="240"/>
      </w:pPr>
      <w:r>
        <w:t>At 47, you leave.</w:t>
      </w:r>
    </w:p>
    <w:p w14:paraId="5483C30D" w14:textId="3EDEEEB5" w:rsidR="00D629B2" w:rsidRDefault="001305DF">
      <w:pPr>
        <w:spacing w:before="240" w:after="240"/>
      </w:pPr>
      <w:r>
        <w:t xml:space="preserve">No speech. No slammed door. You simply accept an offer, the way you might have at 35, or 39, or 43. The salary is $94,000. Your new manager is younger than you. Your title is different; your skills are exactly the same skills you had in March. The only variable that changed is that someone new </w:t>
      </w:r>
      <w:ins w:id="238" w:author="Clau Kegode" w:date="2026-07-08T19:58:00Z" w16du:dateUtc="2026-07-08T16:58:00Z">
        <w:r w:rsidR="00CD3643">
          <w:t>valued</w:t>
        </w:r>
      </w:ins>
      <w:del w:id="239" w:author="Clau Kegode" w:date="2026-07-08T19:58:00Z" w16du:dateUtc="2026-07-08T16:58:00Z">
        <w:r w:rsidDel="00CD3643">
          <w:delText>priced</w:delText>
        </w:r>
      </w:del>
      <w:r>
        <w:t xml:space="preserve"> you against the market instead of against last year. A fresh spin of the wheel, with no anchor </w:t>
      </w:r>
      <w:ins w:id="240" w:author="Clau Kegode" w:date="2026-07-08T19:59:00Z">
        <w:r w:rsidR="002D180B" w:rsidRPr="002D180B">
          <w:t>pulling the outcome backward</w:t>
        </w:r>
      </w:ins>
      <w:del w:id="241" w:author="Clau Kegode" w:date="2026-07-08T19:59:00Z" w16du:dateUtc="2026-07-08T16:59:00Z">
        <w:r w:rsidDel="002D180B">
          <w:delText>on the table</w:delText>
        </w:r>
      </w:del>
      <w:r>
        <w:t xml:space="preserve">. That's all it ever </w:t>
      </w:r>
      <w:ins w:id="242" w:author="Clau Kegode" w:date="2026-07-08T19:59:00Z" w16du:dateUtc="2026-07-08T16:59:00Z">
        <w:r w:rsidR="008539D3">
          <w:t>required</w:t>
        </w:r>
      </w:ins>
      <w:del w:id="243" w:author="Clau Kegode" w:date="2026-07-08T19:59:00Z" w16du:dateUtc="2026-07-08T16:59:00Z">
        <w:r w:rsidDel="008539D3">
          <w:delText>took</w:delText>
        </w:r>
      </w:del>
      <w:r>
        <w:t>.</w:t>
      </w:r>
    </w:p>
    <w:p w14:paraId="5483C30E" w14:textId="0E97BF92" w:rsidR="00D629B2" w:rsidRDefault="001305DF">
      <w:pPr>
        <w:spacing w:before="240" w:after="240"/>
      </w:pPr>
      <w:r>
        <w:lastRenderedPageBreak/>
        <w:t xml:space="preserve">Net worth at the start of the new job: $179,000. Two years later: $224,000. Not because you got smarter. Not because the market turned. Because your income finally </w:t>
      </w:r>
      <w:del w:id="244" w:author="Clau Kegode" w:date="2026-07-08T20:00:00Z" w16du:dateUtc="2026-07-08T17:00:00Z">
        <w:r w:rsidDel="001B7365">
          <w:delText xml:space="preserve">caught up </w:delText>
        </w:r>
      </w:del>
      <w:ins w:id="245" w:author="Clau Kegode" w:date="2026-07-08T20:00:00Z" w16du:dateUtc="2026-07-08T17:00:00Z">
        <w:r w:rsidR="001B7365">
          <w:t xml:space="preserve">aligned with </w:t>
        </w:r>
      </w:ins>
      <w:del w:id="246" w:author="Clau Kegode" w:date="2026-07-08T20:00:00Z" w16du:dateUtc="2026-07-08T17:00:00Z">
        <w:r w:rsidDel="001B7365">
          <w:delText xml:space="preserve">to </w:delText>
        </w:r>
      </w:del>
      <w:r>
        <w:t xml:space="preserve">your </w:t>
      </w:r>
      <w:del w:id="247" w:author="Clau Kegode" w:date="2026-07-08T20:00:00Z" w16du:dateUtc="2026-07-08T17:00:00Z">
        <w:r w:rsidDel="001B7365">
          <w:delText>output</w:delText>
        </w:r>
      </w:del>
      <w:ins w:id="248" w:author="Clau Kegode" w:date="2026-07-08T20:00:00Z" w16du:dateUtc="2026-07-08T17:00:00Z">
        <w:r w:rsidR="001B7365">
          <w:t>contribution</w:t>
        </w:r>
      </w:ins>
      <w:r>
        <w:t>, and the gap — that patient, twenty-year gap — began, at last, to close from the other side.</w:t>
      </w:r>
    </w:p>
    <w:p w14:paraId="5483C30F" w14:textId="433CCBD3" w:rsidR="00D629B2" w:rsidRDefault="001305DF">
      <w:pPr>
        <w:spacing w:before="240" w:after="240"/>
      </w:pPr>
      <w:r>
        <w:t xml:space="preserve">At 52, the house happens. Not the one with the mature trees; a different one, in a different year, but yours. $387,000, twenty percent down, fixed rate — and this time when you run the numbers, the numbers </w:t>
      </w:r>
      <w:ins w:id="249" w:author="Clau Kegode" w:date="2026-07-08T20:02:00Z">
        <w:r w:rsidR="00F55041" w:rsidRPr="00F55041">
          <w:t>work with you instead of against you</w:t>
        </w:r>
      </w:ins>
      <w:del w:id="250" w:author="Clau Kegode" w:date="2026-07-08T20:02:00Z" w16du:dateUtc="2026-07-08T17:02:00Z">
        <w:r w:rsidDel="00F55041">
          <w:delText>cooperate</w:delText>
        </w:r>
      </w:del>
      <w:r>
        <w:t xml:space="preserve">. Net worth: $341,000. The 401k holds $218,000, the Roth $61,000, liquid $22,000. Looking at the total produces a feeling you'd almost forgotten the shape of. Not rich. Not </w:t>
      </w:r>
      <w:ins w:id="251" w:author="Clau Kegode" w:date="2026-07-08T20:02:00Z" w16du:dateUtc="2026-07-08T17:02:00Z">
        <w:r w:rsidR="00F55041">
          <w:t>finished</w:t>
        </w:r>
      </w:ins>
      <w:del w:id="252" w:author="Clau Kegode" w:date="2026-07-08T20:02:00Z" w16du:dateUtc="2026-07-08T17:02:00Z">
        <w:r w:rsidDel="00F55041">
          <w:delText>arrived</w:delText>
        </w:r>
      </w:del>
      <w:r>
        <w:t xml:space="preserve">. </w:t>
      </w:r>
      <w:r>
        <w:rPr>
          <w:i/>
          <w:iCs/>
        </w:rPr>
        <w:t>Mo</w:t>
      </w:r>
      <w:ins w:id="253" w:author="Clau Kegode" w:date="2026-07-08T20:02:00Z" w16du:dateUtc="2026-07-08T17:02:00Z">
        <w:r w:rsidR="00EE3B20">
          <w:rPr>
            <w:i/>
            <w:iCs/>
          </w:rPr>
          <w:t>mentu</w:t>
        </w:r>
      </w:ins>
      <w:ins w:id="254" w:author="Clau Kegode" w:date="2026-07-08T20:03:00Z" w16du:dateUtc="2026-07-08T17:03:00Z">
        <w:r w:rsidR="00EE3B20">
          <w:rPr>
            <w:i/>
            <w:iCs/>
          </w:rPr>
          <w:t>m</w:t>
        </w:r>
      </w:ins>
      <w:del w:id="255" w:author="Clau Kegode" w:date="2026-07-08T20:02:00Z" w16du:dateUtc="2026-07-08T17:02:00Z">
        <w:r w:rsidDel="00EE3B20">
          <w:rPr>
            <w:i/>
            <w:iCs/>
          </w:rPr>
          <w:delText>ving</w:delText>
        </w:r>
      </w:del>
      <w:r>
        <w:rPr>
          <w:i/>
          <w:iCs/>
        </w:rPr>
        <w:t>.</w:t>
      </w:r>
      <w:r>
        <w:t xml:space="preserve"> Genuin</w:t>
      </w:r>
      <w:ins w:id="256" w:author="Clau Kegode" w:date="2026-07-08T20:03:00Z" w16du:dateUtc="2026-07-08T17:03:00Z">
        <w:r w:rsidR="00EE3B20">
          <w:t>e momentum,</w:t>
        </w:r>
      </w:ins>
      <w:del w:id="257" w:author="Clau Kegode" w:date="2026-07-08T20:03:00Z" w16du:dateUtc="2026-07-08T17:03:00Z">
        <w:r w:rsidDel="00EE3B20">
          <w:delText>ely moving,</w:delText>
        </w:r>
      </w:del>
      <w:r>
        <w:t xml:space="preserve"> for the first time in memory — off a treadmill that had been set to the same speed for twenty years while the scenery outside got more expensive.</w:t>
      </w:r>
    </w:p>
    <w:p w14:paraId="5483C310" w14:textId="445E647A" w:rsidR="00D629B2" w:rsidRDefault="001305DF">
      <w:pPr>
        <w:spacing w:before="240" w:after="240"/>
      </w:pPr>
      <w:r>
        <w:t xml:space="preserve">Because that's the whole secret, and it took three decades to see it plainly: wealth was never about the size of the paycheck. It lives in the gap between what you earn and what your life costs. Compensation analysts estimate that workers who never negotiated effectively </w:t>
      </w:r>
      <w:del w:id="258" w:author="Clau Kegode" w:date="2026-07-08T20:03:00Z" w16du:dateUtc="2026-07-08T17:03:00Z">
        <w:r w:rsidDel="00F87116">
          <w:delText>absorbed</w:delText>
        </w:r>
      </w:del>
      <w:ins w:id="259" w:author="Clau Kegode" w:date="2026-07-08T20:03:00Z" w16du:dateUtc="2026-07-08T17:03:00Z">
        <w:r w:rsidR="00F87116">
          <w:t>accepted</w:t>
        </w:r>
      </w:ins>
      <w:r>
        <w:t xml:space="preserve"> a 2 to 3 percent pay cut in real terms, every single year. You took that cut in silence for two decades — not because you chose to, but because nobody told you a cut was happening. The number on the check never </w:t>
      </w:r>
      <w:ins w:id="260" w:author="Clau Kegode" w:date="2026-07-08T20:03:00Z" w16du:dateUtc="2026-07-08T17:03:00Z">
        <w:r w:rsidR="00F87116">
          <w:t>fell</w:t>
        </w:r>
      </w:ins>
      <w:del w:id="261" w:author="Clau Kegode" w:date="2026-07-08T20:03:00Z" w16du:dateUtc="2026-07-08T17:03:00Z">
        <w:r w:rsidDel="00F87116">
          <w:delText>went down</w:delText>
        </w:r>
      </w:del>
      <w:r>
        <w:t>. Only the world around it</w:t>
      </w:r>
      <w:ins w:id="262" w:author="Clau Kegode" w:date="2026-07-08T20:04:00Z" w16du:dateUtc="2026-07-08T17:04:00Z">
        <w:r w:rsidR="00F87116">
          <w:t xml:space="preserve"> became more expensive</w:t>
        </w:r>
      </w:ins>
      <w:del w:id="263" w:author="Clau Kegode" w:date="2026-07-08T20:04:00Z" w16du:dateUtc="2026-07-08T17:04:00Z">
        <w:r w:rsidDel="00F87116">
          <w:delText xml:space="preserve"> went up</w:delText>
        </w:r>
      </w:del>
      <w:r>
        <w:t>.</w:t>
      </w:r>
    </w:p>
    <w:p w14:paraId="5483C311" w14:textId="40E16821" w:rsidR="00D629B2" w:rsidRDefault="001305DF">
      <w:pPr>
        <w:spacing w:before="240" w:after="240"/>
      </w:pPr>
      <w:r>
        <w:t xml:space="preserve">At 55, net worth $489,000, the half-million visible from here like a coastline. The 401k sits at $291,000. Two years ago you started a small consulting practice on the side, and it brings in $2,800 a month — not quit-your-job money. </w:t>
      </w:r>
      <w:ins w:id="264" w:author="Clau Kegode" w:date="2026-07-08T20:05:00Z" w16du:dateUtc="2026-07-08T17:05:00Z">
        <w:r w:rsidR="005B750B">
          <w:t>Rewrite</w:t>
        </w:r>
      </w:ins>
      <w:del w:id="265" w:author="Clau Kegode" w:date="2026-07-08T20:05:00Z" w16du:dateUtc="2026-07-08T17:05:00Z">
        <w:r w:rsidDel="00392A19">
          <w:delText>Change</w:delText>
        </w:r>
      </w:del>
      <w:r>
        <w:t>-</w:t>
      </w:r>
      <w:ins w:id="266" w:author="Clau Kegode" w:date="2026-07-08T20:05:00Z" w16du:dateUtc="2026-07-08T17:05:00Z">
        <w:r w:rsidR="00BA32F2">
          <w:t>your</w:t>
        </w:r>
      </w:ins>
      <w:del w:id="267" w:author="Clau Kegode" w:date="2026-07-08T20:05:00Z" w16du:dateUtc="2026-07-08T17:05:00Z">
        <w:r w:rsidDel="00BA32F2">
          <w:delText>the</w:delText>
        </w:r>
      </w:del>
      <w:r>
        <w:t>-</w:t>
      </w:r>
      <w:del w:id="268" w:author="Clau Kegode" w:date="2026-07-08T20:05:00Z" w16du:dateUtc="2026-07-08T17:05:00Z">
        <w:r w:rsidDel="00BA32F2">
          <w:delText>math</w:delText>
        </w:r>
      </w:del>
      <w:ins w:id="269" w:author="Clau Kegode" w:date="2026-07-08T20:05:00Z" w16du:dateUtc="2026-07-08T17:05:00Z">
        <w:r w:rsidR="00BA32F2">
          <w:t>future</w:t>
        </w:r>
      </w:ins>
      <w:r>
        <w:t xml:space="preserve"> money.</w:t>
      </w:r>
      <w:ins w:id="270" w:author="Clau Kegode" w:date="2026-07-08T20:05:00Z" w16du:dateUtc="2026-07-08T17:05:00Z">
        <w:r w:rsidR="00BA32F2">
          <w:t xml:space="preserve"> Expand-your-option</w:t>
        </w:r>
      </w:ins>
      <w:del w:id="271" w:author="Clau Kegode" w:date="2026-07-08T20:05:00Z" w16du:dateUtc="2026-07-08T17:05:00Z">
        <w:r w:rsidDel="00BA32F2">
          <w:delText xml:space="preserve"> Option</w:delText>
        </w:r>
      </w:del>
      <w:r>
        <w:t>s money.</w:t>
      </w:r>
    </w:p>
    <w:p w14:paraId="5483C312" w14:textId="32AA6611" w:rsidR="00D629B2" w:rsidRDefault="001305DF">
      <w:pPr>
        <w:spacing w:before="240" w:after="240"/>
      </w:pPr>
      <w:r>
        <w:t xml:space="preserve">And sometimes, on quiet evenings, you think about the 27-year-old with the $52,000 offer letter who felt like the future had finally started. You've stopped </w:t>
      </w:r>
      <w:ins w:id="272" w:author="Clau Kegode" w:date="2026-07-08T20:06:00Z" w16du:dateUtc="2026-07-08T17:06:00Z">
        <w:r w:rsidR="005B750B">
          <w:t>judging</w:t>
        </w:r>
      </w:ins>
      <w:del w:id="273" w:author="Clau Kegode" w:date="2026-07-08T20:06:00Z" w16du:dateUtc="2026-07-08T17:06:00Z">
        <w:r w:rsidDel="005B750B">
          <w:delText>prosecuting</w:delText>
        </w:r>
      </w:del>
      <w:r>
        <w:t xml:space="preserve"> that person. They weren't wrong. The job was fine. The company was fine. The flaw was never in the work — it was in the assumption underneath it. The assumption that staying </w:t>
      </w:r>
      <w:del w:id="274" w:author="Clau Kegode" w:date="2026-07-08T20:06:00Z" w16du:dateUtc="2026-07-08T17:06:00Z">
        <w:r w:rsidDel="00F34A8C">
          <w:delText xml:space="preserve">meant </w:delText>
        </w:r>
      </w:del>
      <w:ins w:id="275" w:author="Clau Kegode" w:date="2026-07-08T20:06:00Z">
        <w:r w:rsidR="00F34A8C" w:rsidRPr="00F34A8C">
          <w:t>automatically meant progressing</w:t>
        </w:r>
      </w:ins>
      <w:del w:id="276" w:author="Clau Kegode" w:date="2026-07-08T20:06:00Z" w16du:dateUtc="2026-07-08T17:06:00Z">
        <w:r w:rsidDel="00F34A8C">
          <w:delText>moving</w:delText>
        </w:r>
      </w:del>
      <w:r>
        <w:t>. That loyalty meant compounding. That be</w:t>
      </w:r>
      <w:ins w:id="277" w:author="Clau Kegode" w:date="2026-07-08T20:07:00Z" w16du:dateUtc="2026-07-08T17:07:00Z">
        <w:r w:rsidR="00B7017E">
          <w:t>coming better</w:t>
        </w:r>
      </w:ins>
      <w:del w:id="278" w:author="Clau Kegode" w:date="2026-07-08T20:07:00Z" w16du:dateUtc="2026-07-08T17:07:00Z">
        <w:r w:rsidDel="00B7017E">
          <w:delText>ing good</w:delText>
        </w:r>
      </w:del>
      <w:r>
        <w:t xml:space="preserve"> at the work was the same </w:t>
      </w:r>
      <w:ins w:id="279" w:author="Clau Kegode" w:date="2026-07-08T20:08:00Z" w16du:dateUtc="2026-07-08T17:08:00Z">
        <w:r w:rsidR="00240764">
          <w:t>3</w:t>
        </w:r>
      </w:ins>
      <w:del w:id="280" w:author="Clau Kegode" w:date="2026-07-08T20:08:00Z" w16du:dateUtc="2026-07-08T17:08:00Z">
        <w:r w:rsidDel="00240764">
          <w:delText xml:space="preserve">thing </w:delText>
        </w:r>
      </w:del>
      <w:r>
        <w:t xml:space="preserve">as being </w:t>
      </w:r>
      <w:ins w:id="281" w:author="Clau Kegode" w:date="2026-07-08T20:07:00Z" w16du:dateUtc="2026-07-08T17:07:00Z">
        <w:r w:rsidR="00B7017E">
          <w:t>compensated</w:t>
        </w:r>
      </w:ins>
      <w:del w:id="282" w:author="Clau Kegode" w:date="2026-07-08T20:07:00Z" w16du:dateUtc="2026-07-08T17:07:00Z">
        <w:r w:rsidDel="00B7017E">
          <w:delText>paid</w:delText>
        </w:r>
      </w:del>
      <w:r>
        <w:t xml:space="preserve"> for </w:t>
      </w:r>
      <w:ins w:id="283" w:author="Clau Kegode" w:date="2026-07-08T20:08:00Z" w16du:dateUtc="2026-07-08T17:08:00Z">
        <w:r w:rsidR="00240764">
          <w:t xml:space="preserve">becoming better at </w:t>
        </w:r>
      </w:ins>
      <w:r>
        <w:t>it.</w:t>
      </w:r>
    </w:p>
    <w:p w14:paraId="5483C313" w14:textId="38005CDF" w:rsidR="00D629B2" w:rsidRDefault="001305DF">
      <w:pPr>
        <w:spacing w:before="240" w:after="240"/>
      </w:pPr>
      <w:r>
        <w:t xml:space="preserve">Those were never the same thing. The years it took to learn that weren't wasted, exactly. They were tuition. The most expensive </w:t>
      </w:r>
      <w:ins w:id="284" w:author="Clau Kegode" w:date="2026-07-08T20:08:00Z" w16du:dateUtc="2026-07-08T17:08:00Z">
        <w:r w:rsidR="00240764">
          <w:t>lesson</w:t>
        </w:r>
      </w:ins>
      <w:del w:id="285" w:author="Clau Kegode" w:date="2026-07-08T20:08:00Z" w16du:dateUtc="2026-07-08T17:08:00Z">
        <w:r w:rsidDel="00240764">
          <w:delText>information</w:delText>
        </w:r>
      </w:del>
      <w:r>
        <w:t xml:space="preserve"> you ever </w:t>
      </w:r>
      <w:ins w:id="286" w:author="Clau Kegode" w:date="2026-07-08T20:09:00Z" w16du:dateUtc="2026-07-08T17:09:00Z">
        <w:r w:rsidR="00240764">
          <w:t>paid fo</w:t>
        </w:r>
        <w:r w:rsidR="003B2348">
          <w:t>r</w:t>
        </w:r>
      </w:ins>
      <w:del w:id="287" w:author="Clau Kegode" w:date="2026-07-08T20:09:00Z" w16du:dateUtc="2026-07-08T17:09:00Z">
        <w:r w:rsidDel="00240764">
          <w:delText>purchased</w:delText>
        </w:r>
      </w:del>
      <w:r>
        <w:t xml:space="preserve"> — </w:t>
      </w:r>
      <w:ins w:id="288" w:author="Clau Kegode" w:date="2026-07-08T20:09:00Z" w16du:dateUtc="2026-07-08T17:09:00Z">
        <w:r w:rsidR="003B2348">
          <w:t>collected</w:t>
        </w:r>
      </w:ins>
      <w:del w:id="289" w:author="Clau Kegode" w:date="2026-07-08T20:09:00Z" w16du:dateUtc="2026-07-08T17:09:00Z">
        <w:r w:rsidDel="003B2348">
          <w:delText>paid</w:delText>
        </w:r>
      </w:del>
      <w:r>
        <w:t xml:space="preserve"> in</w:t>
      </w:r>
      <w:ins w:id="290" w:author="Clau Kegode" w:date="2026-07-08T20:09:00Z" w16du:dateUtc="2026-07-08T17:09:00Z">
        <w:r w:rsidR="003B2348">
          <w:t xml:space="preserve"> small</w:t>
        </w:r>
      </w:ins>
      <w:r>
        <w:t xml:space="preserve"> installments, </w:t>
      </w:r>
      <w:ins w:id="291" w:author="Clau Kegode" w:date="2026-07-08T20:09:00Z" w16du:dateUtc="2026-07-08T17:09:00Z">
        <w:r w:rsidR="003B2348">
          <w:t xml:space="preserve">almost </w:t>
        </w:r>
      </w:ins>
      <w:r>
        <w:t>invisibly, one modest</w:t>
      </w:r>
      <w:ins w:id="292" w:author="Clau Kegode" w:date="2026-07-08T20:09:00Z" w16du:dateUtc="2026-07-08T17:09:00Z">
        <w:r w:rsidR="003B2348">
          <w:t xml:space="preserve"> </w:t>
        </w:r>
      </w:ins>
      <w:ins w:id="293" w:author="Clau Kegode" w:date="2026-07-08T20:11:00Z" w16du:dateUtc="2026-07-08T17:11:00Z">
        <w:r w:rsidR="00CD30CB">
          <w:t>performance</w:t>
        </w:r>
      </w:ins>
      <w:r>
        <w:t xml:space="preserve"> review at a time.</w:t>
      </w:r>
    </w:p>
    <w:p w14:paraId="5483C314" w14:textId="6A156454" w:rsidR="00D629B2" w:rsidRDefault="001305DF">
      <w:pPr>
        <w:spacing w:before="240" w:after="240"/>
      </w:pPr>
      <w:r>
        <w:t xml:space="preserve">At 58: net worth $612,000. The consulting practice grew into a real thing — $6,400 a month now — alongside a salary of $101,000. And for the first time in your adult life, a small, strange threshold gets crossed without ceremony: your income from </w:t>
      </w:r>
      <w:ins w:id="294" w:author="Clau Kegode" w:date="2026-07-08T20:11:00Z" w16du:dateUtc="2026-07-08T17:11:00Z">
        <w:r w:rsidR="003E37F3">
          <w:t>every</w:t>
        </w:r>
      </w:ins>
      <w:del w:id="295" w:author="Clau Kegode" w:date="2026-07-08T20:11:00Z" w16du:dateUtc="2026-07-08T17:11:00Z">
        <w:r w:rsidDel="003E37F3">
          <w:delText>all</w:delText>
        </w:r>
      </w:del>
      <w:r>
        <w:t xml:space="preserve"> source</w:t>
      </w:r>
      <w:del w:id="296" w:author="Clau Kegode" w:date="2026-07-08T20:11:00Z" w16du:dateUtc="2026-07-08T17:11:00Z">
        <w:r w:rsidDel="003E37F3">
          <w:delText>s</w:delText>
        </w:r>
      </w:del>
      <w:ins w:id="297" w:author="Clau Kegode" w:date="2026-07-08T20:11:00Z" w16du:dateUtc="2026-07-08T17:11:00Z">
        <w:r w:rsidR="003E37F3">
          <w:t xml:space="preserve"> comfortably</w:t>
        </w:r>
      </w:ins>
      <w:r>
        <w:t xml:space="preserve"> exceeds what you need to survive. The surplus is thin. But it</w:t>
      </w:r>
      <w:ins w:id="298" w:author="Clau Kegode" w:date="2026-07-08T20:12:00Z" w16du:dateUtc="2026-07-08T17:12:00Z">
        <w:r w:rsidR="00D10482">
          <w:t xml:space="preserve">’s </w:t>
        </w:r>
      </w:ins>
      <w:del w:id="299" w:author="Clau Kegode" w:date="2026-07-08T20:12:00Z" w16du:dateUtc="2026-07-08T17:12:00Z">
        <w:r w:rsidDel="00D10482">
          <w:delText xml:space="preserve"> exists</w:delText>
        </w:r>
      </w:del>
      <w:ins w:id="300" w:author="Clau Kegode" w:date="2026-07-08T20:12:00Z" w16du:dateUtc="2026-07-08T17:12:00Z">
        <w:r w:rsidR="00D10482">
          <w:t>real</w:t>
        </w:r>
      </w:ins>
      <w:r>
        <w:t xml:space="preserve">. And it </w:t>
      </w:r>
      <w:ins w:id="301" w:author="Clau Kegode" w:date="2026-07-08T20:12:00Z" w16du:dateUtc="2026-07-08T17:12:00Z">
        <w:r w:rsidR="00D10482">
          <w:t>no longer</w:t>
        </w:r>
      </w:ins>
      <w:del w:id="302" w:author="Clau Kegode" w:date="2026-07-08T20:12:00Z" w16du:dateUtc="2026-07-08T17:12:00Z">
        <w:r w:rsidDel="00D10482">
          <w:delText>doesn't</w:delText>
        </w:r>
      </w:del>
      <w:r>
        <w:t xml:space="preserve"> depend on one number, on one paycheck, controlled by one </w:t>
      </w:r>
      <w:ins w:id="303" w:author="Clau Kegode" w:date="2026-07-08T20:13:00Z" w16du:dateUtc="2026-07-08T17:13:00Z">
        <w:r w:rsidR="00E81335">
          <w:t>employer</w:t>
        </w:r>
      </w:ins>
      <w:del w:id="304" w:author="Clau Kegode" w:date="2026-07-08T20:13:00Z" w16du:dateUtc="2026-07-08T17:13:00Z">
        <w:r w:rsidDel="00E81335">
          <w:delText>p</w:delText>
        </w:r>
      </w:del>
      <w:del w:id="305" w:author="Clau Kegode" w:date="2026-07-08T20:12:00Z" w16du:dateUtc="2026-07-08T17:12:00Z">
        <w:r w:rsidDel="00E81335">
          <w:delText>erson</w:delText>
        </w:r>
      </w:del>
      <w:r>
        <w:t xml:space="preserve"> </w:t>
      </w:r>
      <w:ins w:id="306" w:author="Clau Kegode" w:date="2026-07-08T20:12:00Z">
        <w:r w:rsidR="00E81335" w:rsidRPr="00E81335">
          <w:t>whose reference point is yesterday instead of your market value</w:t>
        </w:r>
      </w:ins>
      <w:del w:id="307" w:author="Clau Kegode" w:date="2026-07-08T20:12:00Z" w16du:dateUtc="2026-07-08T17:12:00Z">
        <w:r w:rsidDel="00E81335">
          <w:delText>who prices you against last year</w:delText>
        </w:r>
      </w:del>
      <w:r>
        <w:t>.</w:t>
      </w:r>
    </w:p>
    <w:p w14:paraId="5483C315" w14:textId="65B1C791" w:rsidR="00D629B2" w:rsidRDefault="001305DF">
      <w:pPr>
        <w:spacing w:before="240" w:after="240"/>
      </w:pPr>
      <w:r>
        <w:lastRenderedPageBreak/>
        <w:t>You are not wealthy. But you are no longer waiting</w:t>
      </w:r>
      <w:ins w:id="308" w:author="Clau Kegode" w:date="2026-07-08T20:13:00Z" w16du:dateUtc="2026-07-08T17:13:00Z">
        <w:r w:rsidR="00F85746">
          <w:t xml:space="preserve"> for permission</w:t>
        </w:r>
      </w:ins>
      <w:r>
        <w:t>.</w:t>
      </w:r>
    </w:p>
    <w:p w14:paraId="5483C316" w14:textId="77777777" w:rsidR="00D629B2" w:rsidRDefault="001305DF">
      <w:pPr>
        <w:spacing w:before="240" w:after="240"/>
      </w:pPr>
      <w:r>
        <w:t>There's one last thing worth saying, and it's the thing that took thirty years to understand. All those years, you told yourself the raise was coming. You were right. It was. It just wasn't going to be handed to you in a review, in a serif font, with kind words attached. The raise you spent your whole career waiting for was sitting in the open tab you closed at 35, in the spreadsheet you avoided until 33, in the conversation you never started.</w:t>
      </w:r>
    </w:p>
    <w:p w14:paraId="5483C317" w14:textId="77777777" w:rsidR="00D629B2" w:rsidRDefault="001305DF">
      <w:pPr>
        <w:spacing w:before="240" w:after="240"/>
      </w:pPr>
      <w:r>
        <w:t>The raise was always coming.</w:t>
      </w:r>
    </w:p>
    <w:p w14:paraId="5483C318" w14:textId="1A33E601" w:rsidR="00D629B2" w:rsidRDefault="001305DF">
      <w:pPr>
        <w:spacing w:before="240" w:after="240"/>
      </w:pPr>
      <w:r>
        <w:t xml:space="preserve">It was waiting for you to </w:t>
      </w:r>
      <w:ins w:id="309" w:author="Clau Kegode" w:date="2026-07-08T20:13:00Z" w16du:dateUtc="2026-07-08T17:13:00Z">
        <w:r w:rsidR="00F85746">
          <w:t>claim it</w:t>
        </w:r>
      </w:ins>
      <w:del w:id="310" w:author="Clau Kegode" w:date="2026-07-08T20:13:00Z" w16du:dateUtc="2026-07-08T17:13:00Z">
        <w:r w:rsidDel="00F85746">
          <w:delText>go get it</w:delText>
        </w:r>
      </w:del>
      <w:r>
        <w:t>.</w:t>
      </w:r>
    </w:p>
    <w:p w14:paraId="5483C319" w14:textId="77777777" w:rsidR="00D629B2" w:rsidRDefault="00D629B2"/>
    <w:p w14:paraId="5483C31A" w14:textId="77777777" w:rsidR="00D629B2" w:rsidRDefault="00D629B2"/>
    <w:p w14:paraId="5483C31B" w14:textId="77777777" w:rsidR="00D629B2" w:rsidRDefault="001305DF">
      <w:pPr>
        <w:pStyle w:val="Heading1"/>
        <w:keepNext w:val="0"/>
        <w:keepLines w:val="0"/>
        <w:spacing w:before="480"/>
        <w:rPr>
          <w:b/>
          <w:bCs/>
          <w:sz w:val="46"/>
          <w:szCs w:val="46"/>
        </w:rPr>
      </w:pPr>
      <w:bookmarkStart w:id="311" w:name="_8opsyvrtoeo3" w:colFirst="0" w:colLast="0"/>
      <w:bookmarkEnd w:id="311"/>
      <w:r>
        <w:rPr>
          <w:b/>
          <w:bCs/>
          <w:sz w:val="46"/>
          <w:szCs w:val="46"/>
        </w:rPr>
        <w:t>POV: You Become a CEO at 35</w:t>
      </w:r>
    </w:p>
    <w:p w14:paraId="5483C31C" w14:textId="54C5D405" w:rsidR="00D629B2" w:rsidRDefault="001305DF">
      <w:pPr>
        <w:spacing w:before="240" w:after="240"/>
      </w:pPr>
      <w:r>
        <w:t xml:space="preserve">$94,000. That's your net worth at 34. Not your salary. Not your bonus. Everything you own minus everything you owe, and the </w:t>
      </w:r>
      <w:ins w:id="312" w:author="Clau Kegode" w:date="2026-07-09T21:19:00Z" w16du:dateUtc="2026-07-09T18:19:00Z">
        <w:r w:rsidR="005261DF">
          <w:t>total</w:t>
        </w:r>
      </w:ins>
      <w:del w:id="313" w:author="Clau Kegode" w:date="2026-07-09T21:19:00Z" w16du:dateUtc="2026-07-09T18:19:00Z">
        <w:r w:rsidDel="005261DF">
          <w:delText>sum</w:delText>
        </w:r>
      </w:del>
      <w:r>
        <w:t xml:space="preserve"> </w:t>
      </w:r>
      <w:ins w:id="314" w:author="Clau Kegode" w:date="2026-07-09T21:19:00Z" w16du:dateUtc="2026-07-09T18:19:00Z">
        <w:r w:rsidR="006D3B2B">
          <w:t>appears</w:t>
        </w:r>
      </w:ins>
      <w:del w:id="315" w:author="Clau Kegode" w:date="2026-07-09T21:19:00Z" w16du:dateUtc="2026-07-09T18:19:00Z">
        <w:r w:rsidDel="006D3B2B">
          <w:delText>arrives</w:delText>
        </w:r>
      </w:del>
      <w:r>
        <w:t xml:space="preserve"> on a Sunday night at a kitchen table, next to a coffee that went </w:t>
      </w:r>
      <w:ins w:id="316" w:author="Clau Kegode" w:date="2026-07-09T21:20:00Z" w16du:dateUtc="2026-07-09T18:20:00Z">
        <w:r w:rsidR="006D3B2B">
          <w:t>lukewarm</w:t>
        </w:r>
      </w:ins>
      <w:del w:id="317" w:author="Clau Kegode" w:date="2026-07-09T21:20:00Z" w16du:dateUtc="2026-07-09T18:20:00Z">
        <w:r w:rsidDel="006D3B2B">
          <w:delText>cold</w:delText>
        </w:r>
      </w:del>
      <w:r>
        <w:t xml:space="preserve"> an hour ago. You have a good job. A decent apartment. A 401k growing at the speed of </w:t>
      </w:r>
      <w:ins w:id="318" w:author="Clau Kegode" w:date="2026-07-09T21:20:00Z" w16du:dateUtc="2026-07-09T18:20:00Z">
        <w:r w:rsidR="006D3B2B">
          <w:t>continental drift</w:t>
        </w:r>
      </w:ins>
      <w:del w:id="319" w:author="Clau Kegode" w:date="2026-07-09T21:20:00Z" w16du:dateUtc="2026-07-09T18:20:00Z">
        <w:r w:rsidDel="006D3B2B">
          <w:delText>geology</w:delText>
        </w:r>
      </w:del>
      <w:r>
        <w:t xml:space="preserve">. You've made every </w:t>
      </w:r>
      <w:ins w:id="320" w:author="Clau Kegode" w:date="2026-07-09T21:20:00Z" w16du:dateUtc="2026-07-09T18:20:00Z">
        <w:r w:rsidR="00D11E5D">
          <w:t xml:space="preserve">responsible </w:t>
        </w:r>
      </w:ins>
      <w:del w:id="321" w:author="Clau Kegode" w:date="2026-07-09T21:20:00Z" w16du:dateUtc="2026-07-09T18:20:00Z">
        <w:r w:rsidDel="00D11E5D">
          <w:delText xml:space="preserve">right </w:delText>
        </w:r>
      </w:del>
      <w:r>
        <w:t>move on the board.</w:t>
      </w:r>
    </w:p>
    <w:p w14:paraId="5483C31D" w14:textId="77777777" w:rsidR="00D629B2" w:rsidRDefault="001305DF">
      <w:pPr>
        <w:spacing w:before="240" w:after="240"/>
      </w:pPr>
      <w:r>
        <w:t>And yet.</w:t>
      </w:r>
    </w:p>
    <w:p w14:paraId="5483C31E" w14:textId="04A06D64" w:rsidR="00D629B2" w:rsidRDefault="001305DF">
      <w:pPr>
        <w:spacing w:before="240" w:after="240"/>
      </w:pPr>
      <w:r>
        <w:t xml:space="preserve">There's a ceiling in your life. Not a glass one — those at least let you see </w:t>
      </w:r>
      <w:ins w:id="322" w:author="Clau Kegode" w:date="2026-07-09T21:21:00Z" w16du:dateUtc="2026-07-09T18:21:00Z">
        <w:r w:rsidR="0071057A">
          <w:t>what’s beyond them</w:t>
        </w:r>
      </w:ins>
      <w:del w:id="323" w:author="Clau Kegode" w:date="2026-07-09T21:21:00Z" w16du:dateUtc="2026-07-09T18:21:00Z">
        <w:r w:rsidDel="0071057A">
          <w:delText>through</w:delText>
        </w:r>
      </w:del>
      <w:r>
        <w:t xml:space="preserve">. A </w:t>
      </w:r>
      <w:ins w:id="324" w:author="Clau Kegode" w:date="2026-07-09T21:21:00Z" w16du:dateUtc="2026-07-09T18:21:00Z">
        <w:r w:rsidR="0071057A">
          <w:t>solid</w:t>
        </w:r>
      </w:ins>
      <w:del w:id="325" w:author="Clau Kegode" w:date="2026-07-09T21:21:00Z" w16du:dateUtc="2026-07-09T18:21:00Z">
        <w:r w:rsidDel="0071057A">
          <w:delText>real</w:delText>
        </w:r>
      </w:del>
      <w:r>
        <w:t xml:space="preserve"> one. You feel it every time you sit in a conference room and watch someone fifteen years older make a decision you already know is </w:t>
      </w:r>
      <w:ins w:id="326" w:author="Clau Kegode" w:date="2026-07-09T21:21:00Z" w16du:dateUtc="2026-07-09T18:21:00Z">
        <w:r w:rsidR="00006753">
          <w:t>head</w:t>
        </w:r>
      </w:ins>
      <w:ins w:id="327" w:author="Clau Kegode" w:date="2026-07-09T21:22:00Z" w16du:dateUtc="2026-07-09T18:22:00Z">
        <w:r w:rsidR="00006753">
          <w:t xml:space="preserve">ed in the </w:t>
        </w:r>
      </w:ins>
      <w:r>
        <w:t>wrong</w:t>
      </w:r>
      <w:ins w:id="328" w:author="Clau Kegode" w:date="2026-07-09T21:22:00Z" w16du:dateUtc="2026-07-09T18:22:00Z">
        <w:r w:rsidR="00006753">
          <w:t xml:space="preserve"> direction</w:t>
        </w:r>
      </w:ins>
      <w:r>
        <w:t xml:space="preserve">, in the specific way you already know it will </w:t>
      </w:r>
      <w:ins w:id="329" w:author="Clau Kegode" w:date="2026-07-09T21:22:00Z" w16du:dateUtc="2026-07-09T18:22:00Z">
        <w:r w:rsidR="00897753">
          <w:t>unfold</w:t>
        </w:r>
      </w:ins>
      <w:del w:id="330" w:author="Clau Kegode" w:date="2026-07-09T21:22:00Z" w16du:dateUtc="2026-07-09T18:22:00Z">
        <w:r w:rsidDel="00897753">
          <w:delText>be wrong</w:delText>
        </w:r>
      </w:del>
      <w:r>
        <w:t>, and you say nothing, and you take notes, and six months later the thing goes wrong in the specific way. You are 34 years old, and you are about to stop taking notes.</w:t>
      </w:r>
    </w:p>
    <w:p w14:paraId="5483C31F" w14:textId="5861884C" w:rsidR="00D629B2" w:rsidRDefault="001305DF">
      <w:pPr>
        <w:spacing w:before="240" w:after="240"/>
        <w:rPr>
          <w:ins w:id="331" w:author="Clau Kegode" w:date="2026-07-09T21:23:00Z" w16du:dateUtc="2026-07-09T18:23:00Z"/>
        </w:rPr>
      </w:pPr>
      <w:r>
        <w:t xml:space="preserve">The call comes on a Tuesday. Not from a giant. Sixty employees. Series B. A board that just lost its founder and needs someone to scale the thing without </w:t>
      </w:r>
      <w:ins w:id="332" w:author="Clau Kegode" w:date="2026-07-09T21:23:00Z" w16du:dateUtc="2026-07-09T18:23:00Z">
        <w:r w:rsidR="00897753">
          <w:t>letting it unravel</w:t>
        </w:r>
      </w:ins>
      <w:del w:id="333" w:author="Clau Kegode" w:date="2026-07-09T21:23:00Z" w16du:dateUtc="2026-07-09T18:23:00Z">
        <w:r w:rsidDel="00897753">
          <w:delText>burning it down</w:delText>
        </w:r>
      </w:del>
      <w:r>
        <w:t xml:space="preserve">. They want you — not somebody with two decades and silver hair. You. The offer letter </w:t>
      </w:r>
      <w:ins w:id="334" w:author="Clau Kegode" w:date="2026-07-09T21:23:00Z" w16du:dateUtc="2026-07-09T18:23:00Z">
        <w:r w:rsidR="00897753">
          <w:t>arrives</w:t>
        </w:r>
      </w:ins>
      <w:del w:id="335" w:author="Clau Kegode" w:date="2026-07-09T21:23:00Z" w16du:dateUtc="2026-07-09T18:23:00Z">
        <w:r w:rsidDel="00897753">
          <w:delText>lands</w:delText>
        </w:r>
      </w:del>
      <w:r>
        <w:t xml:space="preserve"> in your inbox at 11:17 p.m. Base salary: $280,000. Bonus target: 40%. And equity. A </w:t>
      </w:r>
      <w:ins w:id="336" w:author="Clau Kegode" w:date="2026-07-09T21:23:00Z" w16du:dateUtc="2026-07-09T18:23:00Z">
        <w:r w:rsidR="00DA5AFF">
          <w:t>meaningful</w:t>
        </w:r>
      </w:ins>
      <w:del w:id="337" w:author="Clau Kegode" w:date="2026-07-09T21:23:00Z" w16du:dateUtc="2026-07-09T18:23:00Z">
        <w:r w:rsidDel="00DA5AFF">
          <w:delText>serious</w:delText>
        </w:r>
      </w:del>
      <w:r>
        <w:t xml:space="preserve"> amount of equity. You read the equity section four times and understand maybe half of it. You sign anyway.</w:t>
      </w:r>
    </w:p>
    <w:p w14:paraId="3CA84323" w14:textId="47146F30" w:rsidR="00DA5AFF" w:rsidRDefault="00DA5AFF">
      <w:pPr>
        <w:spacing w:before="240" w:after="240"/>
      </w:pPr>
      <w:ins w:id="338" w:author="Clau Kegode" w:date="2026-07-09T21:23:00Z">
        <w:r w:rsidRPr="00DA5AFF">
          <w:t>For the first time, your next step is driven more by possibility than by certainty.</w:t>
        </w:r>
      </w:ins>
    </w:p>
    <w:p w14:paraId="5483C320" w14:textId="52F67DC1" w:rsidR="00D629B2" w:rsidRDefault="001305DF">
      <w:pPr>
        <w:spacing w:before="240" w:after="240"/>
      </w:pPr>
      <w:r>
        <w:t xml:space="preserve">You are 35. You are now a CEO. Nobody hands you a manual, because there </w:t>
      </w:r>
      <w:ins w:id="339" w:author="Clau Kegode" w:date="2026-07-09T21:24:00Z" w16du:dateUtc="2026-07-09T18:24:00Z">
        <w:r w:rsidR="00C22AEB">
          <w:t>has never been</w:t>
        </w:r>
      </w:ins>
      <w:del w:id="340" w:author="Clau Kegode" w:date="2026-07-09T21:24:00Z" w16du:dateUtc="2026-07-09T18:24:00Z">
        <w:r w:rsidDel="00C22AEB">
          <w:delText>isn't</w:delText>
        </w:r>
      </w:del>
      <w:r>
        <w:t xml:space="preserve"> one.</w:t>
      </w:r>
    </w:p>
    <w:p w14:paraId="5483C321" w14:textId="77777777" w:rsidR="00D629B2" w:rsidRDefault="00570DF6">
      <w:r>
        <w:lastRenderedPageBreak/>
        <w:pict w14:anchorId="5483C586">
          <v:rect id="_x0000_i1029" style="width:0;height:1.5pt" o:hralign="center" o:hrstd="t" o:hr="t" fillcolor="#a0a0a0" stroked="f"/>
        </w:pict>
      </w:r>
    </w:p>
    <w:p w14:paraId="5483C322" w14:textId="1211276D" w:rsidR="00D629B2" w:rsidRDefault="001305DF">
      <w:pPr>
        <w:spacing w:before="240" w:after="240"/>
      </w:pPr>
      <w:r>
        <w:t>In 1963, a shy 46-year-old woman named Katharine Graham was suddenly handed control of the Washington Post after her husband's death. She had never run anything. She later wrote that she walked into that building carrying her inadequacy like</w:t>
      </w:r>
      <w:ins w:id="341" w:author="Clau Kegode" w:date="2026-07-09T21:24:00Z" w16du:dateUtc="2026-07-09T18:24:00Z">
        <w:r w:rsidR="000311FB">
          <w:t xml:space="preserve"> heavy</w:t>
        </w:r>
      </w:ins>
      <w:r>
        <w:t xml:space="preserve"> </w:t>
      </w:r>
      <w:del w:id="342" w:author="Clau Kegode" w:date="2026-07-09T21:24:00Z" w16du:dateUtc="2026-07-09T18:24:00Z">
        <w:r w:rsidDel="000311FB">
          <w:delText>l</w:delText>
        </w:r>
      </w:del>
      <w:del w:id="343" w:author="Clau Kegode" w:date="2026-07-10T20:18:00Z" w16du:dateUtc="2026-07-10T17:18:00Z">
        <w:r w:rsidDel="006F0DB4">
          <w:delText>uggage</w:delText>
        </w:r>
      </w:del>
      <w:ins w:id="344" w:author="Clau Kegode" w:date="2026-07-10T20:18:00Z" w16du:dateUtc="2026-07-10T17:18:00Z">
        <w:r w:rsidR="006F0DB4">
          <w:t>baggage</w:t>
        </w:r>
      </w:ins>
      <w:r>
        <w:t xml:space="preserve">, certain everyone could see it. Eight years later she made the call to publish the Pentagon Papers with the company's existence on the line, and by the end of her run she was </w:t>
      </w:r>
      <w:ins w:id="345" w:author="Clau Kegode" w:date="2026-07-09T21:25:00Z" w16du:dateUtc="2026-07-09T18:25:00Z">
        <w:r w:rsidR="000311FB">
          <w:t>widely recognized as</w:t>
        </w:r>
      </w:ins>
      <w:del w:id="346" w:author="Clau Kegode" w:date="2026-07-09T21:25:00Z" w16du:dateUtc="2026-07-09T18:25:00Z">
        <w:r w:rsidDel="000311FB">
          <w:delText>considered</w:delText>
        </w:r>
      </w:del>
      <w:r>
        <w:t xml:space="preserve"> one of the great publishers of the century. The gap between how she felt on day one and how she performed on day one — that gap is the job. It has always been the job.</w:t>
      </w:r>
    </w:p>
    <w:p w14:paraId="5483C323" w14:textId="7DA47D5B" w:rsidR="00D629B2" w:rsidRDefault="001305DF">
      <w:pPr>
        <w:spacing w:before="240" w:after="240"/>
      </w:pPr>
      <w:r>
        <w:t>You learn this before</w:t>
      </w:r>
      <w:ins w:id="347" w:author="Clau Kegode" w:date="2026-07-09T21:25:00Z" w16du:dateUtc="2026-07-09T18:25:00Z">
        <w:r w:rsidR="000F01B4">
          <w:t xml:space="preserve"> you</w:t>
        </w:r>
      </w:ins>
      <w:ins w:id="348" w:author="Clau Kegode" w:date="2026-07-09T21:26:00Z" w16du:dateUtc="2026-07-09T18:26:00Z">
        <w:r w:rsidR="000F01B4">
          <w:t>r first</w:t>
        </w:r>
      </w:ins>
      <w:r>
        <w:t xml:space="preserve"> lunch.</w:t>
      </w:r>
    </w:p>
    <w:p w14:paraId="5483C324" w14:textId="1D77B5D6" w:rsidR="00D629B2" w:rsidRDefault="001305DF">
      <w:pPr>
        <w:spacing w:before="240" w:after="240"/>
      </w:pPr>
      <w:r>
        <w:t xml:space="preserve">Day one: seventeen people need answers from you before 9 a.m. You haven't had coffee. You don't know where the coffee </w:t>
      </w:r>
      <w:ins w:id="349" w:author="Clau Kegode" w:date="2026-07-09T21:26:00Z" w16du:dateUtc="2026-07-09T18:26:00Z">
        <w:r w:rsidR="00DA2176">
          <w:t xml:space="preserve">machine </w:t>
        </w:r>
      </w:ins>
      <w:r>
        <w:rPr>
          <w:i/>
          <w:iCs/>
        </w:rPr>
        <w:t>is</w:t>
      </w:r>
      <w:r>
        <w:t xml:space="preserve">. Someone is crying in the second-floor bathroom. A vendor is threatening to pull a contract. And the board wants a noon call about Q3 projections you have never </w:t>
      </w:r>
      <w:ins w:id="350" w:author="Clau Kegode" w:date="2026-07-09T21:26:00Z" w16du:dateUtc="2026-07-09T18:26:00Z">
        <w:r w:rsidR="00DA2176">
          <w:t>reviewed</w:t>
        </w:r>
      </w:ins>
      <w:del w:id="351" w:author="Clau Kegode" w:date="2026-07-09T21:26:00Z" w16du:dateUtc="2026-07-09T18:26:00Z">
        <w:r w:rsidDel="00DA2176">
          <w:delText>laid eyes on</w:delText>
        </w:r>
      </w:del>
      <w:r>
        <w:t>. So you smile. You take notes — different</w:t>
      </w:r>
      <w:ins w:id="352" w:author="Clau Kegode" w:date="2026-07-09T21:26:00Z" w16du:dateUtc="2026-07-09T18:26:00Z">
        <w:r w:rsidR="00C5677E">
          <w:t xml:space="preserve"> kind of</w:t>
        </w:r>
      </w:ins>
      <w:r>
        <w:t xml:space="preserve"> notes now, notes that </w:t>
      </w:r>
      <w:ins w:id="353" w:author="Clau Kegode" w:date="2026-07-09T21:27:00Z" w16du:dateUtc="2026-07-09T18:27:00Z">
        <w:r w:rsidR="00C5677E">
          <w:t>lead to</w:t>
        </w:r>
      </w:ins>
      <w:del w:id="354" w:author="Clau Kegode" w:date="2026-07-09T21:27:00Z" w16du:dateUtc="2026-07-09T18:27:00Z">
        <w:r w:rsidDel="00C5677E">
          <w:delText>end in</w:delText>
        </w:r>
      </w:del>
      <w:r>
        <w:t xml:space="preserve"> decisions. You walk into that noon call and project a confidence that does not yet fully exist, and nobody can tell, because the title changed everything except the problems</w:t>
      </w:r>
      <w:ins w:id="355" w:author="Clau Kegode" w:date="2026-07-09T21:28:00Z" w16du:dateUtc="2026-07-09T18:28:00Z">
        <w:r w:rsidR="00767CD5">
          <w:t>.</w:t>
        </w:r>
      </w:ins>
      <w:del w:id="356" w:author="Clau Kegode" w:date="2026-07-09T21:28:00Z" w16du:dateUtc="2026-07-09T18:28:00Z">
        <w:r w:rsidDel="00767CD5">
          <w:delText>, and t</w:delText>
        </w:r>
      </w:del>
      <w:ins w:id="357" w:author="Clau Kegode" w:date="2026-07-09T21:28:00Z" w16du:dateUtc="2026-07-09T18:28:00Z">
        <w:r w:rsidR="00767CD5">
          <w:t xml:space="preserve"> T</w:t>
        </w:r>
      </w:ins>
      <w:r>
        <w:t xml:space="preserve">he </w:t>
      </w:r>
      <w:del w:id="358" w:author="Clau Kegode" w:date="2026-07-09T21:27:00Z" w16du:dateUtc="2026-07-09T18:27:00Z">
        <w:r w:rsidDel="00B2234D">
          <w:delText>performa</w:delText>
        </w:r>
      </w:del>
      <w:del w:id="359" w:author="Clau Kegode" w:date="2026-07-09T21:28:00Z" w16du:dateUtc="2026-07-09T18:28:00Z">
        <w:r w:rsidDel="00767CD5">
          <w:delText>nce</w:delText>
        </w:r>
      </w:del>
      <w:ins w:id="360" w:author="Clau Kegode" w:date="2026-07-09T21:28:00Z" w16du:dateUtc="2026-07-09T18:28:00Z">
        <w:r w:rsidR="00767CD5">
          <w:t>calm you project</w:t>
        </w:r>
      </w:ins>
      <w:r>
        <w:t xml:space="preserve"> is what keeps the boat moving while you learn the water.</w:t>
      </w:r>
    </w:p>
    <w:p w14:paraId="5483C325" w14:textId="68742C10" w:rsidR="00D629B2" w:rsidRDefault="001305DF">
      <w:pPr>
        <w:spacing w:before="240" w:after="240"/>
      </w:pPr>
      <w:r>
        <w:t xml:space="preserve">Your net worth is still $94,000. The equity hasn't vested. The salary </w:t>
      </w:r>
      <w:ins w:id="361" w:author="Clau Kegode" w:date="2026-07-09T21:28:00Z" w16du:dateUtc="2026-07-09T18:28:00Z">
        <w:r w:rsidR="00767CD5">
          <w:t>won’t arrive un</w:t>
        </w:r>
        <w:r w:rsidR="00DE2B19">
          <w:t>til</w:t>
        </w:r>
      </w:ins>
      <w:del w:id="362" w:author="Clau Kegode" w:date="2026-07-09T21:28:00Z" w16du:dateUtc="2026-07-09T18:28:00Z">
        <w:r w:rsidDel="00767CD5">
          <w:delText>hits on</w:delText>
        </w:r>
      </w:del>
      <w:r>
        <w:t xml:space="preserve"> the 15th. You are rich on paper and uncertain in practice, with sixty people who </w:t>
      </w:r>
      <w:del w:id="363" w:author="Clau Kegode" w:date="2026-07-09T21:28:00Z" w16du:dateUtc="2026-07-09T18:28:00Z">
        <w:r w:rsidDel="00DE2B19">
          <w:delText>assume</w:delText>
        </w:r>
      </w:del>
      <w:ins w:id="364" w:author="Clau Kegode" w:date="2026-07-09T21:28:00Z" w16du:dateUtc="2026-07-09T18:28:00Z">
        <w:r w:rsidR="00DE2B19">
          <w:t>belie</w:t>
        </w:r>
      </w:ins>
      <w:ins w:id="365" w:author="Clau Kegode" w:date="2026-07-09T21:29:00Z" w16du:dateUtc="2026-07-09T18:29:00Z">
        <w:r w:rsidR="00DE2B19">
          <w:t>ve</w:t>
        </w:r>
      </w:ins>
      <w:r>
        <w:t xml:space="preserve"> you know more than you do. You let them assume it. Not out of dishonesty — out of </w:t>
      </w:r>
      <w:ins w:id="366" w:author="Clau Kegode" w:date="2026-07-09T21:29:00Z" w16du:dateUtc="2026-07-09T18:29:00Z">
        <w:r w:rsidR="00DE2B19">
          <w:t>necessity</w:t>
        </w:r>
      </w:ins>
      <w:del w:id="367" w:author="Clau Kegode" w:date="2026-07-09T21:29:00Z" w16du:dateUtc="2026-07-09T18:29:00Z">
        <w:r w:rsidDel="00DE2B19">
          <w:delText>physics</w:delText>
        </w:r>
      </w:del>
      <w:r>
        <w:t xml:space="preserve">. A leader's steadiness is </w:t>
      </w:r>
      <w:ins w:id="368" w:author="Clau Kegode" w:date="2026-07-09T21:29:00Z" w16du:dateUtc="2026-07-09T18:29:00Z">
        <w:r w:rsidR="00916A27" w:rsidRPr="00916A27">
          <w:t>part of the structure everyone else depends on.</w:t>
        </w:r>
      </w:ins>
      <w:del w:id="369" w:author="Clau Kegode" w:date="2026-07-09T21:29:00Z" w16du:dateUtc="2026-07-09T18:29:00Z">
        <w:r w:rsidDel="00916A27">
          <w:delText>load-bearing.</w:delText>
        </w:r>
      </w:del>
    </w:p>
    <w:p w14:paraId="5483C326" w14:textId="7441E7B5" w:rsidR="00D629B2" w:rsidRDefault="001305DF">
      <w:pPr>
        <w:spacing w:before="240" w:after="240"/>
        <w:rPr>
          <w:ins w:id="370" w:author="Clau Kegode" w:date="2026-07-09T21:30:00Z" w16du:dateUtc="2026-07-09T18:30:00Z"/>
        </w:rPr>
      </w:pPr>
      <w:r>
        <w:t xml:space="preserve">Something fundamental has shifted underneath you, and it takes a few weeks to </w:t>
      </w:r>
      <w:ins w:id="371" w:author="Clau Kegode" w:date="2026-07-09T21:30:00Z" w16du:dateUtc="2026-07-09T18:30:00Z">
        <w:r w:rsidR="00733E1F">
          <w:t>put into words</w:t>
        </w:r>
      </w:ins>
      <w:del w:id="372" w:author="Clau Kegode" w:date="2026-07-09T21:30:00Z" w16du:dateUtc="2026-07-09T18:30:00Z">
        <w:r w:rsidDel="00733E1F">
          <w:delText>name it</w:delText>
        </w:r>
      </w:del>
      <w:r>
        <w:t xml:space="preserve">: you have stopped being a person who </w:t>
      </w:r>
      <w:ins w:id="373" w:author="Clau Kegode" w:date="2026-07-09T21:30:00Z" w16du:dateUtc="2026-07-09T18:30:00Z">
        <w:r w:rsidR="002A6329">
          <w:t>carries out</w:t>
        </w:r>
      </w:ins>
      <w:del w:id="374" w:author="Clau Kegode" w:date="2026-07-09T21:30:00Z" w16du:dateUtc="2026-07-09T18:30:00Z">
        <w:r w:rsidDel="00733E1F">
          <w:delText>executes</w:delText>
        </w:r>
      </w:del>
      <w:r>
        <w:t xml:space="preserve"> other people's decisions and become the person who lives with the consequences of your own. There is no one above you to be quietly right about anymore.</w:t>
      </w:r>
    </w:p>
    <w:p w14:paraId="505027FB" w14:textId="5DE08289" w:rsidR="002A6329" w:rsidRDefault="002A6329">
      <w:pPr>
        <w:spacing w:before="240" w:after="240"/>
      </w:pPr>
      <w:ins w:id="375" w:author="Clau Kegode" w:date="2026-07-09T21:30:00Z">
        <w:r w:rsidRPr="002A6329">
          <w:t>You begin to realize that leadership isn't about having every answer—it's about being willing to own the outcome when the answers are incomplete.</w:t>
        </w:r>
      </w:ins>
    </w:p>
    <w:p w14:paraId="5483C327" w14:textId="0D93F69A" w:rsidR="00D629B2" w:rsidRDefault="001305DF">
      <w:pPr>
        <w:spacing w:before="240" w:after="240"/>
      </w:pPr>
      <w:r>
        <w:t xml:space="preserve">Month three, you let someone go. Not a bad person — a good one, just the wrong one for where the company </w:t>
      </w:r>
      <w:del w:id="376" w:author="Clau Kegode" w:date="2026-07-09T21:31:00Z" w16du:dateUtc="2026-07-09T18:31:00Z">
        <w:r w:rsidDel="002A6329">
          <w:delText>has to travel</w:delText>
        </w:r>
      </w:del>
      <w:ins w:id="377" w:author="Clau Kegode" w:date="2026-07-09T21:31:00Z" w16du:dateUtc="2026-07-09T18:31:00Z">
        <w:r w:rsidR="002A6329">
          <w:t>needs to go</w:t>
        </w:r>
      </w:ins>
      <w:r>
        <w:t xml:space="preserve"> next. You've never done this. You sit alone in the room for eleven minutes before they arrive. The conversation itself takes six. They cry. You don't — not because you don't feel it, but because the whole floor is watching through the glass, and your face is a company-wide </w:t>
      </w:r>
      <w:ins w:id="378" w:author="Clau Kegode" w:date="2026-07-09T21:31:00Z" w16du:dateUtc="2026-07-09T18:31:00Z">
        <w:r w:rsidR="00872A2A">
          <w:t>signal</w:t>
        </w:r>
      </w:ins>
      <w:del w:id="379" w:author="Clau Kegode" w:date="2026-07-09T21:31:00Z" w16du:dateUtc="2026-07-09T18:31:00Z">
        <w:r w:rsidDel="00872A2A">
          <w:delText>memo</w:delText>
        </w:r>
      </w:del>
      <w:r>
        <w:t>. That night you drive home and sit in the parking garage for twenty minutes with the engine off.</w:t>
      </w:r>
    </w:p>
    <w:p w14:paraId="5483C328" w14:textId="7CFAA945" w:rsidR="00D629B2" w:rsidRDefault="001305DF">
      <w:pPr>
        <w:spacing w:before="240" w:after="240"/>
      </w:pPr>
      <w:r>
        <w:t xml:space="preserve">Nobody sees that part. Nobody is </w:t>
      </w:r>
      <w:ins w:id="380" w:author="Clau Kegode" w:date="2026-07-09T21:31:00Z" w16du:dateUtc="2026-07-09T18:31:00Z">
        <w:r w:rsidR="004852B2">
          <w:t xml:space="preserve">ever </w:t>
        </w:r>
      </w:ins>
      <w:r>
        <w:t>supposed to.</w:t>
      </w:r>
    </w:p>
    <w:p w14:paraId="5483C329" w14:textId="77777777" w:rsidR="00D629B2" w:rsidRDefault="00570DF6">
      <w:r>
        <w:pict w14:anchorId="5483C587">
          <v:rect id="_x0000_i1030" style="width:0;height:1.5pt" o:hralign="center" o:hrstd="t" o:hr="t" fillcolor="#a0a0a0" stroked="f"/>
        </w:pict>
      </w:r>
    </w:p>
    <w:p w14:paraId="5483C32A" w14:textId="4E471C4B" w:rsidR="00D629B2" w:rsidRDefault="001305DF">
      <w:pPr>
        <w:spacing w:before="240" w:after="240"/>
      </w:pPr>
      <w:r>
        <w:lastRenderedPageBreak/>
        <w:t xml:space="preserve">Then </w:t>
      </w:r>
      <w:ins w:id="381" w:author="Clau Kegode" w:date="2026-07-09T21:32:00Z" w16du:dateUtc="2026-07-09T18:32:00Z">
        <w:r w:rsidR="009D09A1">
          <w:t>something even</w:t>
        </w:r>
      </w:ins>
      <w:del w:id="382" w:author="Clau Kegode" w:date="2026-07-09T21:32:00Z" w16du:dateUtc="2026-07-09T18:32:00Z">
        <w:r w:rsidDel="009D09A1">
          <w:delText>a</w:delText>
        </w:r>
      </w:del>
      <w:r>
        <w:t xml:space="preserve"> stranger</w:t>
      </w:r>
      <w:del w:id="383" w:author="Clau Kegode" w:date="2026-07-09T21:32:00Z" w16du:dateUtc="2026-07-09T18:32:00Z">
        <w:r w:rsidDel="009D09A1">
          <w:delText xml:space="preserve"> thing</w:delText>
        </w:r>
      </w:del>
      <w:r>
        <w:t xml:space="preserve"> starts happening: the truth begins </w:t>
      </w:r>
      <w:ins w:id="384" w:author="Clau Kegode" w:date="2026-07-09T21:33:00Z">
        <w:r w:rsidR="007E2009" w:rsidRPr="007E2009">
          <w:t>keeping its distance from</w:t>
        </w:r>
      </w:ins>
      <w:del w:id="385" w:author="Clau Kegode" w:date="2026-07-09T21:33:00Z" w16du:dateUtc="2026-07-09T18:33:00Z">
        <w:r w:rsidDel="007E2009">
          <w:delText>avoiding</w:delText>
        </w:r>
      </w:del>
      <w:r>
        <w:t xml:space="preserve"> you.</w:t>
      </w:r>
    </w:p>
    <w:p w14:paraId="5483C32B" w14:textId="7855DAEA" w:rsidR="00D629B2" w:rsidRDefault="001305DF">
      <w:pPr>
        <w:spacing w:before="240" w:after="240"/>
      </w:pPr>
      <w:r>
        <w:t xml:space="preserve">Information stops flowing uphill the moment you become the hill. Your team starts telling you what they </w:t>
      </w:r>
      <w:ins w:id="386" w:author="Clau Kegode" w:date="2026-07-09T21:33:00Z">
        <w:r w:rsidR="007E2009" w:rsidRPr="007E2009">
          <w:t>think</w:t>
        </w:r>
      </w:ins>
      <w:del w:id="387" w:author="Clau Kegode" w:date="2026-07-09T21:33:00Z" w16du:dateUtc="2026-07-09T18:33:00Z">
        <w:r w:rsidDel="007E2009">
          <w:delText>believe</w:delText>
        </w:r>
      </w:del>
      <w:r>
        <w:t xml:space="preserve"> you want to hear — not all of them, not always, but enough that you can feel a gap opening between what's happening and what's being reported. So you develop a new </w:t>
      </w:r>
      <w:ins w:id="388" w:author="Clau Kegode" w:date="2026-07-09T21:33:00Z">
        <w:r w:rsidR="006D1F18" w:rsidRPr="006D1F18">
          <w:t>kind of awareness</w:t>
        </w:r>
      </w:ins>
      <w:del w:id="389" w:author="Clau Kegode" w:date="2026-07-09T21:33:00Z" w16du:dateUtc="2026-07-09T18:33:00Z">
        <w:r w:rsidDel="006D1F18">
          <w:delText>literacy</w:delText>
        </w:r>
      </w:del>
      <w:r>
        <w:t xml:space="preserve">. The half-second hesitation before a number. The eyes that find the table instead of you. You start asking questions you already know the answers to, </w:t>
      </w:r>
      <w:del w:id="390" w:author="Clau Kegode" w:date="2026-07-09T21:33:00Z" w16du:dateUtc="2026-07-09T18:33:00Z">
        <w:r w:rsidDel="006D1F18">
          <w:delText>purely</w:delText>
        </w:r>
      </w:del>
      <w:ins w:id="391" w:author="Clau Kegode" w:date="2026-07-09T21:33:00Z" w16du:dateUtc="2026-07-09T18:33:00Z">
        <w:r w:rsidR="006D1F18">
          <w:t>sim</w:t>
        </w:r>
      </w:ins>
      <w:ins w:id="392" w:author="Clau Kegode" w:date="2026-07-09T21:34:00Z" w16du:dateUtc="2026-07-09T18:34:00Z">
        <w:r w:rsidR="006D1F18">
          <w:t>ply</w:t>
        </w:r>
      </w:ins>
      <w:r>
        <w:t xml:space="preserve"> to </w:t>
      </w:r>
      <w:ins w:id="393" w:author="Clau Kegode" w:date="2026-07-09T21:34:00Z" w16du:dateUtc="2026-07-09T18:34:00Z">
        <w:r w:rsidR="006D1F18">
          <w:t>measure</w:t>
        </w:r>
      </w:ins>
      <w:del w:id="394" w:author="Clau Kegode" w:date="2026-07-09T21:34:00Z" w16du:dateUtc="2026-07-09T18:34:00Z">
        <w:r w:rsidDel="006D1F18">
          <w:delText>calibrate</w:delText>
        </w:r>
      </w:del>
      <w:r>
        <w:t xml:space="preserve"> how people answer them. It works. It's also exhausting in a way no spreadsheet </w:t>
      </w:r>
      <w:ins w:id="395" w:author="Clau Kegode" w:date="2026-07-09T21:34:00Z" w16du:dateUtc="2026-07-09T18:34:00Z">
        <w:r w:rsidR="006D1F18">
          <w:t>could ever measure</w:t>
        </w:r>
      </w:ins>
      <w:del w:id="396" w:author="Clau Kegode" w:date="2026-07-09T21:34:00Z" w16du:dateUtc="2026-07-09T18:34:00Z">
        <w:r w:rsidDel="006D1F18">
          <w:delText>captures</w:delText>
        </w:r>
      </w:del>
      <w:r>
        <w:t>.</w:t>
      </w:r>
    </w:p>
    <w:p w14:paraId="5483C32C" w14:textId="163B3F2A" w:rsidR="00D629B2" w:rsidRDefault="001305DF">
      <w:pPr>
        <w:spacing w:before="240" w:after="240"/>
      </w:pPr>
      <w:r>
        <w:t>Six months in, revenue crosses</w:t>
      </w:r>
      <w:ins w:id="397" w:author="Clau Kegode" w:date="2026-07-09T21:35:00Z" w16du:dateUtc="2026-07-09T18:35:00Z">
        <w:r w:rsidR="00C747BF">
          <w:t xml:space="preserve"> an annualized</w:t>
        </w:r>
      </w:ins>
      <w:r>
        <w:t xml:space="preserve"> $8 million</w:t>
      </w:r>
      <w:del w:id="398" w:author="Clau Kegode" w:date="2026-07-09T21:35:00Z" w16du:dateUtc="2026-07-09T18:35:00Z">
        <w:r w:rsidDel="00C747BF">
          <w:delText xml:space="preserve"> annualized</w:delText>
        </w:r>
      </w:del>
      <w:r>
        <w:t>. The board sends congratulations —</w:t>
      </w:r>
      <w:ins w:id="399" w:author="Clau Kegode" w:date="2026-07-09T21:35:00Z" w16du:dateUtc="2026-07-09T18:35:00Z">
        <w:r w:rsidR="005531B2">
          <w:t xml:space="preserve"> just</w:t>
        </w:r>
      </w:ins>
      <w:r>
        <w:t xml:space="preserve"> one sentence. You forward it to the team, and they celebrate, and it's genuine and warm, and you stand at the edge of it with a plastic cup of </w:t>
      </w:r>
      <w:del w:id="400" w:author="Clau Kegode" w:date="2026-07-09T21:36:00Z" w16du:dateUtc="2026-07-09T18:36:00Z">
        <w:r w:rsidDel="005531B2">
          <w:delText>something</w:delText>
        </w:r>
      </w:del>
      <w:ins w:id="401" w:author="Clau Kegode" w:date="2026-07-09T21:36:00Z" w16du:dateUtc="2026-07-09T18:36:00Z">
        <w:r w:rsidR="005531B2">
          <w:t>sparkling water</w:t>
        </w:r>
      </w:ins>
      <w:r>
        <w:t xml:space="preserve">. Then everyone goes home and you open the laptop and start modeling what Q4 </w:t>
      </w:r>
      <w:del w:id="402" w:author="Clau Kegode" w:date="2026-07-09T21:36:00Z" w16du:dateUtc="2026-07-09T18:36:00Z">
        <w:r w:rsidDel="005531B2">
          <w:delText>has to</w:delText>
        </w:r>
      </w:del>
      <w:ins w:id="403" w:author="Clau Kegode" w:date="2026-07-09T21:36:00Z" w16du:dateUtc="2026-07-09T18:36:00Z">
        <w:r w:rsidR="005531B2">
          <w:t>must</w:t>
        </w:r>
      </w:ins>
      <w:r>
        <w:t xml:space="preserve"> look like to keep the momentum alive. The celebration lasts an afternoon. The next problem starts the same night. That ratio never </w:t>
      </w:r>
      <w:ins w:id="404" w:author="Clau Kegode" w:date="2026-07-09T21:36:00Z" w16du:dateUtc="2026-07-09T18:36:00Z">
        <w:r w:rsidR="00737421">
          <w:t>really changes</w:t>
        </w:r>
      </w:ins>
      <w:del w:id="405" w:author="Clau Kegode" w:date="2026-07-09T21:36:00Z" w16du:dateUtc="2026-07-09T18:36:00Z">
        <w:r w:rsidDel="00737421">
          <w:delText>improves</w:delText>
        </w:r>
      </w:del>
      <w:r>
        <w:t>.</w:t>
      </w:r>
    </w:p>
    <w:p w14:paraId="5483C32D" w14:textId="4F4DDB45" w:rsidR="00D629B2" w:rsidRDefault="001305DF">
      <w:pPr>
        <w:spacing w:before="240" w:after="240"/>
      </w:pPr>
      <w:r>
        <w:t>At the one-year mark, the first equity tranche vests. At current valuation: roughly $340,000 on paper. You can't sell any of it</w:t>
      </w:r>
      <w:ins w:id="406" w:author="Clau Kegode" w:date="2026-07-09T21:38:00Z" w16du:dateUtc="2026-07-09T18:38:00Z">
        <w:r w:rsidR="00344FC8">
          <w:t xml:space="preserve"> because of the</w:t>
        </w:r>
      </w:ins>
      <w:del w:id="407" w:author="Clau Kegode" w:date="2026-07-09T21:38:00Z" w16du:dateUtc="2026-07-09T18:38:00Z">
        <w:r w:rsidDel="00344FC8">
          <w:delText xml:space="preserve"> —</w:delText>
        </w:r>
      </w:del>
      <w:r>
        <w:t xml:space="preserve"> lock-up</w:t>
      </w:r>
      <w:ins w:id="408" w:author="Clau Kegode" w:date="2026-07-09T21:38:00Z" w16du:dateUtc="2026-07-09T18:38:00Z">
        <w:r w:rsidR="00344FC8">
          <w:t xml:space="preserve"> period</w:t>
        </w:r>
      </w:ins>
      <w:r>
        <w:t xml:space="preserve">. You stare at the number in the equity portal and feel something that isn't joy. It's closer to </w:t>
      </w:r>
      <w:ins w:id="409" w:author="Clau Kegode" w:date="2026-07-09T21:37:00Z" w16du:dateUtc="2026-07-09T18:37:00Z">
        <w:r w:rsidR="00E6199A">
          <w:rPr>
            <w:i/>
            <w:iCs/>
          </w:rPr>
          <w:t>va</w:t>
        </w:r>
      </w:ins>
      <w:ins w:id="410" w:author="Clau Kegode" w:date="2026-07-09T21:38:00Z" w16du:dateUtc="2026-07-09T18:38:00Z">
        <w:r w:rsidR="00E6199A">
          <w:rPr>
            <w:i/>
            <w:iCs/>
          </w:rPr>
          <w:t>lidation</w:t>
        </w:r>
      </w:ins>
      <w:del w:id="411" w:author="Clau Kegode" w:date="2026-07-09T21:37:00Z" w16du:dateUtc="2026-07-09T18:37:00Z">
        <w:r w:rsidDel="00E6199A">
          <w:rPr>
            <w:i/>
            <w:iCs/>
          </w:rPr>
          <w:delText>proof</w:delText>
        </w:r>
      </w:del>
      <w:r>
        <w:t>. Proof that this is real, that the risk wasn't irrational. You are 36. Your net worth crosses $400,000 for the first time in your life, and you tell no one, because there is no one in your orbit who would understand what the number means without mis</w:t>
      </w:r>
      <w:ins w:id="412" w:author="Clau Kegode" w:date="2026-07-09T21:38:00Z" w16du:dateUtc="2026-07-09T18:38:00Z">
        <w:r w:rsidR="00344FC8">
          <w:t>readin</w:t>
        </w:r>
      </w:ins>
      <w:del w:id="413" w:author="Clau Kegode" w:date="2026-07-09T21:38:00Z" w16du:dateUtc="2026-07-09T18:38:00Z">
        <w:r w:rsidDel="00344FC8">
          <w:delText>understandin</w:delText>
        </w:r>
      </w:del>
      <w:r>
        <w:t>g you along with it.</w:t>
      </w:r>
    </w:p>
    <w:p w14:paraId="5483C32E" w14:textId="77F42997" w:rsidR="00D629B2" w:rsidRDefault="001305DF">
      <w:pPr>
        <w:spacing w:before="240" w:after="240"/>
        <w:rPr>
          <w:ins w:id="414" w:author="Clau Kegode" w:date="2026-07-09T21:40:00Z" w16du:dateUtc="2026-07-09T18:40:00Z"/>
        </w:rPr>
      </w:pPr>
      <w:r>
        <w:t xml:space="preserve">That's the part they don't put in the offer letter: the loneliness. Not the loneliness of empty rooms — the loneliness of </w:t>
      </w:r>
      <w:ins w:id="415" w:author="Clau Kegode" w:date="2026-07-09T21:38:00Z" w16du:dateUtc="2026-07-09T18:38:00Z">
        <w:r w:rsidR="00CE7F48">
          <w:t>crowded</w:t>
        </w:r>
      </w:ins>
      <w:del w:id="416" w:author="Clau Kegode" w:date="2026-07-09T21:38:00Z" w16du:dateUtc="2026-07-09T18:38:00Z">
        <w:r w:rsidDel="00CE7F48">
          <w:delText>full</w:delText>
        </w:r>
      </w:del>
      <w:r>
        <w:t xml:space="preserve"> ones. Of being in every meeting and having nobody to </w:t>
      </w:r>
      <w:ins w:id="417" w:author="Clau Kegode" w:date="2026-07-09T21:39:00Z" w16du:dateUtc="2026-07-09T18:39:00Z">
        <w:r w:rsidR="00CE7F48">
          <w:t>speak</w:t>
        </w:r>
      </w:ins>
      <w:del w:id="418" w:author="Clau Kegode" w:date="2026-07-09T21:39:00Z" w16du:dateUtc="2026-07-09T18:39:00Z">
        <w:r w:rsidDel="00CE7F48">
          <w:delText>talk</w:delText>
        </w:r>
      </w:del>
      <w:r>
        <w:t xml:space="preserve"> to</w:t>
      </w:r>
      <w:ins w:id="419" w:author="Clau Kegode" w:date="2026-07-09T21:39:00Z" w16du:dateUtc="2026-07-09T18:39:00Z">
        <w:r w:rsidR="00CE7F48">
          <w:t xml:space="preserve"> without reservation</w:t>
        </w:r>
      </w:ins>
      <w:r>
        <w:t xml:space="preserve">. A 2024 survey found 55% of CEOs reported experiencing mental health issues in the prior year, and reading that, you don't feel ill, exactly. You feel like you're broadcasting on a frequency nobody else </w:t>
      </w:r>
      <w:ins w:id="420" w:author="Clau Kegode" w:date="2026-07-09T21:39:00Z" w16du:dateUtc="2026-07-09T18:39:00Z">
        <w:r w:rsidR="009443A9">
          <w:t xml:space="preserve">can quite </w:t>
        </w:r>
        <w:proofErr w:type="spellStart"/>
        <w:r w:rsidR="009443A9">
          <w:t>re</w:t>
        </w:r>
      </w:ins>
      <w:ins w:id="421" w:author="Clau Kegode" w:date="2026-07-09T21:40:00Z" w16du:dateUtc="2026-07-09T18:40:00Z">
        <w:r w:rsidR="009443A9">
          <w:t>cive</w:t>
        </w:r>
      </w:ins>
      <w:proofErr w:type="spellEnd"/>
      <w:del w:id="422" w:author="Clau Kegode" w:date="2026-07-09T21:39:00Z" w16du:dateUtc="2026-07-09T18:39:00Z">
        <w:r w:rsidDel="009443A9">
          <w:delText>is tuned to</w:delText>
        </w:r>
      </w:del>
      <w:r>
        <w:t xml:space="preserve">. You eat lunch at your desk most days. Not from busyness — because eating with the team creates dynamics you then have to manage, and some days you just need thirty minutes of </w:t>
      </w:r>
      <w:ins w:id="423" w:author="Clau Kegode" w:date="2026-07-09T21:40:00Z" w16du:dateUtc="2026-07-09T18:40:00Z">
        <w:r w:rsidR="009443A9">
          <w:t>quiet</w:t>
        </w:r>
      </w:ins>
      <w:del w:id="424" w:author="Clau Kegode" w:date="2026-07-09T21:40:00Z" w16du:dateUtc="2026-07-09T18:40:00Z">
        <w:r w:rsidDel="009443A9">
          <w:delText>not being read</w:delText>
        </w:r>
      </w:del>
      <w:r>
        <w:t>.</w:t>
      </w:r>
    </w:p>
    <w:p w14:paraId="5D1789D2" w14:textId="1884C2BE" w:rsidR="00E05CC0" w:rsidRDefault="00E05CC0">
      <w:pPr>
        <w:spacing w:before="240" w:after="240"/>
      </w:pPr>
      <w:ins w:id="425" w:author="Clau Kegode" w:date="2026-07-09T21:40:00Z">
        <w:r w:rsidRPr="00E05CC0">
          <w:t>Success keeps opening bigger doors, but it also asks you to carry responsibilities that few people ever see.</w:t>
        </w:r>
      </w:ins>
    </w:p>
    <w:p w14:paraId="5483C32F" w14:textId="2A8B11EF" w:rsidR="00D629B2" w:rsidRDefault="001305DF">
      <w:pPr>
        <w:spacing w:before="240" w:after="240"/>
      </w:pPr>
      <w:r>
        <w:t xml:space="preserve">Money changes shape at this altitude too. Below a million in net worth, every question </w:t>
      </w:r>
      <w:del w:id="426" w:author="Clau Kegode" w:date="2026-07-09T21:40:00Z" w16du:dateUtc="2026-07-09T18:40:00Z">
        <w:r w:rsidDel="00E05CC0">
          <w:delText xml:space="preserve">is </w:delText>
        </w:r>
      </w:del>
      <w:r>
        <w:t>a</w:t>
      </w:r>
      <w:ins w:id="427" w:author="Clau Kegode" w:date="2026-07-09T21:40:00Z" w16du:dateUtc="2026-07-09T18:40:00Z">
        <w:r w:rsidR="00E05CC0">
          <w:t>bout</w:t>
        </w:r>
      </w:ins>
      <w:r>
        <w:t xml:space="preserve"> security</w:t>
      </w:r>
      <w:del w:id="428" w:author="Clau Kegode" w:date="2026-07-09T21:40:00Z" w16du:dateUtc="2026-07-09T18:40:00Z">
        <w:r w:rsidDel="00E05CC0">
          <w:delText xml:space="preserve"> question</w:delText>
        </w:r>
      </w:del>
      <w:r>
        <w:t xml:space="preserve">. Above it, the questions </w:t>
      </w:r>
      <w:ins w:id="429" w:author="Clau Kegode" w:date="2026-07-09T21:41:00Z" w16du:dateUtc="2026-07-09T18:41:00Z">
        <w:r w:rsidR="00E05CC0">
          <w:t>begin to shift</w:t>
        </w:r>
      </w:ins>
      <w:del w:id="430" w:author="Clau Kegode" w:date="2026-07-09T21:41:00Z" w16du:dateUtc="2026-07-09T18:41:00Z">
        <w:r w:rsidDel="00E05CC0">
          <w:delText>mutate</w:delText>
        </w:r>
      </w:del>
      <w:r>
        <w:t xml:space="preserve">. The account balance stops being the goal and becomes the scoreboard. You stop asking </w:t>
      </w:r>
      <w:r>
        <w:rPr>
          <w:i/>
          <w:iCs/>
        </w:rPr>
        <w:t>can I afford this</w:t>
      </w:r>
      <w:r>
        <w:t xml:space="preserve"> and start asking </w:t>
      </w:r>
      <w:r>
        <w:rPr>
          <w:i/>
          <w:iCs/>
        </w:rPr>
        <w:t>what is this costing me in time</w:t>
      </w:r>
      <w:r>
        <w:t xml:space="preserve"> — and those two questions, it turns out, </w:t>
      </w:r>
      <w:ins w:id="431" w:author="Clau Kegode" w:date="2026-07-09T21:41:00Z">
        <w:r w:rsidR="0061015E" w:rsidRPr="0061015E">
          <w:t xml:space="preserve">lead </w:t>
        </w:r>
      </w:ins>
      <w:del w:id="432" w:author="Clau Kegode" w:date="2026-07-09T21:41:00Z" w16du:dateUtc="2026-07-09T18:41:00Z">
        <w:r w:rsidDel="0061015E">
          <w:delText xml:space="preserve">produce two </w:delText>
        </w:r>
      </w:del>
      <w:del w:id="433" w:author="Clau Kegode" w:date="2026-07-10T20:18:00Z" w16du:dateUtc="2026-07-10T17:18:00Z">
        <w:r w:rsidDel="006F0DB4">
          <w:delText>entirely</w:delText>
        </w:r>
      </w:del>
      <w:ins w:id="434" w:author="Clau Kegode" w:date="2026-07-10T20:18:00Z" w16du:dateUtc="2026-07-10T17:18:00Z">
        <w:r w:rsidR="006F0DB4" w:rsidRPr="0061015E">
          <w:t>to entirely</w:t>
        </w:r>
      </w:ins>
      <w:r>
        <w:t xml:space="preserve"> different lives.</w:t>
      </w:r>
    </w:p>
    <w:p w14:paraId="5483C330" w14:textId="77777777" w:rsidR="00D629B2" w:rsidRDefault="00570DF6">
      <w:r>
        <w:pict w14:anchorId="5483C588">
          <v:rect id="_x0000_i1031" style="width:0;height:1.5pt" o:hralign="center" o:hrstd="t" o:hr="t" fillcolor="#a0a0a0" stroked="f"/>
        </w:pict>
      </w:r>
    </w:p>
    <w:p w14:paraId="5483C331" w14:textId="773A2FE1" w:rsidR="00D629B2" w:rsidRDefault="001305DF">
      <w:pPr>
        <w:spacing w:before="240" w:after="240"/>
      </w:pPr>
      <w:r>
        <w:t xml:space="preserve">At 37, the company crosses $20 million in revenue and the board starts saying "Series C" the way other people say "vacation." You spend four months fundraising. Forty-one investor </w:t>
      </w:r>
      <w:r>
        <w:lastRenderedPageBreak/>
        <w:t xml:space="preserve">meetings. Twenty-two rejections — some courteous, a few </w:t>
      </w:r>
      <w:ins w:id="435" w:author="Clau Kegode" w:date="2026-07-09T21:41:00Z">
        <w:r w:rsidR="0061015E" w:rsidRPr="0061015E">
          <w:t>brutally direct</w:t>
        </w:r>
      </w:ins>
      <w:del w:id="436" w:author="Clau Kegode" w:date="2026-07-09T21:41:00Z" w16du:dateUtc="2026-07-09T18:41:00Z">
        <w:r w:rsidDel="0061015E">
          <w:delText>surgical</w:delText>
        </w:r>
      </w:del>
      <w:r>
        <w:t>. In one glass conference room, in front of six of his colleagues, an investor tells you your growth is impressive but your unit economics need work, and he isn't sure you're the</w:t>
      </w:r>
      <w:ins w:id="437" w:author="Clau Kegode" w:date="2026-07-09T21:42:00Z" w16du:dateUtc="2026-07-09T18:42:00Z">
        <w:r w:rsidR="008D59A3">
          <w:t xml:space="preserve"> right</w:t>
        </w:r>
      </w:ins>
      <w:r>
        <w:t xml:space="preserve"> person to </w:t>
      </w:r>
      <w:del w:id="438" w:author="Clau Kegode" w:date="2026-07-09T21:42:00Z" w16du:dateUtc="2026-07-09T18:42:00Z">
        <w:r w:rsidDel="008D59A3">
          <w:delText>take</w:delText>
        </w:r>
      </w:del>
      <w:ins w:id="439" w:author="Clau Kegode" w:date="2026-07-09T21:42:00Z" w16du:dateUtc="2026-07-09T18:42:00Z">
        <w:r w:rsidR="008D59A3">
          <w:t>lead</w:t>
        </w:r>
      </w:ins>
      <w:r>
        <w:t xml:space="preserve"> this to the next level.</w:t>
      </w:r>
    </w:p>
    <w:p w14:paraId="5483C332" w14:textId="1D84C5F3" w:rsidR="00D629B2" w:rsidRDefault="001305DF">
      <w:pPr>
        <w:spacing w:before="240" w:after="240"/>
      </w:pPr>
      <w:r>
        <w:t xml:space="preserve">He says it while </w:t>
      </w:r>
      <w:ins w:id="440" w:author="Clau Kegode" w:date="2026-07-09T21:42:00Z" w16du:dateUtc="2026-07-09T18:42:00Z">
        <w:r w:rsidR="00BB7BBB">
          <w:t xml:space="preserve">casually </w:t>
        </w:r>
      </w:ins>
      <w:r>
        <w:t>scrolling his phone.</w:t>
      </w:r>
    </w:p>
    <w:p w14:paraId="5483C333" w14:textId="0A8F0386" w:rsidR="00D629B2" w:rsidRDefault="001305DF">
      <w:pPr>
        <w:spacing w:before="240" w:after="240"/>
      </w:pPr>
      <w:r>
        <w:t xml:space="preserve">You nod. You thank him for his time. You ride the elevator down forty floors and then carry his sentence around for three weeks — not because he was right, but because he </w:t>
      </w:r>
      <w:ins w:id="441" w:author="Clau Kegode" w:date="2026-07-09T21:43:00Z" w16du:dateUtc="2026-07-09T18:43:00Z">
        <w:r w:rsidR="00E171A4">
          <w:t>could</w:t>
        </w:r>
      </w:ins>
      <w:del w:id="442" w:author="Clau Kegode" w:date="2026-07-09T21:43:00Z" w16du:dateUtc="2026-07-09T18:43:00Z">
        <w:r w:rsidDel="00E171A4">
          <w:delText>might</w:delText>
        </w:r>
      </w:del>
      <w:r>
        <w:t xml:space="preserve"> have been </w:t>
      </w:r>
      <w:r>
        <w:rPr>
          <w:i/>
          <w:iCs/>
        </w:rPr>
        <w:t>partially</w:t>
      </w:r>
      <w:r>
        <w:t xml:space="preserve"> right, and the job now includes </w:t>
      </w:r>
      <w:del w:id="443" w:author="Clau Kegode" w:date="2026-07-09T21:43:00Z" w16du:dateUtc="2026-07-09T18:43:00Z">
        <w:r w:rsidDel="005B3D1F">
          <w:delText>performing surgery on your</w:delText>
        </w:r>
      </w:del>
      <w:ins w:id="444" w:author="Clau Kegode" w:date="2026-07-09T21:43:00Z" w16du:dateUtc="2026-07-09T18:43:00Z">
        <w:r w:rsidR="005B3D1F">
          <w:t>examining your</w:t>
        </w:r>
      </w:ins>
      <w:r>
        <w:t xml:space="preserve"> own confidence to find out which part</w:t>
      </w:r>
      <w:ins w:id="445" w:author="Clau Kegode" w:date="2026-07-09T21:43:00Z" w16du:dateUtc="2026-07-09T18:43:00Z">
        <w:r w:rsidR="005B3D1F">
          <w:t xml:space="preserve"> deser</w:t>
        </w:r>
      </w:ins>
      <w:ins w:id="446" w:author="Clau Kegode" w:date="2026-07-09T21:44:00Z" w16du:dateUtc="2026-07-09T18:44:00Z">
        <w:r w:rsidR="005B3D1F">
          <w:t>ves attention</w:t>
        </w:r>
      </w:ins>
      <w:r>
        <w:t>.</w:t>
      </w:r>
    </w:p>
    <w:p w14:paraId="5483C334" w14:textId="445E8146" w:rsidR="00D629B2" w:rsidRDefault="001305DF">
      <w:pPr>
        <w:spacing w:before="240" w:after="240"/>
      </w:pPr>
      <w:r>
        <w:t xml:space="preserve">The Series C closes: $45 million at a $180 million valuation. Your stake is suddenly worth $9 million on paper. Still locked. Still theoretical. But real enough to </w:t>
      </w:r>
      <w:ins w:id="447" w:author="Clau Kegode" w:date="2026-07-09T21:44:00Z">
        <w:r w:rsidR="00FC0D4E" w:rsidRPr="00FC0D4E">
          <w:t>change the way you see the future</w:t>
        </w:r>
      </w:ins>
      <w:del w:id="448" w:author="Clau Kegode" w:date="2026-07-09T21:44:00Z" w16du:dateUtc="2026-07-09T18:44:00Z">
        <w:r w:rsidDel="00FC0D4E">
          <w:delText xml:space="preserve">rewire your attention </w:delText>
        </w:r>
      </w:del>
      <w:r>
        <w:t xml:space="preserve">— because this is when you finally understand something </w:t>
      </w:r>
      <w:proofErr w:type="spellStart"/>
      <w:ins w:id="449" w:author="Clau Kegode" w:date="2026-07-09T21:44:00Z">
        <w:r w:rsidR="00FC0D4E" w:rsidRPr="00FC0D4E">
          <w:t>fundamenta</w:t>
        </w:r>
      </w:ins>
      <w:proofErr w:type="spellEnd"/>
      <w:del w:id="450" w:author="Clau Kegode" w:date="2026-07-09T21:44:00Z" w16du:dateUtc="2026-07-09T18:44:00Z">
        <w:r w:rsidDel="00FC0D4E">
          <w:delText>basic</w:delText>
        </w:r>
      </w:del>
      <w:r>
        <w:t xml:space="preserve"> that nobody says out loud in business school: the salary is just the salary. The wealth lives somewhere else entirely. You stop thinking about paychecks and start thinking about the exit, not because you want to leave, but because you can finally </w:t>
      </w:r>
      <w:ins w:id="451" w:author="Clau Kegode" w:date="2026-07-09T21:45:00Z">
        <w:r w:rsidR="00361653" w:rsidRPr="00361653">
          <w:t>recognize</w:t>
        </w:r>
      </w:ins>
      <w:ins w:id="452" w:author="Clau Kegode" w:date="2026-07-09T21:45:00Z" w16du:dateUtc="2026-07-09T18:45:00Z">
        <w:r w:rsidR="00361653">
          <w:t xml:space="preserve"> the structure</w:t>
        </w:r>
        <w:r w:rsidR="00406BCC">
          <w:t xml:space="preserve"> </w:t>
        </w:r>
      </w:ins>
      <w:del w:id="453" w:author="Clau Kegode" w:date="2026-07-09T21:45:00Z" w16du:dateUtc="2026-07-09T18:45:00Z">
        <w:r w:rsidDel="00361653">
          <w:delText xml:space="preserve">see the architecture </w:delText>
        </w:r>
      </w:del>
      <w:r>
        <w:t>of the thing you're standing in.</w:t>
      </w:r>
    </w:p>
    <w:p w14:paraId="5483C335" w14:textId="27FBE5D0" w:rsidR="00D629B2" w:rsidRDefault="001305DF">
      <w:pPr>
        <w:spacing w:before="240" w:after="240"/>
      </w:pPr>
      <w:r>
        <w:t xml:space="preserve">Your paper net worth crosses $10 million at 38. Here's what changes: nothing. You still wake at 5:47, three minutes before the alarm, every day, like your body is filing </w:t>
      </w:r>
      <w:ins w:id="454" w:author="Clau Kegode" w:date="2026-07-09T21:45:00Z">
        <w:r w:rsidR="00406BCC" w:rsidRPr="00406BCC">
          <w:t>daily complaint</w:t>
        </w:r>
      </w:ins>
      <w:del w:id="455" w:author="Clau Kegode" w:date="2026-07-09T21:45:00Z" w16du:dateUtc="2026-07-09T18:45:00Z">
        <w:r w:rsidDel="00406BCC">
          <w:delText>a grievance</w:delText>
        </w:r>
      </w:del>
      <w:r>
        <w:t xml:space="preserve">. You still check the company's metrics before you check the weather. You still carry sixty, then ninety, then a hundred and twenty paychecks on your judgment. The number in the portal doesn't lift that weight. It </w:t>
      </w:r>
      <w:ins w:id="456" w:author="Clau Kegode" w:date="2026-07-09T21:45:00Z" w16du:dateUtc="2026-07-09T18:45:00Z">
        <w:r w:rsidR="00A41378">
          <w:t>simply</w:t>
        </w:r>
      </w:ins>
      <w:del w:id="457" w:author="Clau Kegode" w:date="2026-07-09T21:45:00Z" w16du:dateUtc="2026-07-09T18:45:00Z">
        <w:r w:rsidDel="00A41378">
          <w:delText>just</w:delText>
        </w:r>
      </w:del>
      <w:r>
        <w:t xml:space="preserve"> </w:t>
      </w:r>
      <w:ins w:id="458" w:author="Clau Kegode" w:date="2026-07-09T21:45:00Z">
        <w:r w:rsidR="00A41378" w:rsidRPr="00A41378">
          <w:t>changes the reason</w:t>
        </w:r>
      </w:ins>
      <w:del w:id="459" w:author="Clau Kegode" w:date="2026-07-09T21:45:00Z" w16du:dateUtc="2026-07-09T18:45:00Z">
        <w:r w:rsidDel="00A41378">
          <w:delText>renames</w:delText>
        </w:r>
      </w:del>
      <w:del w:id="460" w:author="Clau Kegode" w:date="2026-07-09T21:46:00Z" w16du:dateUtc="2026-07-09T18:46:00Z">
        <w:r w:rsidDel="00A41378">
          <w:delText xml:space="preserve"> what</w:delText>
        </w:r>
      </w:del>
      <w:r>
        <w:t xml:space="preserve"> you</w:t>
      </w:r>
      <w:ins w:id="461" w:author="Clau Kegode" w:date="2026-07-09T21:46:00Z" w16du:dateUtc="2026-07-09T18:46:00Z">
        <w:r w:rsidR="00A41378">
          <w:t xml:space="preserve"> are </w:t>
        </w:r>
      </w:ins>
      <w:del w:id="462" w:author="Clau Kegode" w:date="2026-07-09T21:46:00Z" w16du:dateUtc="2026-07-09T18:46:00Z">
        <w:r w:rsidDel="00A41378">
          <w:delText>'re lifting</w:delText>
        </w:r>
      </w:del>
      <w:ins w:id="463" w:author="Clau Kegode" w:date="2026-07-09T21:46:00Z" w16du:dateUtc="2026-07-09T18:46:00Z">
        <w:r w:rsidR="00A41378">
          <w:t>carrying</w:t>
        </w:r>
      </w:ins>
      <w:r>
        <w:t xml:space="preserve"> it for.</w:t>
      </w:r>
    </w:p>
    <w:p w14:paraId="5483C336" w14:textId="4A20D30F" w:rsidR="00D629B2" w:rsidRDefault="001305DF">
      <w:pPr>
        <w:spacing w:before="240" w:after="240"/>
        <w:rPr>
          <w:ins w:id="464" w:author="Clau Kegode" w:date="2026-07-09T21:46:00Z" w16du:dateUtc="2026-07-09T18:46:00Z"/>
        </w:rPr>
      </w:pPr>
      <w:r>
        <w:t xml:space="preserve">Because success never made the job easier. It made it heavier and faster at the same time. Every milestone unlocks a harder puzzle — more revenue means more operational risk, more people means more </w:t>
      </w:r>
      <w:ins w:id="465" w:author="Clau Kegode" w:date="2026-07-09T21:46:00Z">
        <w:r w:rsidR="00D05106" w:rsidRPr="00D05106">
          <w:t>organizational strain</w:t>
        </w:r>
      </w:ins>
      <w:del w:id="466" w:author="Clau Kegode" w:date="2026-07-09T21:46:00Z" w16du:dateUtc="2026-07-09T18:46:00Z">
        <w:r w:rsidDel="00D05106">
          <w:delText>culture debt</w:delText>
        </w:r>
      </w:del>
      <w:r>
        <w:t xml:space="preserve">, more investors means more competing definitions of winning. You'd imagined becoming CEO would feel like arriving somewhere. It feels like being handed a bigger, faster vehicle with </w:t>
      </w:r>
      <w:ins w:id="467" w:author="Clau Kegode" w:date="2026-07-09T21:46:00Z">
        <w:r w:rsidR="00D05106" w:rsidRPr="00D05106">
          <w:t>less room for error</w:t>
        </w:r>
      </w:ins>
      <w:del w:id="468" w:author="Clau Kegode" w:date="2026-07-09T21:46:00Z" w16du:dateUtc="2026-07-09T18:46:00Z">
        <w:r w:rsidDel="00D05106">
          <w:delText>worse brakes</w:delText>
        </w:r>
      </w:del>
      <w:r>
        <w:t>, on a road that keeps adding lanes.</w:t>
      </w:r>
    </w:p>
    <w:p w14:paraId="1ADF33B2" w14:textId="5A4E6314" w:rsidR="00D05106" w:rsidRDefault="00D05106">
      <w:pPr>
        <w:spacing w:before="240" w:after="240"/>
      </w:pPr>
      <w:ins w:id="469" w:author="Clau Kegode" w:date="2026-07-09T21:47:00Z">
        <w:r w:rsidRPr="00D05106">
          <w:t>The higher you climb, the less the challenge becomes proving yourself and the more it becomes protecting what everyone else is building around you.</w:t>
        </w:r>
      </w:ins>
    </w:p>
    <w:p w14:paraId="5483C337" w14:textId="2351C216" w:rsidR="00D629B2" w:rsidRDefault="001305DF">
      <w:pPr>
        <w:spacing w:before="240" w:after="240"/>
      </w:pPr>
      <w:r>
        <w:t xml:space="preserve">Year four, something breaks. Not catastrophically — but enough. A key hire from eighteen months ago, someone you trusted and paid well, leaves on a Friday and takes two of your best engineers out the door with him. You spend the weekend rebuilding the org chart in your head, on napkins, in the shower. By Monday there's a plan. Tuesday you present it to the board. They're rattled. You are not — or rather, you are, but you've learned by now that a leader's emotional state is </w:t>
      </w:r>
      <w:ins w:id="470" w:author="Clau Kegode" w:date="2026-07-09T21:48:00Z">
        <w:r w:rsidR="0004755E" w:rsidRPr="0004755E">
          <w:t>felt throughout the organization</w:t>
        </w:r>
      </w:ins>
      <w:ins w:id="471" w:author="Clau Kegode" w:date="2026-07-09T21:48:00Z" w16du:dateUtc="2026-07-09T18:48:00Z">
        <w:r w:rsidR="0004755E">
          <w:t xml:space="preserve"> </w:t>
        </w:r>
      </w:ins>
      <w:del w:id="472" w:author="Clau Kegode" w:date="2026-07-09T21:48:00Z" w16du:dateUtc="2026-07-09T18:48:00Z">
        <w:r w:rsidDel="0004755E">
          <w:delText xml:space="preserve">contagious in a way that spreads </w:delText>
        </w:r>
      </w:del>
      <w:r>
        <w:t xml:space="preserve">faster than any memo. If you panic, the room panics. If you stay level, the room </w:t>
      </w:r>
      <w:ins w:id="473" w:author="Clau Kegode" w:date="2026-07-09T21:48:00Z">
        <w:r w:rsidR="002C5089" w:rsidRPr="002C5089">
          <w:t xml:space="preserve">borrows that </w:t>
        </w:r>
        <w:r w:rsidR="002C5089" w:rsidRPr="002C5089">
          <w:lastRenderedPageBreak/>
          <w:t>stability</w:t>
        </w:r>
      </w:ins>
      <w:del w:id="474" w:author="Clau Kegode" w:date="2026-07-09T21:48:00Z" w16du:dateUtc="2026-07-09T18:48:00Z">
        <w:r w:rsidDel="002C5089">
          <w:delText>borrows your level</w:delText>
        </w:r>
      </w:del>
      <w:r>
        <w:t>. This is the loneliest mechanism in the whole machine: you absorb the fear so no one else has to metabolize it.</w:t>
      </w:r>
    </w:p>
    <w:p w14:paraId="5483C338" w14:textId="6A2D6436" w:rsidR="00D629B2" w:rsidRDefault="001305DF">
      <w:pPr>
        <w:spacing w:before="240" w:after="240"/>
      </w:pPr>
      <w:r>
        <w:t xml:space="preserve">And here, in the hard quarter, is where the company actually gets built. Anyone can run a business when everything works. The culture </w:t>
      </w:r>
      <w:ins w:id="475" w:author="Clau Kegode" w:date="2026-07-09T21:49:00Z" w16du:dateUtc="2026-07-09T18:49:00Z">
        <w:r w:rsidR="002C5089" w:rsidRPr="002C5089">
          <w:t>formed</w:t>
        </w:r>
        <w:r w:rsidR="002C5089">
          <w:t xml:space="preserve"> </w:t>
        </w:r>
      </w:ins>
      <w:del w:id="476" w:author="Clau Kegode" w:date="2026-07-09T21:49:00Z" w16du:dateUtc="2026-07-09T18:49:00Z">
        <w:r w:rsidDel="002C5089">
          <w:delText xml:space="preserve">gets poured like </w:delText>
        </w:r>
      </w:del>
      <w:r>
        <w:t>concrete in the bad weeks — in the layoff, in the pivot, in the moment the answer isn't clear and a hundred faces turn toward yours to see what you do with the uncertainty.</w:t>
      </w:r>
    </w:p>
    <w:p w14:paraId="5483C339" w14:textId="77777777" w:rsidR="00D629B2" w:rsidRDefault="00570DF6">
      <w:r>
        <w:pict w14:anchorId="5483C589">
          <v:rect id="_x0000_i1032" style="width:0;height:1.5pt" o:hralign="center" o:hrstd="t" o:hr="t" fillcolor="#a0a0a0" stroked="f"/>
        </w:pict>
      </w:r>
    </w:p>
    <w:p w14:paraId="5483C33A" w14:textId="2F1BFED9" w:rsidR="00D629B2" w:rsidRDefault="001305DF">
      <w:pPr>
        <w:spacing w:before="240" w:after="240"/>
      </w:pPr>
      <w:r>
        <w:t xml:space="preserve">You are 40. The company: 340 people, $67 million in revenue. A strategic acquirer makes an offer — not the first, but the first </w:t>
      </w:r>
      <w:ins w:id="477" w:author="Clau Kegode" w:date="2026-07-09T21:51:00Z">
        <w:r w:rsidR="000F6D34" w:rsidRPr="000F6D34">
          <w:t>truly credible</w:t>
        </w:r>
      </w:ins>
      <w:del w:id="478" w:author="Clau Kegode" w:date="2026-07-09T21:51:00Z" w16du:dateUtc="2026-07-09T18:51:00Z">
        <w:r w:rsidDel="000F6D34">
          <w:delText>serious</w:delText>
        </w:r>
      </w:del>
      <w:r>
        <w:t xml:space="preserve"> one. $310 million. The board wants to negotiate. What follows is eleven weeks of due diligence: lawyers, accountants, data rooms, 6 a.m. calls with people in time zones you have to </w:t>
      </w:r>
      <w:ins w:id="479" w:author="Clau Kegode" w:date="2026-07-09T21:52:00Z">
        <w:r w:rsidR="00667450" w:rsidRPr="00667450">
          <w:t>quickly identify</w:t>
        </w:r>
      </w:ins>
      <w:del w:id="480" w:author="Clau Kegode" w:date="2026-07-09T21:52:00Z" w16du:dateUtc="2026-07-09T18:52:00Z">
        <w:r w:rsidDel="00667450">
          <w:delText>look up</w:delText>
        </w:r>
      </w:del>
      <w:r>
        <w:t>. You lose eight pounds you didn't offer. You sleep in fragments.</w:t>
      </w:r>
    </w:p>
    <w:p w14:paraId="5483C33B" w14:textId="77777777" w:rsidR="00D629B2" w:rsidRDefault="001305DF">
      <w:pPr>
        <w:spacing w:before="240" w:after="240"/>
      </w:pPr>
      <w:r>
        <w:t>And then, on an unremarkable afternoon, it closes.</w:t>
      </w:r>
    </w:p>
    <w:p w14:paraId="5483C33C" w14:textId="4DF03AB8" w:rsidR="00D629B2" w:rsidRDefault="001305DF">
      <w:pPr>
        <w:spacing w:before="240" w:after="240"/>
      </w:pPr>
      <w:r>
        <w:t xml:space="preserve">Your stake — after dilution, after taxes, after everything — comes to $11.4 million. Liquid. In your account. Real. You are 40 years old with more money than you ever expected to see, and you find yourself sitting at the same kitchen table where this started, the one where you used to </w:t>
      </w:r>
      <w:ins w:id="481" w:author="Clau Kegode" w:date="2026-07-09T21:53:00Z">
        <w:r w:rsidR="006E47E4" w:rsidRPr="006E47E4">
          <w:t>calculate</w:t>
        </w:r>
      </w:ins>
      <w:del w:id="482" w:author="Clau Kegode" w:date="2026-07-09T21:53:00Z" w16du:dateUtc="2026-07-09T18:53:00Z">
        <w:r w:rsidDel="006E47E4">
          <w:delText>tally</w:delText>
        </w:r>
      </w:del>
      <w:r>
        <w:t xml:space="preserve"> your net worth on Sunday nights. The coffee goes cold again. You don't notice again. Some things, apparently, </w:t>
      </w:r>
      <w:ins w:id="483" w:author="Clau Kegode" w:date="2026-07-09T21:53:00Z" w16du:dateUtc="2026-07-09T18:53:00Z">
        <w:r w:rsidR="00C548C1">
          <w:t xml:space="preserve">remain </w:t>
        </w:r>
      </w:ins>
      <w:ins w:id="484" w:author="Clau Kegode" w:date="2026-07-09T21:53:00Z">
        <w:r w:rsidR="00C548C1" w:rsidRPr="00C548C1">
          <w:t>unchanged despite everything else</w:t>
        </w:r>
      </w:ins>
      <w:del w:id="485" w:author="Clau Kegode" w:date="2026-07-09T21:53:00Z" w16du:dateUtc="2026-07-09T18:53:00Z">
        <w:r w:rsidDel="00C548C1">
          <w:delText>are permanent</w:delText>
        </w:r>
      </w:del>
      <w:r>
        <w:t>.</w:t>
      </w:r>
    </w:p>
    <w:p w14:paraId="5483C33D" w14:textId="5F31A505" w:rsidR="00D629B2" w:rsidRDefault="001305DF">
      <w:pPr>
        <w:spacing w:before="240" w:after="240"/>
      </w:pPr>
      <w:r>
        <w:t xml:space="preserve">What the money does next is unexpected: it asks you a question. Not </w:t>
      </w:r>
      <w:r>
        <w:rPr>
          <w:i/>
          <w:iCs/>
        </w:rPr>
        <w:t>what will you do with it</w:t>
      </w:r>
      <w:r>
        <w:t xml:space="preserve"> — that </w:t>
      </w:r>
      <w:ins w:id="486" w:author="Clau Kegode" w:date="2026-07-09T21:54:00Z" w16du:dateUtc="2026-07-09T18:54:00Z">
        <w:r w:rsidR="00C548C1">
          <w:t>part is</w:t>
        </w:r>
      </w:ins>
      <w:del w:id="487" w:author="Clau Kegode" w:date="2026-07-09T21:54:00Z" w16du:dateUtc="2026-07-09T18:54:00Z">
        <w:r w:rsidDel="00C548C1">
          <w:delText>one's</w:delText>
        </w:r>
      </w:del>
      <w:r>
        <w:t xml:space="preserve"> easy,</w:t>
      </w:r>
      <w:ins w:id="488" w:author="Clau Kegode" w:date="2026-07-09T21:54:00Z" w16du:dateUtc="2026-07-09T18:54:00Z">
        <w:r w:rsidR="00C548C1">
          <w:t xml:space="preserve"> almost</w:t>
        </w:r>
      </w:ins>
      <w:r>
        <w:t xml:space="preserve"> </w:t>
      </w:r>
      <w:ins w:id="489" w:author="Clau Kegode" w:date="2026-07-09T21:54:00Z">
        <w:r w:rsidR="00C548C1" w:rsidRPr="00C548C1">
          <w:t>too predictable</w:t>
        </w:r>
      </w:ins>
      <w:del w:id="490" w:author="Clau Kegode" w:date="2026-07-09T21:54:00Z" w16du:dateUtc="2026-07-09T18:54:00Z">
        <w:r w:rsidDel="00C548C1">
          <w:delText>boring even</w:delText>
        </w:r>
      </w:del>
      <w:r>
        <w:t xml:space="preserve">. The real question is </w:t>
      </w:r>
      <w:r>
        <w:rPr>
          <w:i/>
          <w:iCs/>
        </w:rPr>
        <w:t>who are you without the pressure that built it?</w:t>
      </w:r>
      <w:r>
        <w:t xml:space="preserve"> Because somewhere along the way, the identity stopped being the title and became the fight itself. And the fight, for the moment, is over.</w:t>
      </w:r>
    </w:p>
    <w:p w14:paraId="5483C33E" w14:textId="66D7697F" w:rsidR="00D629B2" w:rsidRDefault="001305DF">
      <w:pPr>
        <w:spacing w:before="240" w:after="240"/>
      </w:pPr>
      <w:r>
        <w:t xml:space="preserve">The acquirer wants you to stay two years. Integration role. </w:t>
      </w:r>
      <w:ins w:id="491" w:author="Clau Kegode" w:date="2026-07-10T08:23:00Z" w16du:dateUtc="2026-07-10T05:23:00Z">
        <w:r w:rsidR="00E53006">
          <w:t>A d</w:t>
        </w:r>
      </w:ins>
      <w:del w:id="492" w:author="Clau Kegode" w:date="2026-07-10T08:23:00Z" w16du:dateUtc="2026-07-10T05:23:00Z">
        <w:r w:rsidDel="00E53006">
          <w:delText>D</w:delText>
        </w:r>
      </w:del>
      <w:r>
        <w:t>ifferent</w:t>
      </w:r>
      <w:ins w:id="493" w:author="Clau Kegode" w:date="2026-07-10T08:22:00Z" w16du:dateUtc="2026-07-10T05:22:00Z">
        <w:r w:rsidR="00E53006">
          <w:t xml:space="preserve"> ki</w:t>
        </w:r>
      </w:ins>
      <w:ins w:id="494" w:author="Clau Kegode" w:date="2026-07-10T08:23:00Z" w16du:dateUtc="2026-07-10T05:23:00Z">
        <w:r w:rsidR="00E53006">
          <w:t>nd of responsibility</w:t>
        </w:r>
      </w:ins>
      <w:del w:id="495" w:author="Clau Kegode" w:date="2026-07-10T08:22:00Z" w16du:dateUtc="2026-07-10T05:22:00Z">
        <w:r w:rsidDel="00E53006">
          <w:delText xml:space="preserve"> title, different gravity</w:delText>
        </w:r>
      </w:del>
      <w:r>
        <w:t xml:space="preserve">. You report to someone now — someone younger than you were when this began. You do it anyway, and it is uncomfortable in a way that turns out to be </w:t>
      </w:r>
      <w:ins w:id="496" w:author="Clau Kegode" w:date="2026-07-10T08:23:00Z">
        <w:r w:rsidR="00545102" w:rsidRPr="00545102">
          <w:t>surprisingly valuable</w:t>
        </w:r>
      </w:ins>
      <w:del w:id="497" w:author="Clau Kegode" w:date="2026-07-10T08:23:00Z" w16du:dateUtc="2026-07-10T05:23:00Z">
        <w:r w:rsidDel="00545102">
          <w:delText>nutritious</w:delText>
        </w:r>
      </w:del>
      <w:r>
        <w:t xml:space="preserve">. You learn things the view from the top had hidden. You are useful in a smaller, </w:t>
      </w:r>
      <w:ins w:id="498" w:author="Clau Kegode" w:date="2026-07-10T08:24:00Z" w16du:dateUtc="2026-07-10T05:24:00Z">
        <w:r w:rsidR="00464465" w:rsidRPr="00464465">
          <w:t>less visible</w:t>
        </w:r>
      </w:ins>
      <w:del w:id="499" w:author="Clau Kegode" w:date="2026-07-10T08:24:00Z" w16du:dateUtc="2026-07-10T05:24:00Z">
        <w:r w:rsidDel="00464465">
          <w:delText>stranger</w:delText>
        </w:r>
      </w:del>
      <w:r>
        <w:t xml:space="preserve"> way. You serve the full two years.</w:t>
      </w:r>
    </w:p>
    <w:p w14:paraId="5483C33F" w14:textId="709A333D" w:rsidR="00D629B2" w:rsidRDefault="001305DF">
      <w:pPr>
        <w:spacing w:before="240" w:after="240"/>
      </w:pPr>
      <w:r>
        <w:t xml:space="preserve">You leave at 42. Net worth: $14 million. No office, no direct reports, no board calls. You have breakfast on a Tuesday and there is nowhere on earth you are </w:t>
      </w:r>
      <w:ins w:id="500" w:author="Clau Kegode" w:date="2026-07-10T08:24:00Z" w16du:dateUtc="2026-07-10T05:24:00Z">
        <w:r w:rsidR="00464465">
          <w:t xml:space="preserve">expected </w:t>
        </w:r>
      </w:ins>
      <w:del w:id="501" w:author="Clau Kegode" w:date="2026-07-10T08:24:00Z" w16du:dateUtc="2026-07-10T05:24:00Z">
        <w:r w:rsidDel="00464465">
          <w:delText>supposed</w:delText>
        </w:r>
      </w:del>
      <w:r>
        <w:t xml:space="preserve"> to be. For three weeks this feels like a malfunction. Then, slowly, </w:t>
      </w:r>
      <w:ins w:id="502" w:author="Clau Kegode" w:date="2026-07-10T08:24:00Z" w16du:dateUtc="2026-07-10T05:24:00Z">
        <w:r w:rsidR="005E2F55" w:rsidRPr="005E2F55">
          <w:t>the feeling begins to fade</w:t>
        </w:r>
      </w:ins>
      <w:del w:id="503" w:author="Clau Kegode" w:date="2026-07-10T08:24:00Z" w16du:dateUtc="2026-07-10T05:24:00Z">
        <w:r w:rsidDel="005E2F55">
          <w:delText>it stops</w:delText>
        </w:r>
      </w:del>
      <w:r>
        <w:t xml:space="preserve">. The silence you spent five years outrunning turns out to be just silence. It was never the enemy. The enemy was the version of you that could only </w:t>
      </w:r>
      <w:del w:id="504" w:author="Clau Kegode" w:date="2026-07-10T08:25:00Z" w16du:dateUtc="2026-07-10T05:25:00Z">
        <w:r w:rsidDel="005E2F55">
          <w:delText>hear</w:delText>
        </w:r>
      </w:del>
      <w:r>
        <w:t xml:space="preserve"> </w:t>
      </w:r>
      <w:ins w:id="505" w:author="Clau Kegode" w:date="2026-07-10T08:25:00Z" w16du:dateUtc="2026-07-10T05:25:00Z">
        <w:r w:rsidR="005E2F55">
          <w:t xml:space="preserve">measure </w:t>
        </w:r>
      </w:ins>
      <w:r>
        <w:t>your</w:t>
      </w:r>
      <w:del w:id="506" w:author="Clau Kegode" w:date="2026-07-10T08:24:00Z" w16du:dateUtc="2026-07-10T05:24:00Z">
        <w:r w:rsidDel="005E2F55">
          <w:delText xml:space="preserve"> own</w:delText>
        </w:r>
      </w:del>
      <w:r>
        <w:t xml:space="preserve"> worth when other people needed something from you.</w:t>
      </w:r>
    </w:p>
    <w:p w14:paraId="5483C340" w14:textId="24729051" w:rsidR="00D629B2" w:rsidRDefault="001305DF">
      <w:pPr>
        <w:spacing w:before="240" w:after="240"/>
      </w:pPr>
      <w:r>
        <w:t xml:space="preserve">Harry Truman kept a small sign on his desk in the Oval Office — </w:t>
      </w:r>
      <w:r>
        <w:rPr>
          <w:i/>
          <w:iCs/>
        </w:rPr>
        <w:t>The Buck Stops Here</w:t>
      </w:r>
      <w:r>
        <w:t xml:space="preserve"> — a gift, of all things, made in a federal reformatory. What nobody mentions about that sign is what happens when you finally leave the desk. The buck doesn't stop with you anymore. And for a while, you genuinely don't know</w:t>
      </w:r>
      <w:ins w:id="507" w:author="Clau Kegode" w:date="2026-07-10T08:25:00Z" w16du:dateUtc="2026-07-10T05:25:00Z">
        <w:r w:rsidR="005E2F55">
          <w:t xml:space="preserve"> where it belongs</w:t>
        </w:r>
      </w:ins>
      <w:del w:id="508" w:author="Clau Kegode" w:date="2026-07-10T08:25:00Z" w16du:dateUtc="2026-07-10T05:25:00Z">
        <w:r w:rsidDel="005E2F55">
          <w:delText xml:space="preserve"> what does</w:delText>
        </w:r>
      </w:del>
      <w:r>
        <w:t>.</w:t>
      </w:r>
    </w:p>
    <w:p w14:paraId="7AC31E0D" w14:textId="7AF8E9BF" w:rsidR="005C3352" w:rsidRDefault="005C3352">
      <w:pPr>
        <w:spacing w:before="240" w:after="240"/>
        <w:rPr>
          <w:ins w:id="509" w:author="Clau Kegode" w:date="2026-07-10T08:25:00Z" w16du:dateUtc="2026-07-10T05:25:00Z"/>
        </w:rPr>
      </w:pPr>
      <w:ins w:id="510" w:author="Clau Kegode" w:date="2026-07-10T08:25:00Z">
        <w:r w:rsidRPr="005C3352">
          <w:lastRenderedPageBreak/>
          <w:t>Only then do you realize that letting go of responsibility can be just as challenging as learning to carry it.</w:t>
        </w:r>
      </w:ins>
    </w:p>
    <w:p w14:paraId="5483C341" w14:textId="497166E4" w:rsidR="00D629B2" w:rsidRDefault="001305DF">
      <w:pPr>
        <w:spacing w:before="240" w:after="240"/>
      </w:pPr>
      <w:r>
        <w:t xml:space="preserve">So you start advising founders. Not for the money. For the same reason you used to check the account on Sunday nights: something in you is still </w:t>
      </w:r>
      <w:ins w:id="511" w:author="Clau Kegode" w:date="2026-07-10T08:25:00Z">
        <w:r w:rsidR="005C3352" w:rsidRPr="005C3352">
          <w:t>looking beyond</w:t>
        </w:r>
      </w:ins>
      <w:ins w:id="512" w:author="Clau Kegode" w:date="2026-07-10T08:25:00Z" w16du:dateUtc="2026-07-10T05:25:00Z">
        <w:r w:rsidR="005C3352">
          <w:t xml:space="preserve"> </w:t>
        </w:r>
      </w:ins>
      <w:del w:id="513" w:author="Clau Kegode" w:date="2026-07-10T08:25:00Z" w16du:dateUtc="2026-07-10T05:25:00Z">
        <w:r w:rsidDel="005C3352">
          <w:delText xml:space="preserve">surveying for </w:delText>
        </w:r>
      </w:del>
      <w:r>
        <w:t>the ceiling.</w:t>
      </w:r>
    </w:p>
    <w:p w14:paraId="5483C342" w14:textId="4238D478" w:rsidR="00D629B2" w:rsidRDefault="001305DF">
      <w:pPr>
        <w:spacing w:before="240" w:after="240"/>
        <w:rPr>
          <w:i/>
          <w:iCs/>
        </w:rPr>
      </w:pPr>
      <w:r>
        <w:t xml:space="preserve">One evening, one of them — 33, Series A, dark circles, </w:t>
      </w:r>
      <w:ins w:id="514" w:author="Clau Kegode" w:date="2026-07-10T08:26:00Z">
        <w:r w:rsidR="00915064" w:rsidRPr="00915064">
          <w:t>exceptionally bright</w:t>
        </w:r>
      </w:ins>
      <w:ins w:id="515" w:author="Clau Kegode" w:date="2026-07-10T08:26:00Z" w16du:dateUtc="2026-07-10T05:26:00Z">
        <w:r w:rsidR="00FF1618">
          <w:t xml:space="preserve"> </w:t>
        </w:r>
      </w:ins>
      <w:del w:id="516" w:author="Clau Kegode" w:date="2026-07-10T08:26:00Z" w16du:dateUtc="2026-07-10T05:26:00Z">
        <w:r w:rsidDel="00915064">
          <w:delText xml:space="preserve">brilliant </w:delText>
        </w:r>
      </w:del>
      <w:r>
        <w:t xml:space="preserve">— sits across a table from you with her laptop open and her coffee going cold beside it, and asks the only question that matters: </w:t>
      </w:r>
      <w:r>
        <w:rPr>
          <w:i/>
          <w:iCs/>
        </w:rPr>
        <w:t>How do you know when you're ready?</w:t>
      </w:r>
    </w:p>
    <w:p w14:paraId="5483C343" w14:textId="1C42323C" w:rsidR="00D629B2" w:rsidRDefault="001305DF">
      <w:pPr>
        <w:spacing w:before="240" w:after="240"/>
      </w:pPr>
      <w:r>
        <w:t xml:space="preserve">You look at her cup. You recognize </w:t>
      </w:r>
      <w:ins w:id="517" w:author="Clau Kegode" w:date="2026-07-10T08:27:00Z">
        <w:r w:rsidR="00FF1618" w:rsidRPr="00FF1618">
          <w:t>the moment immediately</w:t>
        </w:r>
      </w:ins>
      <w:del w:id="518" w:author="Clau Kegode" w:date="2026-07-10T08:27:00Z" w16du:dateUtc="2026-07-10T05:27:00Z">
        <w:r w:rsidDel="00FF1618">
          <w:delText>everything</w:delText>
        </w:r>
      </w:del>
      <w:r>
        <w:t>.</w:t>
      </w:r>
    </w:p>
    <w:p w14:paraId="5483C344" w14:textId="77777777" w:rsidR="00D629B2" w:rsidRDefault="001305DF">
      <w:pPr>
        <w:spacing w:before="240" w:after="240"/>
      </w:pPr>
      <w:r>
        <w:t>You could tell her the truth — that you're never ready, that the ceiling she can feel above her isn't the company or the title, that it was never a ceiling at all but a distance, the relentless distance between where you are and where you believe you're supposed to be, and that the distance doesn't close when you arrive because the distance was never the obstacle.</w:t>
      </w:r>
    </w:p>
    <w:p w14:paraId="5483C345" w14:textId="63F7424E" w:rsidR="00D629B2" w:rsidRDefault="001305DF">
      <w:pPr>
        <w:spacing w:before="240" w:after="240"/>
      </w:pPr>
      <w:r>
        <w:t xml:space="preserve">The distance was the </w:t>
      </w:r>
      <w:del w:id="519" w:author="Clau Kegode" w:date="2026-07-10T08:27:00Z" w16du:dateUtc="2026-07-10T05:27:00Z">
        <w:r w:rsidDel="00645683">
          <w:delText>engine</w:delText>
        </w:r>
      </w:del>
      <w:ins w:id="520" w:author="Clau Kegode" w:date="2026-07-10T08:27:00Z">
        <w:r w:rsidR="00645683" w:rsidRPr="00645683">
          <w:t>driving force</w:t>
        </w:r>
      </w:ins>
      <w:r>
        <w:t>.</w:t>
      </w:r>
    </w:p>
    <w:p w14:paraId="5483C346" w14:textId="77777777" w:rsidR="00D629B2" w:rsidRDefault="001305DF">
      <w:pPr>
        <w:spacing w:before="240" w:after="240"/>
      </w:pPr>
      <w:r>
        <w:t>Instead you slide her coffee toward her before it goes fully cold, and you say the only thing that's both honest and useful:</w:t>
      </w:r>
    </w:p>
    <w:p w14:paraId="5483C347" w14:textId="77777777" w:rsidR="00D629B2" w:rsidRDefault="001305DF">
      <w:pPr>
        <w:spacing w:before="240" w:after="240"/>
      </w:pPr>
      <w:r>
        <w:t>"You don't. You answer the phone anyway."</w:t>
      </w:r>
    </w:p>
    <w:p w14:paraId="5483C348" w14:textId="77777777" w:rsidR="00D629B2" w:rsidRDefault="001305DF">
      <w:pPr>
        <w:pStyle w:val="Heading1"/>
        <w:keepNext w:val="0"/>
        <w:keepLines w:val="0"/>
        <w:spacing w:before="480"/>
        <w:rPr>
          <w:b/>
          <w:bCs/>
          <w:sz w:val="46"/>
          <w:szCs w:val="46"/>
        </w:rPr>
      </w:pPr>
      <w:bookmarkStart w:id="521" w:name="_x7he00rfnzse" w:colFirst="0" w:colLast="0"/>
      <w:bookmarkEnd w:id="521"/>
      <w:r>
        <w:rPr>
          <w:b/>
          <w:bCs/>
          <w:sz w:val="46"/>
          <w:szCs w:val="46"/>
        </w:rPr>
        <w:t>POV: You Lose Your Job at 50</w:t>
      </w:r>
    </w:p>
    <w:p w14:paraId="5483C349" w14:textId="3C27439B" w:rsidR="00D629B2" w:rsidRDefault="001305DF">
      <w:pPr>
        <w:spacing w:before="240" w:after="240"/>
      </w:pPr>
      <w:r>
        <w:t xml:space="preserve">$4,300. That's your severance. Not per month. </w:t>
      </w:r>
      <w:ins w:id="522" w:author="Clau Kegode" w:date="2026-07-10T08:28:00Z" w16du:dateUtc="2026-07-10T05:28:00Z">
        <w:r w:rsidR="00F741BE" w:rsidRPr="00F741BE">
          <w:t>The entire amount</w:t>
        </w:r>
      </w:ins>
      <w:del w:id="523" w:author="Clau Kegode" w:date="2026-07-10T08:28:00Z" w16du:dateUtc="2026-07-10T05:28:00Z">
        <w:r w:rsidDel="00F741BE">
          <w:delText>Total</w:delText>
        </w:r>
      </w:del>
      <w:r>
        <w:t>. For twenty-six years.</w:t>
      </w:r>
    </w:p>
    <w:p w14:paraId="5483C34A" w14:textId="455881FB" w:rsidR="00D629B2" w:rsidRDefault="001305DF">
      <w:pPr>
        <w:spacing w:before="240" w:after="240"/>
      </w:pPr>
      <w:r>
        <w:t xml:space="preserve">You do the math three times in the parking lot because the first two answers </w:t>
      </w:r>
      <w:ins w:id="524" w:author="Clau Kegode" w:date="2026-07-10T08:28:00Z" w16du:dateUtc="2026-07-10T05:28:00Z">
        <w:r w:rsidR="00F741BE">
          <w:t xml:space="preserve">simply </w:t>
        </w:r>
      </w:ins>
      <w:r>
        <w:t xml:space="preserve">refuse to make sense. Twenty-six years of early mornings and late calls and </w:t>
      </w:r>
      <w:ins w:id="525" w:author="Clau Kegode" w:date="2026-07-10T08:28:00Z" w16du:dateUtc="2026-07-10T05:28:00Z">
        <w:r w:rsidR="00F741BE">
          <w:t>postponed</w:t>
        </w:r>
      </w:ins>
      <w:del w:id="526" w:author="Clau Kegode" w:date="2026-07-10T08:28:00Z" w16du:dateUtc="2026-07-10T05:28:00Z">
        <w:r w:rsidDel="00F741BE">
          <w:delText>skipped</w:delText>
        </w:r>
      </w:del>
      <w:r>
        <w:t xml:space="preserve"> vacations and one promotion you nearly declined because the travel would've been hard on the family. Twenty-six years, and the envelope says $4,300. You are 50 years old, standing outside the building you have entered every weekday since your late twenties, holding a cardboard box. There's a plant in it. You don't remember </w:t>
      </w:r>
      <w:ins w:id="527" w:author="Clau Kegode" w:date="2026-07-10T08:28:00Z">
        <w:r w:rsidR="000D5A4D" w:rsidRPr="000D5A4D">
          <w:t>bringing it to the office</w:t>
        </w:r>
      </w:ins>
      <w:ins w:id="528" w:author="Clau Kegode" w:date="2026-07-10T08:29:00Z" w16du:dateUtc="2026-07-10T05:29:00Z">
        <w:r w:rsidR="000D5A4D">
          <w:t>.</w:t>
        </w:r>
      </w:ins>
      <w:del w:id="529" w:author="Clau Kegode" w:date="2026-07-10T08:28:00Z" w16du:dateUtc="2026-07-10T05:28:00Z">
        <w:r w:rsidDel="000D5A4D">
          <w:delText>buying the plant.</w:delText>
        </w:r>
      </w:del>
    </w:p>
    <w:p w14:paraId="5483C34B" w14:textId="6699D9D4" w:rsidR="00D629B2" w:rsidRDefault="001305DF">
      <w:pPr>
        <w:spacing w:before="240" w:after="240"/>
      </w:pPr>
      <w:r>
        <w:t xml:space="preserve">This is what it looks like when the clock stops. Not cinematic. No thunder. A parking lot, a box, a number that won't </w:t>
      </w:r>
      <w:ins w:id="530" w:author="Clau Kegode" w:date="2026-07-10T08:29:00Z">
        <w:r w:rsidR="0039586C" w:rsidRPr="0039586C">
          <w:t>feel rea</w:t>
        </w:r>
      </w:ins>
      <w:ins w:id="531" w:author="Clau Kegode" w:date="2026-07-10T08:29:00Z" w16du:dateUtc="2026-07-10T05:29:00Z">
        <w:r w:rsidR="0039586C">
          <w:t xml:space="preserve">l </w:t>
        </w:r>
      </w:ins>
      <w:del w:id="532" w:author="Clau Kegode" w:date="2026-07-10T08:29:00Z" w16du:dateUtc="2026-07-10T05:29:00Z">
        <w:r w:rsidDel="0039586C">
          <w:delText xml:space="preserve">add up </w:delText>
        </w:r>
      </w:del>
      <w:r>
        <w:t>no matter how you arrange it.</w:t>
      </w:r>
    </w:p>
    <w:p w14:paraId="5483C34C" w14:textId="7536A23E" w:rsidR="00D629B2" w:rsidRDefault="001305DF">
      <w:pPr>
        <w:spacing w:before="240" w:after="240"/>
      </w:pPr>
      <w:r>
        <w:t xml:space="preserve">You're home by 10:47 on a Tuesday morning. Your spouse is at work. The house is quiet in a register it has never been quiet in before — the refrigerator suddenly </w:t>
      </w:r>
      <w:ins w:id="533" w:author="Clau Kegode" w:date="2026-07-10T08:29:00Z" w16du:dateUtc="2026-07-10T05:29:00Z">
        <w:r w:rsidR="0039586C">
          <w:t>sounds louder</w:t>
        </w:r>
      </w:ins>
      <w:del w:id="534" w:author="Clau Kegode" w:date="2026-07-10T08:29:00Z" w16du:dateUtc="2026-07-10T05:29:00Z">
        <w:r w:rsidDel="0039586C">
          <w:delText>audible</w:delText>
        </w:r>
      </w:del>
      <w:r>
        <w:t>, the furnace ticking like it's counting something. You don't turn on the television. You don't call anyone. You open the laptop and look at your LinkedIn profile, un</w:t>
      </w:r>
      <w:ins w:id="535" w:author="Clau Kegode" w:date="2026-07-10T08:30:00Z" w16du:dateUtc="2026-07-10T05:30:00Z">
        <w:r w:rsidR="0039586C">
          <w:t>changed</w:t>
        </w:r>
      </w:ins>
      <w:del w:id="536" w:author="Clau Kegode" w:date="2026-07-10T08:29:00Z" w16du:dateUtc="2026-07-10T05:29:00Z">
        <w:r w:rsidDel="0039586C">
          <w:delText>touched</w:delText>
        </w:r>
      </w:del>
      <w:r>
        <w:t xml:space="preserve"> for four years. Your last position still says </w:t>
      </w:r>
      <w:r>
        <w:rPr>
          <w:i/>
          <w:iCs/>
        </w:rPr>
        <w:t>Senior Director</w:t>
      </w:r>
      <w:r>
        <w:t xml:space="preserve">. It still says </w:t>
      </w:r>
      <w:r>
        <w:rPr>
          <w:i/>
          <w:iCs/>
        </w:rPr>
        <w:t>present</w:t>
      </w:r>
      <w:r>
        <w:t>.</w:t>
      </w:r>
    </w:p>
    <w:p w14:paraId="5483C34D" w14:textId="398376D1" w:rsidR="00D629B2" w:rsidRDefault="001305DF">
      <w:pPr>
        <w:spacing w:before="240" w:after="240"/>
        <w:rPr>
          <w:ins w:id="537" w:author="Clau Kegode" w:date="2026-07-10T08:30:00Z" w16du:dateUtc="2026-07-10T05:30:00Z"/>
        </w:rPr>
      </w:pPr>
      <w:r>
        <w:lastRenderedPageBreak/>
        <w:t xml:space="preserve">You change </w:t>
      </w:r>
      <w:r>
        <w:rPr>
          <w:i/>
          <w:iCs/>
        </w:rPr>
        <w:t>present</w:t>
      </w:r>
      <w:r>
        <w:t xml:space="preserve"> to a year. That's the first </w:t>
      </w:r>
      <w:ins w:id="538" w:author="Clau Kegode" w:date="2026-07-10T08:30:00Z" w16du:dateUtc="2026-07-10T05:30:00Z">
        <w:r w:rsidR="0039586C">
          <w:t>irreversible</w:t>
        </w:r>
      </w:ins>
      <w:del w:id="539" w:author="Clau Kegode" w:date="2026-07-10T08:30:00Z" w16du:dateUtc="2026-07-10T05:30:00Z">
        <w:r w:rsidDel="0039586C">
          <w:delText>real</w:delText>
        </w:r>
      </w:del>
      <w:r>
        <w:t xml:space="preserve"> thing you do. It takes eleven seconds and costs more than anything else that day.</w:t>
      </w:r>
    </w:p>
    <w:p w14:paraId="34AEBD3A" w14:textId="4BE374F9" w:rsidR="00BC58AC" w:rsidRDefault="00BC58AC">
      <w:pPr>
        <w:spacing w:before="240" w:after="240"/>
      </w:pPr>
      <w:ins w:id="540" w:author="Clau Kegode" w:date="2026-07-10T08:30:00Z">
        <w:r w:rsidRPr="00BC58AC">
          <w:t>Sometimes the smallest update on a screen marks the biggest change in a person's life.</w:t>
        </w:r>
      </w:ins>
      <w:ins w:id="541" w:author="Clau Kegode" w:date="2026-07-10T08:33:00Z" w16du:dateUtc="2026-07-10T05:33:00Z">
        <w:r w:rsidR="000B3E1B">
          <w:t xml:space="preserve"> </w:t>
        </w:r>
      </w:ins>
    </w:p>
    <w:p w14:paraId="5483C34E" w14:textId="77777777" w:rsidR="00D629B2" w:rsidRDefault="00570DF6">
      <w:r>
        <w:pict w14:anchorId="5483C58A">
          <v:rect id="_x0000_i1033" style="width:0;height:1.5pt" o:hralign="center" o:hrstd="t" o:hr="t" fillcolor="#a0a0a0" stroked="f"/>
        </w:pict>
      </w:r>
    </w:p>
    <w:p w14:paraId="5483C34F" w14:textId="45C0A99F" w:rsidR="00D629B2" w:rsidRDefault="001305DF">
      <w:pPr>
        <w:spacing w:before="240" w:after="240"/>
      </w:pPr>
      <w:r>
        <w:t xml:space="preserve">Here's what nobody tells you until it's already happened: losing a job at 50 is not the same event as losing one at 30 </w:t>
      </w:r>
      <w:ins w:id="542" w:author="Clau Kegode" w:date="2026-07-10T08:33:00Z" w16du:dateUtc="2026-07-10T05:33:00Z">
        <w:r w:rsidR="00E3298C" w:rsidRPr="00E3298C">
          <w:t>with a few extra birthdays behind you</w:t>
        </w:r>
      </w:ins>
      <w:del w:id="543" w:author="Clau Kegode" w:date="2026-07-10T08:33:00Z" w16du:dateUtc="2026-07-10T05:33:00Z">
        <w:r w:rsidDel="00E3298C">
          <w:delText>wearing older clothes</w:delText>
        </w:r>
      </w:del>
      <w:r>
        <w:t xml:space="preserve">. The math is different. The clock is different. The market is different. Same word, </w:t>
      </w:r>
      <w:ins w:id="544" w:author="Clau Kegode" w:date="2026-07-10T08:34:00Z" w16du:dateUtc="2026-07-10T05:34:00Z">
        <w:r w:rsidR="00C65779">
          <w:t>completely</w:t>
        </w:r>
      </w:ins>
      <w:del w:id="545" w:author="Clau Kegode" w:date="2026-07-10T08:34:00Z" w16du:dateUtc="2026-07-10T05:34:00Z">
        <w:r w:rsidDel="00C65779">
          <w:delText>entirely</w:delText>
        </w:r>
      </w:del>
      <w:r>
        <w:t xml:space="preserve"> different weather.</w:t>
      </w:r>
    </w:p>
    <w:p w14:paraId="5483C350" w14:textId="77777777" w:rsidR="00D629B2" w:rsidRDefault="001305DF">
      <w:pPr>
        <w:spacing w:before="240" w:after="240"/>
      </w:pPr>
      <w:r>
        <w:t xml:space="preserve">Take the retirement account. $247,000 in the 401k — the number you were quietly proud of. A decade of careful building, catch-up contributions after the birthday with the zero in it, compound growth doing its patient work. It felt like a runway. It </w:t>
      </w:r>
      <w:r>
        <w:rPr>
          <w:i/>
          <w:iCs/>
        </w:rPr>
        <w:t>was</w:t>
      </w:r>
      <w:r>
        <w:t xml:space="preserve"> a runway. Until someone else stapled an end date to it.</w:t>
      </w:r>
    </w:p>
    <w:p w14:paraId="5483C351" w14:textId="633C9929" w:rsidR="00D629B2" w:rsidRDefault="001305DF">
      <w:pPr>
        <w:spacing w:before="240" w:after="240"/>
      </w:pPr>
      <w:r>
        <w:t xml:space="preserve">The median 401k balance for Americans in their fifties sits around $252,000. You were almost exactly average. And </w:t>
      </w:r>
      <w:r>
        <w:rPr>
          <w:i/>
          <w:iCs/>
        </w:rPr>
        <w:t>average</w:t>
      </w:r>
      <w:r>
        <w:t xml:space="preserve">, you are about to learn in </w:t>
      </w:r>
      <w:ins w:id="546" w:author="Clau Kegode" w:date="2026-07-10T08:35:00Z" w16du:dateUtc="2026-07-10T05:35:00Z">
        <w:r w:rsidR="00727466">
          <w:t>painful</w:t>
        </w:r>
      </w:ins>
      <w:del w:id="547" w:author="Clau Kegode" w:date="2026-07-10T08:35:00Z" w16du:dateUtc="2026-07-10T05:35:00Z">
        <w:r w:rsidDel="00727466">
          <w:delText>granular</w:delText>
        </w:r>
      </w:del>
      <w:r>
        <w:t xml:space="preserve"> detail, was never the same word as </w:t>
      </w:r>
      <w:ins w:id="548" w:author="Clau Kegode" w:date="2026-07-10T08:35:00Z" w16du:dateUtc="2026-07-10T05:35:00Z">
        <w:r w:rsidR="00727466">
          <w:rPr>
            <w:i/>
            <w:iCs/>
          </w:rPr>
          <w:t>secure</w:t>
        </w:r>
      </w:ins>
      <w:del w:id="549" w:author="Clau Kegode" w:date="2026-07-10T08:35:00Z" w16du:dateUtc="2026-07-10T05:35:00Z">
        <w:r w:rsidDel="00727466">
          <w:rPr>
            <w:i/>
            <w:iCs/>
          </w:rPr>
          <w:delText>safe</w:delText>
        </w:r>
      </w:del>
      <w:r>
        <w:t>.</w:t>
      </w:r>
    </w:p>
    <w:p w14:paraId="5483C352" w14:textId="444945D9" w:rsidR="00D629B2" w:rsidRDefault="001305DF">
      <w:pPr>
        <w:spacing w:before="240" w:after="240"/>
        <w:rPr>
          <w:ins w:id="550" w:author="Clau Kegode" w:date="2026-07-10T08:36:00Z" w16du:dateUtc="2026-07-10T05:36:00Z"/>
        </w:rPr>
      </w:pPr>
      <w:r>
        <w:t xml:space="preserve">Three days later, the COBRA paperwork arrives. $1,847 a month to keep health insurance for a family of three. You read it twice, certain it's a misprint. It is not a misprint. That's $22,164 a year — just to remain covered, just to keep the thing you spent two decades never having to think about. Your entire severance evaporates in two and a half months without you buying </w:t>
      </w:r>
      <w:ins w:id="551" w:author="Clau Kegode" w:date="2026-07-10T08:35:00Z" w16du:dateUtc="2026-07-10T05:35:00Z">
        <w:r w:rsidR="005E0A1F" w:rsidRPr="005E0A1F">
          <w:t>a single dollar on anything extra.</w:t>
        </w:r>
      </w:ins>
      <w:del w:id="552" w:author="Clau Kegode" w:date="2026-07-10T08:35:00Z" w16du:dateUtc="2026-07-10T05:35:00Z">
        <w:r w:rsidDel="005E0A1F">
          <w:delText>so much as a coffee</w:delText>
        </w:r>
      </w:del>
      <w:r>
        <w:t>.</w:t>
      </w:r>
    </w:p>
    <w:p w14:paraId="467C7E89" w14:textId="73137B1E" w:rsidR="005E0A1F" w:rsidRDefault="005E0A1F">
      <w:pPr>
        <w:spacing w:before="240" w:after="240"/>
      </w:pPr>
      <w:ins w:id="553" w:author="Clau Kegode" w:date="2026-07-10T08:36:00Z">
        <w:r w:rsidRPr="005E0A1F">
          <w:t xml:space="preserve">The numbers are no longer </w:t>
        </w:r>
      </w:ins>
      <w:ins w:id="554" w:author="Clau Kegode" w:date="2026-07-10T08:37:00Z" w16du:dateUtc="2026-07-10T05:37:00Z">
        <w:r w:rsidR="00B10062" w:rsidRPr="005E0A1F">
          <w:t xml:space="preserve">abstract, </w:t>
        </w:r>
      </w:ins>
      <w:ins w:id="555" w:author="Clau Kegode" w:date="2026-07-10T08:36:00Z">
        <w:r w:rsidRPr="005E0A1F">
          <w:t>they've become deadlines.</w:t>
        </w:r>
      </w:ins>
    </w:p>
    <w:p w14:paraId="5483C353" w14:textId="79C80EC5" w:rsidR="00D629B2" w:rsidRDefault="001305DF">
      <w:pPr>
        <w:spacing w:before="240" w:after="240"/>
      </w:pPr>
      <w:r>
        <w:t xml:space="preserve">So you apply. </w:t>
      </w:r>
      <w:ins w:id="556" w:author="Clau Kegode" w:date="2026-07-10T08:36:00Z">
        <w:r w:rsidR="00844085" w:rsidRPr="00844085">
          <w:t>Methodically</w:t>
        </w:r>
      </w:ins>
      <w:del w:id="557" w:author="Clau Kegode" w:date="2026-07-10T08:36:00Z" w16du:dateUtc="2026-07-10T05:36:00Z">
        <w:r w:rsidDel="00844085">
          <w:delText>Properly</w:delText>
        </w:r>
      </w:del>
      <w:r>
        <w:t>.</w:t>
      </w:r>
      <w:ins w:id="558" w:author="Clau Kegode" w:date="2026-07-10T08:36:00Z" w16du:dateUtc="2026-07-10T05:36:00Z">
        <w:r w:rsidR="00844085">
          <w:t xml:space="preserve"> An u</w:t>
        </w:r>
      </w:ins>
      <w:del w:id="559" w:author="Clau Kegode" w:date="2026-07-10T08:36:00Z" w16du:dateUtc="2026-07-10T05:36:00Z">
        <w:r w:rsidDel="00844085">
          <w:delText xml:space="preserve"> U</w:delText>
        </w:r>
      </w:del>
      <w:r>
        <w:t>pdated resume, careful cover letters, calls to old colleagues who all say the market</w:t>
      </w:r>
      <w:ins w:id="560" w:author="Clau Kegode" w:date="2026-07-10T08:37:00Z" w16du:dateUtc="2026-07-10T05:37:00Z">
        <w:r w:rsidR="00B10062">
          <w:t xml:space="preserve"> is</w:t>
        </w:r>
      </w:ins>
      <w:del w:id="561" w:author="Clau Kegode" w:date="2026-07-10T08:37:00Z" w16du:dateUtc="2026-07-10T05:37:00Z">
        <w:r w:rsidDel="00B10062">
          <w:delText>'s</w:delText>
        </w:r>
      </w:del>
      <w:r>
        <w:t xml:space="preserve"> </w:t>
      </w:r>
      <w:ins w:id="562" w:author="Clau Kegode" w:date="2026-07-10T08:37:00Z" w16du:dateUtc="2026-07-10T05:37:00Z">
        <w:r w:rsidR="00B10062">
          <w:t>usually</w:t>
        </w:r>
      </w:ins>
      <w:ins w:id="563" w:author="Clau Kegode" w:date="2026-07-10T08:36:00Z" w16du:dateUtc="2026-07-10T05:36:00Z">
        <w:r w:rsidR="00B10062">
          <w:t xml:space="preserve"> </w:t>
        </w:r>
      </w:ins>
      <w:del w:id="564" w:author="Clau Kegode" w:date="2026-07-10T08:36:00Z" w16du:dateUtc="2026-07-10T05:36:00Z">
        <w:r w:rsidDel="00B10062">
          <w:delText>weird</w:delText>
        </w:r>
      </w:del>
      <w:r>
        <w:t xml:space="preserve"> right now. Then: silence. Three weeks of it. A month. Finally, one response — a recruiter, 27 years old, radiating enthusiasm through the phone. The role pays $68,000 and requires five to seven years of experience. You have twenty-six years of experience. You used to earn $114,000. You thank her, you hang up, and you sit very still for a while.</w:t>
      </w:r>
    </w:p>
    <w:p w14:paraId="5483C354" w14:textId="7EE3697F" w:rsidR="00D629B2" w:rsidRDefault="001305DF">
      <w:pPr>
        <w:spacing w:before="240" w:after="240"/>
      </w:pPr>
      <w:r>
        <w:t xml:space="preserve">Because here is the shift, and it lands like cold water: the market does not see what you see when you look at your resume. You see </w:t>
      </w:r>
      <w:ins w:id="565" w:author="Clau Kegode" w:date="2026-07-10T08:37:00Z" w16du:dateUtc="2026-07-10T05:37:00Z">
        <w:r w:rsidR="00B10062">
          <w:t>experience</w:t>
        </w:r>
      </w:ins>
      <w:del w:id="566" w:author="Clau Kegode" w:date="2026-07-10T08:37:00Z" w16du:dateUtc="2026-07-10T05:37:00Z">
        <w:r w:rsidDel="00B10062">
          <w:delText>value</w:delText>
        </w:r>
      </w:del>
      <w:r>
        <w:t>. It sees a number. And the number it sees first is your age.</w:t>
      </w:r>
    </w:p>
    <w:p w14:paraId="5483C355" w14:textId="71A23E2C" w:rsidR="00D629B2" w:rsidRDefault="001305DF">
      <w:pPr>
        <w:spacing w:before="240" w:after="240"/>
      </w:pPr>
      <w:r>
        <w:t xml:space="preserve">This isn't paranoia; it's </w:t>
      </w:r>
      <w:ins w:id="567" w:author="Clau Kegode" w:date="2026-07-10T08:37:00Z" w16du:dateUtc="2026-07-10T05:37:00Z">
        <w:r w:rsidR="00B10062">
          <w:t>well</w:t>
        </w:r>
        <w:r w:rsidR="004F094A">
          <w:t>-documented</w:t>
        </w:r>
      </w:ins>
      <w:del w:id="568" w:author="Clau Kegode" w:date="2026-07-10T08:37:00Z" w16du:dateUtc="2026-07-10T05:37:00Z">
        <w:r w:rsidDel="00B10062">
          <w:delText>peer-reviewed</w:delText>
        </w:r>
      </w:del>
      <w:r>
        <w:t xml:space="preserve">. Researchers at the University of Michigan tracked what happens when workers aged 50 to 61 lose their jobs and eventually land new ones: their median wages come in roughly 20 percent below what they earned before. Not a dip. Not a temporary </w:t>
      </w:r>
      <w:ins w:id="569" w:author="Clau Kegode" w:date="2026-07-10T08:38:00Z" w16du:dateUtc="2026-07-10T05:38:00Z">
        <w:r w:rsidR="004F094A">
          <w:t>setback</w:t>
        </w:r>
      </w:ins>
      <w:del w:id="570" w:author="Clau Kegode" w:date="2026-07-10T08:38:00Z" w16du:dateUtc="2026-07-10T05:38:00Z">
        <w:r w:rsidDel="004F094A">
          <w:delText>adjustment</w:delText>
        </w:r>
      </w:del>
      <w:r>
        <w:t>. A</w:t>
      </w:r>
      <w:ins w:id="571" w:author="Clau Kegode" w:date="2026-07-10T08:38:00Z" w16du:dateUtc="2026-07-10T05:38:00Z">
        <w:r w:rsidR="004F094A">
          <w:t xml:space="preserve"> lasting</w:t>
        </w:r>
      </w:ins>
      <w:r>
        <w:t xml:space="preserve"> reset — </w:t>
      </w:r>
      <w:ins w:id="572" w:author="Clau Kegode" w:date="2026-07-10T08:38:00Z" w16du:dateUtc="2026-07-10T05:38:00Z">
        <w:r w:rsidR="004F094A">
          <w:t>delivered</w:t>
        </w:r>
      </w:ins>
      <w:del w:id="573" w:author="Clau Kegode" w:date="2026-07-10T08:38:00Z" w16du:dateUtc="2026-07-10T05:38:00Z">
        <w:r w:rsidDel="004F094A">
          <w:delText>administered</w:delText>
        </w:r>
      </w:del>
      <w:r>
        <w:t xml:space="preserve"> at precisely the point in a career when there's the least runway left to rebuild. And in one of the largest hiring experiments ever conducted, economists mailed out tens of thousands of fictitious resumes, </w:t>
      </w:r>
      <w:r>
        <w:lastRenderedPageBreak/>
        <w:t xml:space="preserve">identical except for age. The older applicants got significantly fewer callbacks. The law calls that illegal. The data calls it Tuesday. You are not imagining the silence. The silence is </w:t>
      </w:r>
      <w:ins w:id="574" w:author="Clau Kegode" w:date="2026-07-10T08:38:00Z">
        <w:r w:rsidR="002A2FE5" w:rsidRPr="002A2FE5">
          <w:t>built into the system</w:t>
        </w:r>
      </w:ins>
      <w:del w:id="575" w:author="Clau Kegode" w:date="2026-07-10T08:38:00Z" w16du:dateUtc="2026-07-10T05:38:00Z">
        <w:r w:rsidDel="002A2FE5">
          <w:delText>structural</w:delText>
        </w:r>
      </w:del>
      <w:r>
        <w:t>.</w:t>
      </w:r>
    </w:p>
    <w:p w14:paraId="5483C356" w14:textId="77777777" w:rsidR="00D629B2" w:rsidRDefault="00570DF6">
      <w:r>
        <w:pict w14:anchorId="5483C58B">
          <v:rect id="_x0000_i1034" style="width:0;height:1.5pt" o:hralign="center" o:hrstd="t" o:hr="t" fillcolor="#a0a0a0" stroked="f"/>
        </w:pict>
      </w:r>
    </w:p>
    <w:p w14:paraId="5483C357" w14:textId="3AA824CD" w:rsidR="00D629B2" w:rsidRDefault="001305DF">
      <w:pPr>
        <w:spacing w:before="240" w:after="240"/>
      </w:pPr>
      <w:r>
        <w:t xml:space="preserve">Three months in, your net worth has </w:t>
      </w:r>
      <w:ins w:id="576" w:author="Clau Kegode" w:date="2026-07-10T08:40:00Z" w16du:dateUtc="2026-07-10T05:40:00Z">
        <w:r w:rsidR="00EE3A09">
          <w:t>eroded</w:t>
        </w:r>
      </w:ins>
      <w:del w:id="577" w:author="Clau Kegode" w:date="2026-07-10T08:40:00Z" w16du:dateUtc="2026-07-10T05:40:00Z">
        <w:r w:rsidDel="00EE3A09">
          <w:delText>slid</w:delText>
        </w:r>
      </w:del>
      <w:r>
        <w:t xml:space="preserve"> from $247,000 to $201,000. The gap between one income and a </w:t>
      </w:r>
      <w:del w:id="578" w:author="Clau Kegode" w:date="2026-07-10T08:41:00Z" w16du:dateUtc="2026-07-10T05:41:00Z">
        <w:r w:rsidDel="0017444C">
          <w:delText xml:space="preserve">two-income </w:delText>
        </w:r>
      </w:del>
      <w:r>
        <w:t xml:space="preserve">life </w:t>
      </w:r>
      <w:ins w:id="579" w:author="Clau Kegode" w:date="2026-07-10T08:41:00Z" w16du:dateUtc="2026-07-10T05:41:00Z">
        <w:r w:rsidR="0017444C">
          <w:t>cal</w:t>
        </w:r>
        <w:r w:rsidR="006D6511">
          <w:t xml:space="preserve">ibrated around two </w:t>
        </w:r>
      </w:ins>
      <w:r>
        <w:t xml:space="preserve">has to come from somewhere, and it's </w:t>
      </w:r>
      <w:ins w:id="580" w:author="Clau Kegode" w:date="2026-07-10T08:41:00Z" w16du:dateUtc="2026-07-10T05:41:00Z">
        <w:r w:rsidR="006D6511">
          <w:t>being drawn</w:t>
        </w:r>
      </w:ins>
      <w:del w:id="581" w:author="Clau Kegode" w:date="2026-07-10T08:41:00Z" w16du:dateUtc="2026-07-10T05:41:00Z">
        <w:r w:rsidDel="006D6511">
          <w:delText>coming</w:delText>
        </w:r>
      </w:del>
      <w:r>
        <w:t xml:space="preserve"> from savings. You've started doing the Sunday-night arithmetic on paper, longhand, because the spreadsheet on a screen makes it feel more real than a Sunday can hold. The pencil is somehow </w:t>
      </w:r>
      <w:ins w:id="582" w:author="Clau Kegode" w:date="2026-07-10T08:41:00Z" w16du:dateUtc="2026-07-10T05:41:00Z">
        <w:r w:rsidR="006D6511">
          <w:t>more merciful</w:t>
        </w:r>
      </w:ins>
      <w:del w:id="583" w:author="Clau Kegode" w:date="2026-07-10T08:41:00Z" w16du:dateUtc="2026-07-10T05:41:00Z">
        <w:r w:rsidDel="006D6511">
          <w:delText>gentler</w:delText>
        </w:r>
      </w:del>
      <w:r>
        <w:t>.</w:t>
      </w:r>
    </w:p>
    <w:p w14:paraId="5483C358" w14:textId="47835F6E" w:rsidR="00D629B2" w:rsidRDefault="001305DF">
      <w:pPr>
        <w:spacing w:before="240" w:after="240"/>
      </w:pPr>
      <w:r>
        <w:t xml:space="preserve">And the arithmetic </w:t>
      </w:r>
      <w:ins w:id="584" w:author="Clau Kegode" w:date="2026-07-10T08:42:00Z" w16du:dateUtc="2026-07-10T05:42:00Z">
        <w:r w:rsidR="006D6511">
          <w:t>reveal</w:t>
        </w:r>
      </w:ins>
      <w:del w:id="585" w:author="Clau Kegode" w:date="2026-07-10T08:42:00Z" w16du:dateUtc="2026-07-10T05:42:00Z">
        <w:r w:rsidDel="006D6511">
          <w:delText>teache</w:delText>
        </w:r>
      </w:del>
      <w:r>
        <w:t xml:space="preserve">s you something </w:t>
      </w:r>
      <w:ins w:id="586" w:author="Clau Kegode" w:date="2026-07-10T08:42:00Z" w16du:dateUtc="2026-07-10T05:42:00Z">
        <w:r w:rsidR="006D6511">
          <w:t>structural</w:t>
        </w:r>
      </w:ins>
      <w:del w:id="587" w:author="Clau Kegode" w:date="2026-07-10T08:42:00Z" w16du:dateUtc="2026-07-10T05:42:00Z">
        <w:r w:rsidDel="006D6511">
          <w:delText>archi</w:delText>
        </w:r>
      </w:del>
      <w:del w:id="588" w:author="Clau Kegode" w:date="2026-07-10T08:41:00Z" w16du:dateUtc="2026-07-10T05:41:00Z">
        <w:r w:rsidDel="006D6511">
          <w:delText>tectural</w:delText>
        </w:r>
      </w:del>
      <w:r>
        <w:t xml:space="preserve">: your expenses were built for two incomes. </w:t>
      </w:r>
      <w:ins w:id="589" w:author="Clau Kegode" w:date="2026-07-10T08:42:00Z" w16du:dateUtc="2026-07-10T05:42:00Z">
        <w:r w:rsidR="006D6511">
          <w:t xml:space="preserve">They were engineered for two. </w:t>
        </w:r>
      </w:ins>
      <w:r>
        <w:t>One income is not a smaller version of two incomes — it's a different building entirely, and you cannot renovate a building overnight. You can only manage the gap while you redraw the plans.</w:t>
      </w:r>
    </w:p>
    <w:p w14:paraId="5483C359" w14:textId="77777777" w:rsidR="00D629B2" w:rsidRDefault="001305DF">
      <w:pPr>
        <w:spacing w:before="240" w:after="240"/>
      </w:pPr>
      <w:r>
        <w:t xml:space="preserve">Month four, you take a consulting contract. $55 an hour, three days a week. It is not what you used to do, and you don't tell most people what it pays. You say you're </w:t>
      </w:r>
      <w:r>
        <w:rPr>
          <w:i/>
          <w:iCs/>
        </w:rPr>
        <w:t>doing consulting work</w:t>
      </w:r>
      <w:r>
        <w:t>, which is technically true. What's also true is that you once managed fourteen people, and now you're on a video call while someone half your age walks you through the company's project management software, and you smile, and you take notes, and you're genuinely good at taking them. That's both the comfort of it and the cruelty.</w:t>
      </w:r>
    </w:p>
    <w:p w14:paraId="5483C35A" w14:textId="77777777" w:rsidR="00D629B2" w:rsidRDefault="001305DF">
      <w:pPr>
        <w:spacing w:before="240" w:after="240"/>
      </w:pPr>
      <w:r>
        <w:t>Net worth: $188,000. You're eleven months from 52 and fifteen years from Social Security, with nine years left on the mortgage. One night you run the numbers on raiding the 401k early — the 10 percent penalty, the income tax stacked on top. Then you close the tab, hard, because the penalty isn't even the expensive part. Money pulled at 50 doesn't just cost the fee. It costs fifteen years of the compounding it would have done. That invisible number is the one that should terrify you, and once you actually calculate it, it does.</w:t>
      </w:r>
    </w:p>
    <w:p w14:paraId="5483C35B" w14:textId="1559507C" w:rsidR="00D629B2" w:rsidRDefault="001305DF">
      <w:pPr>
        <w:spacing w:before="240" w:after="240"/>
      </w:pPr>
      <w:r>
        <w:t xml:space="preserve">So you start tracking every dollar — not </w:t>
      </w:r>
      <w:ins w:id="590" w:author="Clau Kegode" w:date="2026-07-10T08:43:00Z" w16du:dateUtc="2026-07-10T05:43:00Z">
        <w:r w:rsidR="007055AA">
          <w:t>casually</w:t>
        </w:r>
      </w:ins>
      <w:del w:id="591" w:author="Clau Kegode" w:date="2026-07-10T08:43:00Z" w16du:dateUtc="2026-07-10T05:43:00Z">
        <w:r w:rsidDel="007055AA">
          <w:delText>loosel</w:delText>
        </w:r>
      </w:del>
      <w:del w:id="592" w:author="Clau Kegode" w:date="2026-07-10T08:42:00Z" w16du:dateUtc="2026-07-10T05:42:00Z">
        <w:r w:rsidDel="007055AA">
          <w:delText>y</w:delText>
        </w:r>
      </w:del>
      <w:r>
        <w:t xml:space="preserve">, </w:t>
      </w:r>
      <w:ins w:id="593" w:author="Clau Kegode" w:date="2026-07-10T08:43:00Z" w16du:dateUtc="2026-07-10T05:43:00Z">
        <w:r w:rsidR="007055AA">
          <w:t>methodically</w:t>
        </w:r>
      </w:ins>
      <w:del w:id="594" w:author="Clau Kegode" w:date="2026-07-10T08:43:00Z" w16du:dateUtc="2026-07-10T05:43:00Z">
        <w:r w:rsidDel="007055AA">
          <w:delText>obsessively</w:delText>
        </w:r>
      </w:del>
      <w:r>
        <w:t>, in a spreadsheet your spouse finds uncomfortable to glance at. You cancel the wine subscription. The gym you visited twice a month. The streaming service that existed for one show you finished in March. Not because you're broke. Because you need to see the real number — not the one that felt true when a salary arrived every two weeks. The one that's true now.</w:t>
      </w:r>
    </w:p>
    <w:p w14:paraId="5483C35C" w14:textId="77777777" w:rsidR="00D629B2" w:rsidRDefault="001305DF">
      <w:pPr>
        <w:spacing w:before="240" w:after="240"/>
      </w:pPr>
      <w:r>
        <w:t>The bleeding slows. Net worth steadies at $194,000. A second client signs. You're billing $6,800 a month — not $114,000 a year, but real, and yours, and structurally different in one way that matters: nobody can schedule a Thursday afternoon meeting and end it.</w:t>
      </w:r>
    </w:p>
    <w:p w14:paraId="5483C35D" w14:textId="77777777" w:rsidR="00D629B2" w:rsidRDefault="001305DF">
      <w:pPr>
        <w:spacing w:before="240" w:after="240"/>
      </w:pPr>
      <w:r>
        <w:t>Then you do something that surprises even you. You stop applying for jobs.</w:t>
      </w:r>
    </w:p>
    <w:p w14:paraId="5483C35E" w14:textId="77777777" w:rsidR="00D629B2" w:rsidRDefault="001305DF">
      <w:pPr>
        <w:spacing w:before="240" w:after="240"/>
      </w:pPr>
      <w:r>
        <w:t xml:space="preserve">Not out of defeat — out of arithmetic. You run it honestly: a full-time role at the salary you'd realistically be offered would net roughly what you're already building independently. Except the </w:t>
      </w:r>
      <w:r>
        <w:lastRenderedPageBreak/>
        <w:t>job comes bundled with a manager, a review cycle, and the standing knowledge that the thing that happened once can happen again, to the same person, in the same parking lot.</w:t>
      </w:r>
    </w:p>
    <w:p w14:paraId="5483C35F" w14:textId="77777777" w:rsidR="00D629B2" w:rsidRDefault="00570DF6">
      <w:r>
        <w:pict w14:anchorId="5483C58C">
          <v:rect id="_x0000_i1035" style="width:0;height:1.5pt" o:hralign="center" o:hrstd="t" o:hr="t" fillcolor="#a0a0a0" stroked="f"/>
        </w:pict>
      </w:r>
    </w:p>
    <w:p w14:paraId="5483C360" w14:textId="68E0CFC4" w:rsidR="00D629B2" w:rsidRDefault="001305DF">
      <w:pPr>
        <w:spacing w:before="240" w:after="240"/>
      </w:pPr>
      <w:r>
        <w:t xml:space="preserve">There's a story worth knowing here. In 1954, a milkshake-machine salesman in his fifties — a man with diabetes, arthritis, and a briefcase full </w:t>
      </w:r>
      <w:ins w:id="595" w:author="Clau Kegode" w:date="2026-07-10T08:45:00Z">
        <w:r w:rsidR="009D4FFF" w:rsidRPr="009D4FFF">
          <w:t>containing little more than determination</w:t>
        </w:r>
      </w:ins>
      <w:del w:id="596" w:author="Clau Kegode" w:date="2026-07-10T08:45:00Z" w16du:dateUtc="2026-07-10T05:45:00Z">
        <w:r w:rsidDel="009D4FFF">
          <w:delText xml:space="preserve">of nothing much </w:delText>
        </w:r>
      </w:del>
      <w:r>
        <w:t xml:space="preserve">— drove out to see a small hamburger stand in San Bernardino that had ordered an </w:t>
      </w:r>
      <w:ins w:id="597" w:author="Clau Kegode" w:date="2026-07-10T08:46:00Z">
        <w:r w:rsidR="005D1BA1" w:rsidRPr="005D1BA1">
          <w:t>extraordinary</w:t>
        </w:r>
      </w:ins>
      <w:del w:id="598" w:author="Clau Kegode" w:date="2026-07-10T08:46:00Z" w16du:dateUtc="2026-07-10T05:46:00Z">
        <w:r w:rsidDel="005D1BA1">
          <w:delText>improbable</w:delText>
        </w:r>
      </w:del>
      <w:r>
        <w:t xml:space="preserve"> number of his machines. His name was Ray Kroc, and the stand belonged to two brothers named McDonald. Everything the world now associates with that name was built by a man the job market of his day would have </w:t>
      </w:r>
      <w:ins w:id="599" w:author="Clau Kegode" w:date="2026-07-10T08:46:00Z">
        <w:r w:rsidR="005D1BA1" w:rsidRPr="005D1BA1">
          <w:t>quietly dismissed as being past his prime</w:t>
        </w:r>
      </w:ins>
      <w:del w:id="600" w:author="Clau Kegode" w:date="2026-07-10T08:46:00Z" w16du:dateUtc="2026-07-10T05:46:00Z">
        <w:r w:rsidDel="005D1BA1">
          <w:delText xml:space="preserve">filed under </w:delText>
        </w:r>
        <w:r w:rsidDel="005D1BA1">
          <w:rPr>
            <w:i/>
            <w:iCs/>
          </w:rPr>
          <w:delText>past his window</w:delText>
        </w:r>
      </w:del>
      <w:r>
        <w:t xml:space="preserve">. The point isn't that everyone becomes Kroc. The point is that the market's estimate of a 50-year-old and a 50-year-old's actual remaining capacity are two numbers that have </w:t>
      </w:r>
      <w:ins w:id="601" w:author="Clau Kegode" w:date="2026-07-10T08:46:00Z">
        <w:r w:rsidR="00816FD9" w:rsidRPr="00816FD9">
          <w:t>almost never truly aligned</w:t>
        </w:r>
      </w:ins>
      <w:del w:id="602" w:author="Clau Kegode" w:date="2026-07-10T08:46:00Z" w16du:dateUtc="2026-07-10T05:46:00Z">
        <w:r w:rsidDel="00816FD9">
          <w:delText>never once agreed</w:delText>
        </w:r>
      </w:del>
      <w:r>
        <w:t>.</w:t>
      </w:r>
    </w:p>
    <w:p w14:paraId="5483C361" w14:textId="7000E45C" w:rsidR="00D629B2" w:rsidRDefault="001305DF">
      <w:pPr>
        <w:spacing w:before="240" w:after="240"/>
      </w:pPr>
      <w:r>
        <w:t xml:space="preserve">At 51, your net worth is $211,000. Third client. Rate </w:t>
      </w:r>
      <w:ins w:id="603" w:author="Clau Kegode" w:date="2026-07-10T08:46:00Z" w16du:dateUtc="2026-07-10T05:46:00Z">
        <w:r w:rsidR="00816FD9">
          <w:t>increas</w:t>
        </w:r>
      </w:ins>
      <w:ins w:id="604" w:author="Clau Kegode" w:date="2026-07-10T08:47:00Z" w16du:dateUtc="2026-07-10T05:47:00Z">
        <w:r w:rsidR="00816FD9">
          <w:t>ed</w:t>
        </w:r>
      </w:ins>
      <w:del w:id="605" w:author="Clau Kegode" w:date="2026-07-10T08:46:00Z" w16du:dateUtc="2026-07-10T05:46:00Z">
        <w:r w:rsidDel="00816FD9">
          <w:delText>raised</w:delText>
        </w:r>
      </w:del>
      <w:r>
        <w:t xml:space="preserve"> to $90 an hour — you typed the new number into the proposal, h</w:t>
      </w:r>
      <w:ins w:id="606" w:author="Clau Kegode" w:date="2026-07-10T08:47:00Z" w16du:dateUtc="2026-07-10T05:47:00Z">
        <w:r w:rsidR="003F52EA">
          <w:t>esitated for a second</w:t>
        </w:r>
      </w:ins>
      <w:del w:id="607" w:author="Clau Kegode" w:date="2026-07-10T08:47:00Z" w16du:dateUtc="2026-07-10T05:47:00Z">
        <w:r w:rsidDel="00816FD9">
          <w:delText>overed</w:delText>
        </w:r>
      </w:del>
      <w:r>
        <w:t xml:space="preserve">, sent it, and nobody blinked. You work four days a week now, and the fifth day is yours. You use it to think. Not to refresh LinkedIn. To actually think about what you're building and where it </w:t>
      </w:r>
      <w:ins w:id="608" w:author="Clau Kegode" w:date="2026-07-10T08:47:00Z" w16du:dateUtc="2026-07-10T05:47:00Z">
        <w:r w:rsidR="003F52EA">
          <w:t>could lead</w:t>
        </w:r>
      </w:ins>
      <w:del w:id="609" w:author="Clau Kegode" w:date="2026-07-10T08:47:00Z" w16du:dateUtc="2026-07-10T05:47:00Z">
        <w:r w:rsidDel="003F52EA">
          <w:delText>goes</w:delText>
        </w:r>
      </w:del>
      <w:r>
        <w:t xml:space="preserve">. You haven't had a day like that in twenty years, and you hadn't known it was missing until it </w:t>
      </w:r>
      <w:ins w:id="610" w:author="Clau Kegode" w:date="2026-07-10T08:47:00Z" w16du:dateUtc="2026-07-10T05:47:00Z">
        <w:r w:rsidR="003F52EA">
          <w:t>finally appeared</w:t>
        </w:r>
      </w:ins>
      <w:del w:id="611" w:author="Clau Kegode" w:date="2026-07-10T08:47:00Z" w16du:dateUtc="2026-07-10T05:47:00Z">
        <w:r w:rsidDel="003F52EA">
          <w:delText>arrived</w:delText>
        </w:r>
      </w:del>
      <w:r>
        <w:t>.</w:t>
      </w:r>
    </w:p>
    <w:p w14:paraId="5483C362" w14:textId="6D0CB294" w:rsidR="00D629B2" w:rsidRDefault="001305DF">
      <w:pPr>
        <w:spacing w:before="240" w:after="240"/>
      </w:pPr>
      <w:r>
        <w:t xml:space="preserve">Because the job loss, it turns out, was only the event. The wound underneath it was the identity. For two decades you knew who you were because of the </w:t>
      </w:r>
      <w:ins w:id="612" w:author="Clau Kegode" w:date="2026-07-10T08:48:00Z" w16du:dateUtc="2026-07-10T05:48:00Z">
        <w:r w:rsidR="00175810">
          <w:t>place</w:t>
        </w:r>
      </w:ins>
      <w:del w:id="613" w:author="Clau Kegode" w:date="2026-07-10T08:47:00Z" w16du:dateUtc="2026-07-10T05:47:00Z">
        <w:r w:rsidDel="00175810">
          <w:delText>address</w:delText>
        </w:r>
      </w:del>
      <w:r>
        <w:t xml:space="preserve"> you drove to every morning. When the address vanished, the question became personal in a way no pay stub had prepared you for. And the people who recover fastest from this — you've met a few by now, traded stories over </w:t>
      </w:r>
      <w:ins w:id="614" w:author="Clau Kegode" w:date="2026-07-10T08:48:00Z" w16du:dateUtc="2026-07-10T05:48:00Z">
        <w:r w:rsidR="00175810">
          <w:t>forgettable</w:t>
        </w:r>
      </w:ins>
      <w:del w:id="615" w:author="Clau Kegode" w:date="2026-07-10T08:48:00Z" w16du:dateUtc="2026-07-10T05:48:00Z">
        <w:r w:rsidDel="00175810">
          <w:delText>bad</w:delText>
        </w:r>
      </w:del>
      <w:r>
        <w:t xml:space="preserve"> conference coffee — aren't the ones with the best resumes</w:t>
      </w:r>
      <w:ins w:id="616" w:author="Clau Kegode" w:date="2026-07-10T08:48:00Z" w16du:dateUtc="2026-07-10T05:48:00Z">
        <w:r w:rsidR="00175810">
          <w:t xml:space="preserve"> or credentials</w:t>
        </w:r>
      </w:ins>
      <w:r>
        <w:t>. They're the ones who answered the identity question early, and honestly.</w:t>
      </w:r>
    </w:p>
    <w:p w14:paraId="5483C363" w14:textId="75FE9326" w:rsidR="00D629B2" w:rsidRDefault="001305DF">
      <w:pPr>
        <w:spacing w:before="240" w:after="240"/>
        <w:rPr>
          <w:ins w:id="617" w:author="Clau Kegode" w:date="2026-07-10T08:49:00Z" w16du:dateUtc="2026-07-10T05:49:00Z"/>
        </w:rPr>
      </w:pPr>
      <w:r>
        <w:t>The 401k climbs back to $247,000 in fourteen months. You stopped withdrawing when the consulting stabilized; then you started refilling it, maxi</w:t>
      </w:r>
      <w:ins w:id="618" w:author="Clau Kegode" w:date="2026-07-10T08:48:00Z" w16du:dateUtc="2026-07-10T05:48:00Z">
        <w:r w:rsidR="003E7E68">
          <w:t>mizing</w:t>
        </w:r>
      </w:ins>
      <w:del w:id="619" w:author="Clau Kegode" w:date="2026-07-10T08:48:00Z" w16du:dateUtc="2026-07-10T05:48:00Z">
        <w:r w:rsidDel="003E7E68">
          <w:delText>ng</w:delText>
        </w:r>
      </w:del>
      <w:r>
        <w:t xml:space="preserve"> the over-50 catch-up contributions, feeding the account harder than you ever did with a salary — because every dollar in it now is working against a hard deadline, and you can feel the deadline the way you feel </w:t>
      </w:r>
      <w:ins w:id="620" w:author="Clau Kegode" w:date="2026-07-10T08:48:00Z">
        <w:r w:rsidR="003E7E68" w:rsidRPr="003E7E68">
          <w:t>a storm approaching through</w:t>
        </w:r>
      </w:ins>
      <w:del w:id="621" w:author="Clau Kegode" w:date="2026-07-10T08:48:00Z" w16du:dateUtc="2026-07-10T05:48:00Z">
        <w:r w:rsidDel="003E7E68">
          <w:delText xml:space="preserve">weather in </w:delText>
        </w:r>
      </w:del>
      <w:ins w:id="622" w:author="Clau Kegode" w:date="2026-07-10T08:49:00Z" w16du:dateUtc="2026-07-10T05:49:00Z">
        <w:r w:rsidR="003E7E68">
          <w:t xml:space="preserve"> </w:t>
        </w:r>
      </w:ins>
      <w:r>
        <w:t>an old knee.</w:t>
      </w:r>
    </w:p>
    <w:p w14:paraId="2510D71F" w14:textId="36E90E6D" w:rsidR="003E7E68" w:rsidRDefault="003E7E68">
      <w:pPr>
        <w:spacing w:before="240" w:after="240"/>
      </w:pPr>
      <w:ins w:id="623" w:author="Clau Kegode" w:date="2026-07-10T08:49:00Z">
        <w:r w:rsidRPr="003E7E68">
          <w:t>Starting over at this stage of life changes the relationship you have with time. You stop treating it as something guaranteed and start treating it as something valuable.</w:t>
        </w:r>
      </w:ins>
    </w:p>
    <w:p w14:paraId="5483C364" w14:textId="7FCFDA68" w:rsidR="00D629B2" w:rsidRDefault="001305DF">
      <w:pPr>
        <w:spacing w:before="240" w:after="240"/>
      </w:pPr>
      <w:r>
        <w:t xml:space="preserve">At 52: net worth $291,000. The practice billed $118,000 last year. You read that figure twice, because it's </w:t>
      </w:r>
      <w:ins w:id="624" w:author="Clau Kegode" w:date="2026-07-10T08:49:00Z">
        <w:r w:rsidR="003B27DD" w:rsidRPr="003B27DD">
          <w:t>higher</w:t>
        </w:r>
      </w:ins>
      <w:del w:id="625" w:author="Clau Kegode" w:date="2026-07-10T08:49:00Z" w16du:dateUtc="2026-07-10T05:49:00Z">
        <w:r w:rsidDel="003B27DD">
          <w:delText>more</w:delText>
        </w:r>
      </w:del>
      <w:r>
        <w:t xml:space="preserve"> than you earned as a Senior Director. More. With no boss, no badge, no laminated parking sign — the one with your name on it that somebody, presumably, has already </w:t>
      </w:r>
      <w:ins w:id="626" w:author="Clau Kegode" w:date="2026-07-10T08:49:00Z">
        <w:r w:rsidR="003B27DD" w:rsidRPr="003B27DD">
          <w:t>removed and replaced without hesitation</w:t>
        </w:r>
      </w:ins>
      <w:del w:id="627" w:author="Clau Kegode" w:date="2026-07-10T08:49:00Z" w16du:dateUtc="2026-07-10T05:49:00Z">
        <w:r w:rsidDel="003B27DD">
          <w:delText>peeled off and replaced</w:delText>
        </w:r>
      </w:del>
      <w:r>
        <w:t>.</w:t>
      </w:r>
    </w:p>
    <w:p w14:paraId="5483C365" w14:textId="4C4CA5A6" w:rsidR="00D629B2" w:rsidDel="002F4491" w:rsidRDefault="001305DF">
      <w:pPr>
        <w:spacing w:before="240" w:after="240"/>
        <w:rPr>
          <w:del w:id="628" w:author="Clau Kegode" w:date="2026-07-10T08:50:00Z" w16du:dateUtc="2026-07-10T05:50:00Z"/>
        </w:rPr>
      </w:pPr>
      <w:r>
        <w:t xml:space="preserve">The salary, you finally see, was a ceiling all along. You could never earn a dollar more than they'd agreed to pay you. The practice has no ceiling — only the size of the problems you're </w:t>
      </w:r>
      <w:r>
        <w:lastRenderedPageBreak/>
        <w:t>willing to solve and the number of people who have them. Different constraints</w:t>
      </w:r>
      <w:ins w:id="629" w:author="Clau Kegode" w:date="2026-07-10T08:50:00Z" w16du:dateUtc="2026-07-10T05:50:00Z">
        <w:r w:rsidR="002F4491" w:rsidRPr="002F4491">
          <w:t xml:space="preserve"> Different rules. Better constraints.</w:t>
        </w:r>
      </w:ins>
      <w:del w:id="630" w:author="Clau Kegode" w:date="2026-07-10T08:50:00Z" w16du:dateUtc="2026-07-10T05:50:00Z">
        <w:r w:rsidDel="002F4491">
          <w:delText>. Better constraints.</w:delText>
        </w:r>
      </w:del>
    </w:p>
    <w:p w14:paraId="5483C366" w14:textId="77777777" w:rsidR="00D629B2" w:rsidRDefault="00570DF6" w:rsidP="002F4491">
      <w:pPr>
        <w:spacing w:before="240" w:after="240"/>
      </w:pPr>
      <w:r>
        <w:pict w14:anchorId="5483C58D">
          <v:rect id="_x0000_i1036" style="width:0;height:1.5pt" o:hralign="center" o:hrstd="t" o:hr="t" fillcolor="#a0a0a0" stroked="f"/>
        </w:pict>
      </w:r>
    </w:p>
    <w:p w14:paraId="5483C367" w14:textId="4D1104C7" w:rsidR="00D629B2" w:rsidRDefault="001305DF">
      <w:pPr>
        <w:spacing w:before="240" w:after="240"/>
      </w:pPr>
      <w:r>
        <w:t xml:space="preserve">At 53, net worth $374,000, you hire a part-time assistant and take a full week off in October without opening your email once. Not once. You haven't done that since your honeymoon. Your spouse notices. Your kids notice. You notice something you still can't quite </w:t>
      </w:r>
      <w:del w:id="631" w:author="Clau Kegode" w:date="2026-07-10T09:11:00Z" w16du:dateUtc="2026-07-10T06:11:00Z">
        <w:r w:rsidDel="00893240">
          <w:delText xml:space="preserve">phrase </w:delText>
        </w:r>
      </w:del>
      <w:ins w:id="632" w:author="Clau Kegode" w:date="2026-07-10T09:11:00Z" w16du:dateUtc="2026-07-10T06:11:00Z">
        <w:r w:rsidR="00893240">
          <w:t>put i</w:t>
        </w:r>
      </w:ins>
      <w:ins w:id="633" w:author="Clau Kegode" w:date="2026-07-10T09:12:00Z" w16du:dateUtc="2026-07-10T06:12:00Z">
        <w:r w:rsidR="00893240">
          <w:t>nto words</w:t>
        </w:r>
      </w:ins>
      <w:ins w:id="634" w:author="Clau Kegode" w:date="2026-07-10T09:11:00Z" w16du:dateUtc="2026-07-10T06:11:00Z">
        <w:r w:rsidR="00893240">
          <w:t xml:space="preserve"> </w:t>
        </w:r>
      </w:ins>
      <w:r>
        <w:t xml:space="preserve">— something like finally being </w:t>
      </w:r>
      <w:ins w:id="635" w:author="Clau Kegode" w:date="2026-07-10T09:12:00Z" w16du:dateUtc="2026-07-10T06:12:00Z">
        <w:r w:rsidR="009B6E21">
          <w:rPr>
            <w:i/>
            <w:iCs/>
          </w:rPr>
          <w:t>present</w:t>
        </w:r>
      </w:ins>
      <w:del w:id="636" w:author="Clau Kegode" w:date="2026-07-10T09:12:00Z" w16du:dateUtc="2026-07-10T06:12:00Z">
        <w:r w:rsidDel="009B6E21">
          <w:rPr>
            <w:i/>
            <w:iCs/>
          </w:rPr>
          <w:delText>inside</w:delText>
        </w:r>
      </w:del>
      <w:r>
        <w:t xml:space="preserve"> your own life instead of </w:t>
      </w:r>
      <w:ins w:id="637" w:author="Clau Kegode" w:date="2026-07-10T09:12:00Z" w16du:dateUtc="2026-07-10T06:12:00Z">
        <w:r w:rsidR="009B6E21">
          <w:t>standing beside it</w:t>
        </w:r>
      </w:ins>
      <w:del w:id="638" w:author="Clau Kegode" w:date="2026-07-10T09:12:00Z" w16du:dateUtc="2026-07-10T06:12:00Z">
        <w:r w:rsidDel="009B6E21">
          <w:delText>adjacent to</w:delText>
        </w:r>
      </w:del>
      <w:r>
        <w:t xml:space="preserve"> </w:t>
      </w:r>
      <w:proofErr w:type="spellStart"/>
      <w:r>
        <w:t>it</w:t>
      </w:r>
      <w:proofErr w:type="spellEnd"/>
      <w:r>
        <w:t xml:space="preserve">. And somewhere in that week, the measuring stick quietly changes: you stop grading yourself against the career you lost and start </w:t>
      </w:r>
      <w:del w:id="639" w:author="Clau Kegode" w:date="2026-07-10T09:12:00Z" w16du:dateUtc="2026-07-10T06:12:00Z">
        <w:r w:rsidDel="009B6E21">
          <w:delText>grading against</w:delText>
        </w:r>
      </w:del>
      <w:ins w:id="640" w:author="Clau Kegode" w:date="2026-07-10T09:13:00Z" w16du:dateUtc="2026-07-10T06:13:00Z">
        <w:r w:rsidR="009B6E21">
          <w:t>measuring</w:t>
        </w:r>
      </w:ins>
      <w:ins w:id="641" w:author="Clau Kegode" w:date="2026-07-10T09:12:00Z" w16du:dateUtc="2026-07-10T06:12:00Z">
        <w:r w:rsidR="009B6E21">
          <w:t xml:space="preserve"> yo</w:t>
        </w:r>
      </w:ins>
      <w:ins w:id="642" w:author="Clau Kegode" w:date="2026-07-10T09:13:00Z" w16du:dateUtc="2026-07-10T06:13:00Z">
        <w:r w:rsidR="009B6E21">
          <w:t>urself by</w:t>
        </w:r>
      </w:ins>
      <w:r>
        <w:t xml:space="preserve"> the life you're actually living. Different measurements. Different results. For the first time since the parking lot, the results feel like </w:t>
      </w:r>
      <w:ins w:id="643" w:author="Clau Kegode" w:date="2026-07-10T09:14:00Z" w16du:dateUtc="2026-07-10T06:14:00Z">
        <w:r w:rsidR="008F2F99">
          <w:t>they belong to you</w:t>
        </w:r>
      </w:ins>
      <w:del w:id="644" w:author="Clau Kegode" w:date="2026-07-10T09:14:00Z" w16du:dateUtc="2026-07-10T06:14:00Z">
        <w:r w:rsidDel="00CD2293">
          <w:delText>yours</w:delText>
        </w:r>
      </w:del>
      <w:r>
        <w:t>.</w:t>
      </w:r>
    </w:p>
    <w:p w14:paraId="5483C368" w14:textId="09067109" w:rsidR="00D629B2" w:rsidRDefault="001305DF">
      <w:pPr>
        <w:spacing w:before="240" w:after="240"/>
      </w:pPr>
      <w:r>
        <w:t xml:space="preserve">At 55: $512,000. Two part-time employees. A retainer structure that pays whether or not you bill an hour. One client tries to hire you full-time; you decline — </w:t>
      </w:r>
      <w:ins w:id="645" w:author="Clau Kegode" w:date="2026-07-10T11:31:00Z">
        <w:r w:rsidR="00694536" w:rsidRPr="00694536">
          <w:t>calmly, deliberately,</w:t>
        </w:r>
      </w:ins>
      <w:del w:id="646" w:author="Clau Kegode" w:date="2026-07-10T11:31:00Z" w16du:dateUtc="2026-07-10T08:31:00Z">
        <w:r w:rsidDel="00694536">
          <w:delText>politely, specifically</w:delText>
        </w:r>
      </w:del>
      <w:r>
        <w:t>, with a counter-proposal that costs them more and takes less of your week. They accept in a day.</w:t>
      </w:r>
    </w:p>
    <w:p w14:paraId="5483C369" w14:textId="77ED51C8" w:rsidR="00D629B2" w:rsidRDefault="001305DF">
      <w:pPr>
        <w:spacing w:before="240" w:after="240"/>
      </w:pPr>
      <w:r>
        <w:t xml:space="preserve">At 58: $780,000. The math you do now </w:t>
      </w:r>
      <w:del w:id="647" w:author="Clau Kegode" w:date="2026-07-10T11:32:00Z" w16du:dateUtc="2026-07-10T08:32:00Z">
        <w:r w:rsidDel="004D7643">
          <w:delText>is long-horizon math</w:delText>
        </w:r>
      </w:del>
      <w:ins w:id="648" w:author="Clau Kegode" w:date="2026-07-10T11:32:00Z" w16du:dateUtc="2026-07-10T08:32:00Z">
        <w:r w:rsidR="004D7643">
          <w:t xml:space="preserve">is </w:t>
        </w:r>
      </w:ins>
      <w:ins w:id="649" w:author="Clau Kegode" w:date="2026-07-10T11:32:00Z">
        <w:r w:rsidR="004D7643" w:rsidRPr="004D7643">
          <w:t>measured in decades, not months</w:t>
        </w:r>
      </w:ins>
      <w:r>
        <w:t xml:space="preserve"> — what does this look like at 65, at 67, at 70 — and the answer keeps coming back the same way: you have options you did not have at 50. Not because the layoff </w:t>
      </w:r>
      <w:ins w:id="650" w:author="Clau Kegode" w:date="2026-07-10T11:32:00Z">
        <w:r w:rsidR="00744E88" w:rsidRPr="00744E88">
          <w:t>created</w:t>
        </w:r>
      </w:ins>
      <w:del w:id="651" w:author="Clau Kegode" w:date="2026-07-10T11:32:00Z" w16du:dateUtc="2026-07-10T08:32:00Z">
        <w:r w:rsidDel="00744E88">
          <w:delText>gave</w:delText>
        </w:r>
      </w:del>
      <w:r>
        <w:t xml:space="preserve"> them to you. Because the layoff </w:t>
      </w:r>
      <w:ins w:id="652" w:author="Clau Kegode" w:date="2026-07-10T11:33:00Z">
        <w:r w:rsidR="00744E88" w:rsidRPr="00744E88">
          <w:t>forced you to build what you had spent years postponing</w:t>
        </w:r>
      </w:ins>
      <w:del w:id="653" w:author="Clau Kegode" w:date="2026-07-10T11:33:00Z" w16du:dateUtc="2026-07-10T08:33:00Z">
        <w:r w:rsidDel="00744E88">
          <w:delText>left you no choice but to build them</w:delText>
        </w:r>
      </w:del>
      <w:r>
        <w:t>.</w:t>
      </w:r>
    </w:p>
    <w:p w14:paraId="5483C36A" w14:textId="69A1ABB8" w:rsidR="00D629B2" w:rsidRDefault="001305DF">
      <w:pPr>
        <w:spacing w:before="240" w:after="240"/>
      </w:pPr>
      <w:r>
        <w:t xml:space="preserve">Which is the truth </w:t>
      </w:r>
      <w:ins w:id="654" w:author="Clau Kegode" w:date="2026-07-10T11:33:00Z">
        <w:r w:rsidR="00BE1649" w:rsidRPr="00BE1649">
          <w:t>hidden beneath</w:t>
        </w:r>
      </w:ins>
      <w:ins w:id="655" w:author="Clau Kegode" w:date="2026-07-10T11:33:00Z" w16du:dateUtc="2026-07-10T08:33:00Z">
        <w:r w:rsidR="00BE1649">
          <w:t xml:space="preserve"> </w:t>
        </w:r>
      </w:ins>
      <w:del w:id="656" w:author="Clau Kegode" w:date="2026-07-10T11:33:00Z" w16du:dateUtc="2026-07-10T08:33:00Z">
        <w:r w:rsidDel="00BE1649">
          <w:delText xml:space="preserve">at the bottom of </w:delText>
        </w:r>
      </w:del>
      <w:r>
        <w:t xml:space="preserve">the whole thing. At 50, losing the job felt like losing the future. What you actually lost was one </w:t>
      </w:r>
      <w:r>
        <w:rPr>
          <w:i/>
          <w:iCs/>
        </w:rPr>
        <w:t>version</w:t>
      </w:r>
      <w:r>
        <w:t xml:space="preserve"> of the future — the version </w:t>
      </w:r>
      <w:ins w:id="657" w:author="Clau Kegode" w:date="2026-07-10T11:33:00Z" w16du:dateUtc="2026-07-10T08:33:00Z">
        <w:r w:rsidR="00BE1649" w:rsidRPr="00BE1649">
          <w:t>someone else had quietly written for you</w:t>
        </w:r>
      </w:ins>
      <w:del w:id="658" w:author="Clau Kegode" w:date="2026-07-10T11:33:00Z" w16du:dateUtc="2026-07-10T08:33:00Z">
        <w:r w:rsidDel="00BE1649">
          <w:delText>somebody else designed</w:delText>
        </w:r>
      </w:del>
      <w:r>
        <w:t xml:space="preserve">. The one with the badge and the review cycle and the permanent, unspoken possibility of another Tuesday morning, another parking lot, another cardboard box. You were allowed to mourn that version. You did. And then you built something the parking lot </w:t>
      </w:r>
      <w:ins w:id="659" w:author="Clau Kegode" w:date="2026-07-10T11:34:00Z">
        <w:r w:rsidR="00D25198" w:rsidRPr="00D25198">
          <w:t>could never take away</w:t>
        </w:r>
      </w:ins>
      <w:del w:id="660" w:author="Clau Kegode" w:date="2026-07-10T11:34:00Z" w16du:dateUtc="2026-07-10T08:34:00Z">
        <w:r w:rsidDel="00D25198">
          <w:delText>can't reach</w:delText>
        </w:r>
      </w:del>
      <w:r>
        <w:t>.</w:t>
      </w:r>
    </w:p>
    <w:p w14:paraId="60468466" w14:textId="29F28FF0" w:rsidR="004B2036" w:rsidRDefault="004B2036">
      <w:pPr>
        <w:spacing w:before="240" w:after="240"/>
        <w:rPr>
          <w:ins w:id="661" w:author="Clau Kegode" w:date="2026-07-10T11:34:00Z" w16du:dateUtc="2026-07-10T08:34:00Z"/>
        </w:rPr>
      </w:pPr>
      <w:ins w:id="662" w:author="Clau Kegode" w:date="2026-07-10T11:34:00Z">
        <w:r w:rsidRPr="004B2036">
          <w:t>The hardest endings are often the ones that remove the life you thought you were protecting and reveal the life you were capable of creating.</w:t>
        </w:r>
      </w:ins>
    </w:p>
    <w:p w14:paraId="5483C36B" w14:textId="2E26BBFB" w:rsidR="00D629B2" w:rsidRDefault="001305DF">
      <w:pPr>
        <w:spacing w:before="240" w:after="240"/>
      </w:pPr>
      <w:r>
        <w:t xml:space="preserve">You are 60 when the number crosses $1,100,000. It happens on a Thursday, </w:t>
      </w:r>
      <w:ins w:id="663" w:author="Clau Kegode" w:date="2026-07-10T11:35:00Z">
        <w:r w:rsidR="004B2036" w:rsidRPr="004B2036">
          <w:t>in the middle of an ordinary client call</w:t>
        </w:r>
      </w:ins>
      <w:del w:id="664" w:author="Clau Kegode" w:date="2026-07-10T11:35:00Z" w16du:dateUtc="2026-07-10T08:35:00Z">
        <w:r w:rsidDel="004B2036">
          <w:delText>mid-call with a client</w:delText>
        </w:r>
      </w:del>
      <w:r>
        <w:t xml:space="preserve"> — you glance at the brokerage during a hold, and there it is. You don't mention it. You finish the meeting, </w:t>
      </w:r>
      <w:ins w:id="665" w:author="Clau Kegode" w:date="2026-07-10T11:35:00Z" w16du:dateUtc="2026-07-10T08:35:00Z">
        <w:r w:rsidR="004B2036">
          <w:t>shutdown</w:t>
        </w:r>
      </w:ins>
      <w:del w:id="666" w:author="Clau Kegode" w:date="2026-07-10T11:35:00Z" w16du:dateUtc="2026-07-10T08:35:00Z">
        <w:r w:rsidDel="004B2036">
          <w:delText>close</w:delText>
        </w:r>
      </w:del>
      <w:r>
        <w:t xml:space="preserve"> the laptop, and sit at the kitchen table. The same table where you sat at 10:47 on a Tuesday morning ten years ago with a box, a </w:t>
      </w:r>
      <w:ins w:id="667" w:author="Clau Kegode" w:date="2026-07-10T11:35:00Z" w16du:dateUtc="2026-07-10T08:35:00Z">
        <w:r w:rsidR="004B2036">
          <w:t>forgotten</w:t>
        </w:r>
      </w:ins>
      <w:del w:id="668" w:author="Clau Kegode" w:date="2026-07-10T11:35:00Z" w16du:dateUtc="2026-07-10T08:35:00Z">
        <w:r w:rsidDel="004B2036">
          <w:delText>stale</w:delText>
        </w:r>
      </w:del>
      <w:r>
        <w:t xml:space="preserve"> profile, and $4,300 that wouldn't add up.</w:t>
      </w:r>
    </w:p>
    <w:p w14:paraId="5483C36C" w14:textId="6AC1398B" w:rsidR="00D629B2" w:rsidRDefault="001305DF">
      <w:pPr>
        <w:spacing w:before="240" w:after="240"/>
      </w:pPr>
      <w:r>
        <w:t xml:space="preserve">The thing that broke you open was never a strategy. It was a forced </w:t>
      </w:r>
      <w:ins w:id="669" w:author="Clau Kegode" w:date="2026-07-10T11:36:00Z" w16du:dateUtc="2026-07-10T08:36:00Z">
        <w:r w:rsidR="00206598">
          <w:t>encounter</w:t>
        </w:r>
      </w:ins>
      <w:del w:id="670" w:author="Clau Kegode" w:date="2026-07-10T11:36:00Z" w16du:dateUtc="2026-07-10T08:36:00Z">
        <w:r w:rsidDel="00206598">
          <w:delText>intr</w:delText>
        </w:r>
      </w:del>
      <w:del w:id="671" w:author="Clau Kegode" w:date="2026-07-10T11:35:00Z" w16du:dateUtc="2026-07-10T08:35:00Z">
        <w:r w:rsidDel="00206598">
          <w:delText>oduction</w:delText>
        </w:r>
      </w:del>
      <w:r>
        <w:t xml:space="preserve"> — to whoever you actually were once the title, the building, the salary, and the schedule were all s</w:t>
      </w:r>
      <w:ins w:id="672" w:author="Clau Kegode" w:date="2026-07-10T11:36:00Z" w16du:dateUtc="2026-07-10T08:36:00Z">
        <w:r w:rsidR="00206598">
          <w:t>trip</w:t>
        </w:r>
        <w:r w:rsidR="003C6F7F">
          <w:t>ped away</w:t>
        </w:r>
      </w:ins>
      <w:del w:id="673" w:author="Clau Kegode" w:date="2026-07-10T11:36:00Z" w16du:dateUtc="2026-07-10T08:36:00Z">
        <w:r w:rsidDel="00206598">
          <w:delText>ubtracted</w:delText>
        </w:r>
      </w:del>
      <w:r>
        <w:t xml:space="preserve">. Most people go their whole lives without meeting that person. You met yours because </w:t>
      </w:r>
      <w:ins w:id="674" w:author="Clau Kegode" w:date="2026-07-10T11:37:00Z" w16du:dateUtc="2026-07-10T08:37:00Z">
        <w:r w:rsidR="003C6F7F" w:rsidRPr="003C6F7F">
          <w:t>circumstance gave you</w:t>
        </w:r>
      </w:ins>
      <w:ins w:id="675" w:author="Clau Kegode" w:date="2026-07-10T20:18:00Z" w16du:dateUtc="2026-07-10T17:18:00Z">
        <w:r w:rsidR="00833DF7">
          <w:t xml:space="preserve"> </w:t>
        </w:r>
      </w:ins>
      <w:del w:id="676" w:author="Clau Kegode" w:date="2026-07-10T11:37:00Z" w16du:dateUtc="2026-07-10T08:37:00Z">
        <w:r w:rsidDel="003C6F7F">
          <w:delText xml:space="preserve">you had </w:delText>
        </w:r>
      </w:del>
      <w:r>
        <w:t>no choice.</w:t>
      </w:r>
    </w:p>
    <w:p w14:paraId="5483C36D" w14:textId="77777777" w:rsidR="00D629B2" w:rsidRDefault="001305DF">
      <w:pPr>
        <w:spacing w:before="240" w:after="240"/>
        <w:rPr>
          <w:ins w:id="677" w:author="Clau Kegode" w:date="2026-07-10T11:37:00Z" w16du:dateUtc="2026-07-10T08:37:00Z"/>
        </w:rPr>
      </w:pPr>
      <w:r>
        <w:lastRenderedPageBreak/>
        <w:t>The plant, by the way, survived.</w:t>
      </w:r>
    </w:p>
    <w:p w14:paraId="45E8FF88" w14:textId="27C406FB" w:rsidR="002C4996" w:rsidRDefault="002C4996">
      <w:pPr>
        <w:spacing w:before="240" w:after="240"/>
      </w:pPr>
      <w:ins w:id="678" w:author="Clau Kegode" w:date="2026-07-10T11:37:00Z">
        <w:r w:rsidRPr="002C4996">
          <w:t>Funny how the things you never planned to keep are sometimes the things that prove you endured.</w:t>
        </w:r>
      </w:ins>
    </w:p>
    <w:p w14:paraId="5483C36E" w14:textId="4472ECD8" w:rsidR="00D629B2" w:rsidRDefault="001305DF">
      <w:pPr>
        <w:spacing w:before="240" w:after="240"/>
      </w:pPr>
      <w:r>
        <w:t>It sits on the windowsill of the small office you rent now, next to a framed photo and a coffee mug from a client. It has outlived the company that laid you off — re</w:t>
      </w:r>
      <w:ins w:id="679" w:author="Clau Kegode" w:date="2026-07-10T11:37:00Z" w16du:dateUtc="2026-07-10T08:37:00Z">
        <w:r w:rsidR="002C4996">
          <w:t>organized</w:t>
        </w:r>
      </w:ins>
      <w:del w:id="680" w:author="Clau Kegode" w:date="2026-07-10T11:37:00Z" w16du:dateUtc="2026-07-10T08:37:00Z">
        <w:r w:rsidDel="002C4996">
          <w:delText>structured</w:delText>
        </w:r>
      </w:del>
      <w:r>
        <w:t xml:space="preserve"> again, absorbed, </w:t>
      </w:r>
      <w:ins w:id="681" w:author="Clau Kegode" w:date="2026-07-10T11:37:00Z" w16du:dateUtc="2026-07-10T08:37:00Z">
        <w:r w:rsidR="002C4996">
          <w:t xml:space="preserve">and </w:t>
        </w:r>
      </w:ins>
      <w:r>
        <w:t>renamed something with a lowercase letter in the middle. You still don't remember buying it. You've stopped trying to.</w:t>
      </w:r>
    </w:p>
    <w:p w14:paraId="5483C36F" w14:textId="77777777" w:rsidR="00D629B2" w:rsidRDefault="001305DF">
      <w:pPr>
        <w:spacing w:before="240" w:after="240"/>
      </w:pPr>
      <w:r>
        <w:t>It doesn't matter anymore where it came from.</w:t>
      </w:r>
    </w:p>
    <w:p w14:paraId="5483C370" w14:textId="77777777" w:rsidR="00D629B2" w:rsidRDefault="001305DF">
      <w:pPr>
        <w:spacing w:before="240" w:after="240"/>
      </w:pPr>
      <w:r>
        <w:t>It came with you.</w:t>
      </w:r>
    </w:p>
    <w:p w14:paraId="5483C371" w14:textId="77777777" w:rsidR="00D629B2" w:rsidRDefault="001305DF">
      <w:pPr>
        <w:pStyle w:val="Heading1"/>
        <w:keepNext w:val="0"/>
        <w:keepLines w:val="0"/>
        <w:spacing w:before="480"/>
        <w:rPr>
          <w:b/>
          <w:bCs/>
          <w:sz w:val="46"/>
          <w:szCs w:val="46"/>
        </w:rPr>
      </w:pPr>
      <w:bookmarkStart w:id="682" w:name="_by52c87282kf" w:colFirst="0" w:colLast="0"/>
      <w:bookmarkEnd w:id="682"/>
      <w:r>
        <w:rPr>
          <w:b/>
          <w:bCs/>
          <w:sz w:val="46"/>
          <w:szCs w:val="46"/>
        </w:rPr>
        <w:t>POV: You Never Ask for a Raise</w:t>
      </w:r>
    </w:p>
    <w:p w14:paraId="5483C372" w14:textId="52667137" w:rsidR="00D629B2" w:rsidRDefault="001305DF">
      <w:pPr>
        <w:spacing w:before="240" w:after="240"/>
      </w:pPr>
      <w:r>
        <w:t xml:space="preserve">$54,000. That's the number on the offer letter. You read it three times, and something </w:t>
      </w:r>
      <w:ins w:id="683" w:author="Clau Kegode" w:date="2026-07-10T11:38:00Z" w16du:dateUtc="2026-07-10T08:38:00Z">
        <w:r w:rsidR="003C3368">
          <w:t>loosens</w:t>
        </w:r>
      </w:ins>
      <w:del w:id="684" w:author="Clau Kegode" w:date="2026-07-10T11:38:00Z" w16du:dateUtc="2026-07-10T08:38:00Z">
        <w:r w:rsidDel="003C3368">
          <w:delText>flutters</w:delText>
        </w:r>
      </w:del>
      <w:r>
        <w:t xml:space="preserve"> in your chest — relief, maybe. Gratitude, definitely. You sign it the same afternoon.</w:t>
      </w:r>
    </w:p>
    <w:p w14:paraId="5483C373" w14:textId="793A7CA7" w:rsidR="00D629B2" w:rsidRDefault="001305DF">
      <w:pPr>
        <w:spacing w:before="240" w:after="240"/>
      </w:pPr>
      <w:r>
        <w:t>You don't ask for more. It doesn't occur to you that asking is</w:t>
      </w:r>
      <w:ins w:id="685" w:author="Clau Kegode" w:date="2026-07-10T11:39:00Z" w16du:dateUtc="2026-07-10T08:39:00Z">
        <w:r w:rsidR="002E2834">
          <w:t xml:space="preserve"> something</w:t>
        </w:r>
      </w:ins>
      <w:r>
        <w:t xml:space="preserve"> </w:t>
      </w:r>
      <w:ins w:id="686" w:author="Clau Kegode" w:date="2026-07-10T11:39:00Z">
        <w:r w:rsidR="002E2834" w:rsidRPr="002E2834">
          <w:t>within your control</w:t>
        </w:r>
      </w:ins>
      <w:del w:id="687" w:author="Clau Kegode" w:date="2026-07-10T11:39:00Z" w16du:dateUtc="2026-07-10T08:39:00Z">
        <w:r w:rsidDel="002E2834">
          <w:delText>a thing people do</w:delText>
        </w:r>
      </w:del>
      <w:r>
        <w:t xml:space="preserve">. You are 24 years old, and someone just told you what you're worth, and you believed them instantly, completely, the way you believe a doctor or a </w:t>
      </w:r>
      <w:del w:id="688" w:author="Clau Kegode" w:date="2026-07-10T20:17:00Z" w16du:dateUtc="2026-07-10T17:17:00Z">
        <w:r w:rsidDel="00833DF7">
          <w:delText>map</w:delText>
        </w:r>
      </w:del>
      <w:ins w:id="689" w:author="Clau Kegode" w:date="2026-07-10T20:17:00Z" w16du:dateUtc="2026-07-10T17:17:00Z">
        <w:r w:rsidR="00833DF7">
          <w:t>map</w:t>
        </w:r>
        <w:r w:rsidR="00833DF7" w:rsidRPr="00456282">
          <w:t xml:space="preserve"> when</w:t>
        </w:r>
      </w:ins>
      <w:ins w:id="690" w:author="Clau Kegode" w:date="2026-07-10T11:39:00Z">
        <w:r w:rsidR="00456282" w:rsidRPr="00456282">
          <w:t xml:space="preserve"> you assume they know the terrain better than you do</w:t>
        </w:r>
      </w:ins>
      <w:r>
        <w:t>.</w:t>
      </w:r>
    </w:p>
    <w:p w14:paraId="5483C374" w14:textId="71DA0364" w:rsidR="00D629B2" w:rsidRDefault="001305DF">
      <w:pPr>
        <w:spacing w:before="240" w:after="240"/>
      </w:pPr>
      <w:r>
        <w:t xml:space="preserve">You start on a Monday in shoes bought the week before. You're early. You're always early. You take notes in meetings where nobody else takes notes. You stay late on Thursdays. You come in one Saturday, then a second, and then </w:t>
      </w:r>
      <w:ins w:id="691" w:author="Clau Kegode" w:date="2026-07-10T11:39:00Z" w16du:dateUtc="2026-07-10T08:39:00Z">
        <w:r w:rsidR="00456282">
          <w:t xml:space="preserve">eventually </w:t>
        </w:r>
      </w:ins>
      <w:r>
        <w:t xml:space="preserve">it's just a thing you do. Your manager notices — you can tell she notices — and she says things like </w:t>
      </w:r>
      <w:r>
        <w:rPr>
          <w:i/>
          <w:iCs/>
        </w:rPr>
        <w:t>I don't know what we'd do without you</w:t>
      </w:r>
      <w:r>
        <w:t xml:space="preserve"> and </w:t>
      </w:r>
      <w:r>
        <w:rPr>
          <w:i/>
          <w:iCs/>
        </w:rPr>
        <w:t>you're really making an impact here</w:t>
      </w:r>
      <w:r>
        <w:t xml:space="preserve">, and you hold those sentences carefully, </w:t>
      </w:r>
      <w:ins w:id="692" w:author="Clau Kegode" w:date="2026-07-10T11:40:00Z" w16du:dateUtc="2026-07-10T08:40:00Z">
        <w:r w:rsidR="00456282">
          <w:t xml:space="preserve">store them away </w:t>
        </w:r>
      </w:ins>
      <w:r>
        <w:t>and replay them on the commute, and let them mean something.</w:t>
      </w:r>
    </w:p>
    <w:p w14:paraId="5483C375" w14:textId="77777777" w:rsidR="00D629B2" w:rsidRDefault="001305DF">
      <w:pPr>
        <w:spacing w:before="240" w:after="240"/>
      </w:pPr>
      <w:r>
        <w:t>Then January arrives. Review season. Your heart does something complicated on the morning of the meeting, and yet you prepare nothing — no market data, no number, no ask. She tells you you're doing great. She tells you the increase is three percent. You say thank you. You walk back to your desk and open the laptop, and only then do the math: three percent of $54,000 is $1,620 a year, before tax. About a hundred and eight dollars a month. You tell yourself this is how it works. You tell yourself next year will be different.</w:t>
      </w:r>
    </w:p>
    <w:p w14:paraId="5483C376" w14:textId="3BA3198E" w:rsidR="00D629B2" w:rsidRDefault="001305DF">
      <w:pPr>
        <w:spacing w:before="240" w:after="240"/>
      </w:pPr>
      <w:r>
        <w:t xml:space="preserve">It won't be. Not because of her. Because of the </w:t>
      </w:r>
      <w:ins w:id="693" w:author="Clau Kegode" w:date="2026-07-10T11:40:00Z">
        <w:r w:rsidR="007B0BDD" w:rsidRPr="007B0BDD">
          <w:t>space you left empty</w:t>
        </w:r>
      </w:ins>
      <w:del w:id="694" w:author="Clau Kegode" w:date="2026-07-10T11:40:00Z" w16du:dateUtc="2026-07-10T08:40:00Z">
        <w:r w:rsidDel="007B0BDD">
          <w:delText>silence</w:delText>
        </w:r>
      </w:del>
      <w:r>
        <w:t>.</w:t>
      </w:r>
    </w:p>
    <w:p w14:paraId="5483C377" w14:textId="77777777" w:rsidR="00D629B2" w:rsidRDefault="001305DF">
      <w:pPr>
        <w:spacing w:before="240" w:after="240"/>
        <w:rPr>
          <w:ins w:id="695" w:author="Clau Kegode" w:date="2026-07-10T11:40:00Z" w16du:dateUtc="2026-07-10T08:40:00Z"/>
        </w:rPr>
      </w:pPr>
      <w:r>
        <w:t xml:space="preserve">Here is the thing about silence that no one explains at 24: it isn't humility. It's a financial decision — and like every financial decision, it compounds. Every year you don't ask, the base you're not </w:t>
      </w:r>
      <w:r>
        <w:lastRenderedPageBreak/>
        <w:t>asking from grows slightly, which means the amount quietly leaving through the gap grows slightly too. Silence has an interest rate. It just never sends a statement.</w:t>
      </w:r>
    </w:p>
    <w:p w14:paraId="215CCAF0" w14:textId="3D916AB8" w:rsidR="007B0BDD" w:rsidRDefault="007B0BDD">
      <w:pPr>
        <w:spacing w:before="240" w:after="240"/>
      </w:pPr>
      <w:ins w:id="696" w:author="Clau Kegode" w:date="2026-07-10T11:40:00Z">
        <w:r w:rsidRPr="007B0BDD">
          <w:t>The most expensive decisions are often the ones that look like patience because nobody can immediately see what they cost.</w:t>
        </w:r>
      </w:ins>
    </w:p>
    <w:p w14:paraId="5483C378" w14:textId="77777777" w:rsidR="00D629B2" w:rsidRDefault="00570DF6">
      <w:r>
        <w:pict w14:anchorId="5483C58E">
          <v:rect id="_x0000_i1037" style="width:0;height:1.5pt" o:hralign="center" o:hrstd="t" o:hr="t" fillcolor="#a0a0a0" stroked="f"/>
        </w:pict>
      </w:r>
    </w:p>
    <w:p w14:paraId="5483C379" w14:textId="3020270E" w:rsidR="00D629B2" w:rsidRDefault="001305DF">
      <w:pPr>
        <w:spacing w:before="240" w:after="240"/>
      </w:pPr>
      <w:r>
        <w:t xml:space="preserve">Next year: another three percent. The year after: another. You are 26 now with a net worth of $11,000, most of it carved out of </w:t>
      </w:r>
      <w:ins w:id="697" w:author="Clau Kegode" w:date="2026-07-10T11:41:00Z">
        <w:r w:rsidR="00AD4867" w:rsidRPr="00AD4867">
          <w:t>discipline and restraint rather than meaningful income growth</w:t>
        </w:r>
      </w:ins>
      <w:del w:id="698" w:author="Clau Kegode" w:date="2026-07-10T11:41:00Z" w16du:dateUtc="2026-07-10T08:41:00Z">
        <w:r w:rsidDel="00AD4867">
          <w:delText>careful living rather than earning</w:delText>
        </w:r>
      </w:del>
      <w:r>
        <w:t xml:space="preserve">. You tell yourself you're being responsible. You are. But </w:t>
      </w:r>
      <w:r>
        <w:rPr>
          <w:i/>
          <w:iCs/>
        </w:rPr>
        <w:t>responsible</w:t>
      </w:r>
      <w:r>
        <w:t xml:space="preserve"> and </w:t>
      </w:r>
      <w:r>
        <w:rPr>
          <w:i/>
          <w:iCs/>
        </w:rPr>
        <w:t>underpaid</w:t>
      </w:r>
      <w:r>
        <w:t xml:space="preserve"> aren't opposites. They coexist comfortably in the same body — yours, currently.</w:t>
      </w:r>
    </w:p>
    <w:p w14:paraId="5483C37A" w14:textId="6BAC82F3" w:rsidR="00D629B2" w:rsidRDefault="001305DF">
      <w:pPr>
        <w:spacing w:before="240" w:after="240"/>
      </w:pPr>
      <w:r>
        <w:t xml:space="preserve">One night you end up on Glassdoor by accident, looking for something else, and there it is: the median salary for your exact role at comparable companies. $67,000. You are making $57,400. The gap is $9,600 a year. For the same job. Same city. </w:t>
      </w:r>
      <w:ins w:id="699" w:author="Clau Kegode" w:date="2026-07-10T11:43:00Z">
        <w:r w:rsidR="006425BF" w:rsidRPr="006425BF">
          <w:t xml:space="preserve">Different employer, different price </w:t>
        </w:r>
      </w:ins>
      <w:del w:id="700" w:author="Clau Kegode" w:date="2026-07-10T20:17:00Z" w16du:dateUtc="2026-07-10T17:17:00Z">
        <w:r w:rsidDel="00833DF7">
          <w:delText>You</w:delText>
        </w:r>
      </w:del>
      <w:ins w:id="701" w:author="Clau Kegode" w:date="2026-07-10T20:17:00Z" w16du:dateUtc="2026-07-10T17:17:00Z">
        <w:r w:rsidR="00833DF7" w:rsidRPr="006425BF">
          <w:t>tag.</w:t>
        </w:r>
        <w:r w:rsidR="00833DF7">
          <w:t xml:space="preserve"> You</w:t>
        </w:r>
      </w:ins>
      <w:r>
        <w:t xml:space="preserve"> close the tab. You open it again. You close it again.</w:t>
      </w:r>
    </w:p>
    <w:p w14:paraId="5483C37B" w14:textId="4C13732B" w:rsidR="00D629B2" w:rsidRDefault="001305DF">
      <w:pPr>
        <w:spacing w:before="240" w:after="240"/>
      </w:pPr>
      <w:r>
        <w:t xml:space="preserve">You don't </w:t>
      </w:r>
      <w:ins w:id="702" w:author="Clau Kegode" w:date="2026-07-10T11:45:00Z" w16du:dateUtc="2026-07-10T08:45:00Z">
        <w:r w:rsidR="00A70C95">
          <w:t>act on</w:t>
        </w:r>
      </w:ins>
      <w:del w:id="703" w:author="Clau Kegode" w:date="2026-07-10T11:45:00Z" w16du:dateUtc="2026-07-10T08:45:00Z">
        <w:r w:rsidDel="00A70C95">
          <w:delText>do anything with</w:delText>
        </w:r>
      </w:del>
      <w:r>
        <w:t xml:space="preserve"> the information. You just carry it, the way you'd carry a stone in a coat pocket — present at all times,</w:t>
      </w:r>
      <w:ins w:id="704" w:author="Clau Kegode" w:date="2026-07-10T11:46:00Z" w16du:dateUtc="2026-07-10T08:46:00Z">
        <w:r w:rsidR="00A70C95">
          <w:t xml:space="preserve"> quietly</w:t>
        </w:r>
      </w:ins>
      <w:r>
        <w:t xml:space="preserve"> acknowledged never.</w:t>
      </w:r>
    </w:p>
    <w:p w14:paraId="5483C37C" w14:textId="097EA28D" w:rsidR="00D629B2" w:rsidRDefault="001305DF">
      <w:pPr>
        <w:spacing w:before="240" w:after="240"/>
      </w:pPr>
      <w:r>
        <w:t xml:space="preserve">Because knowing you're underpaid and acting on it are two different countries, and the border between them is where most people </w:t>
      </w:r>
      <w:proofErr w:type="spellStart"/>
      <w:ins w:id="705" w:author="Clau Kegode" w:date="2026-07-10T11:46:00Z">
        <w:r w:rsidR="00145435" w:rsidRPr="00145435">
          <w:t>remain</w:t>
        </w:r>
      </w:ins>
      <w:del w:id="706" w:author="Clau Kegode" w:date="2026-07-10T11:46:00Z" w16du:dateUtc="2026-07-10T08:46:00Z">
        <w:r w:rsidDel="00145435">
          <w:delText xml:space="preserve">live for </w:delText>
        </w:r>
      </w:del>
      <w:r>
        <w:t>years</w:t>
      </w:r>
      <w:proofErr w:type="spellEnd"/>
      <w:r>
        <w:t xml:space="preserve">. You know the number. You know the gap. Knowing changes nothing </w:t>
      </w:r>
      <w:ins w:id="707" w:author="Clau Kegode" w:date="2026-07-10T11:46:00Z">
        <w:r w:rsidR="00145435" w:rsidRPr="00145435">
          <w:t>on its own</w:t>
        </w:r>
      </w:ins>
      <w:del w:id="708" w:author="Clau Kegode" w:date="2026-07-10T11:46:00Z" w16du:dateUtc="2026-07-10T08:46:00Z">
        <w:r w:rsidDel="00145435">
          <w:delText>by itself</w:delText>
        </w:r>
      </w:del>
      <w:r>
        <w:t>.</w:t>
      </w:r>
    </w:p>
    <w:p w14:paraId="5483C37D" w14:textId="3DE16E2D" w:rsidR="00D629B2" w:rsidRDefault="001305DF">
      <w:pPr>
        <w:spacing w:before="240" w:after="240"/>
      </w:pPr>
      <w:r>
        <w:t xml:space="preserve">At 28, net worth $19,000, you're at a bar when a friend mentions — casually, mid-story, the way people mention parking spots — that he got promoted and negotiated a $14,000 raise in a single conversation. He just walked in and said the number. A number </w:t>
      </w:r>
      <w:ins w:id="709" w:author="Clau Kegode" w:date="2026-07-10T11:46:00Z">
        <w:r w:rsidR="00145435" w:rsidRPr="00145435">
          <w:rPr>
            <w:i/>
            <w:iCs/>
          </w:rPr>
          <w:t>larger</w:t>
        </w:r>
      </w:ins>
      <w:ins w:id="710" w:author="Clau Kegode" w:date="2026-07-10T11:46:00Z" w16du:dateUtc="2026-07-10T08:46:00Z">
        <w:r w:rsidR="00145435">
          <w:rPr>
            <w:i/>
            <w:iCs/>
          </w:rPr>
          <w:t xml:space="preserve"> </w:t>
        </w:r>
      </w:ins>
      <w:del w:id="711" w:author="Clau Kegode" w:date="2026-07-10T11:46:00Z" w16du:dateUtc="2026-07-10T08:46:00Z">
        <w:r w:rsidDel="00145435">
          <w:rPr>
            <w:i/>
            <w:iCs/>
          </w:rPr>
          <w:delText>higher</w:delText>
        </w:r>
        <w:r w:rsidDel="00145435">
          <w:delText xml:space="preserve"> </w:delText>
        </w:r>
      </w:del>
      <w:r>
        <w:t>than what he had. Out loud. To a person's face.</w:t>
      </w:r>
    </w:p>
    <w:p w14:paraId="5483C37E" w14:textId="31C30C75" w:rsidR="00D629B2" w:rsidRDefault="001305DF">
      <w:pPr>
        <w:spacing w:before="240" w:after="240"/>
      </w:pPr>
      <w:r>
        <w:t xml:space="preserve">You feel something you'd rather not </w:t>
      </w:r>
      <w:ins w:id="712" w:author="Clau Kegode" w:date="2026-07-10T11:46:00Z" w16du:dateUtc="2026-07-10T08:46:00Z">
        <w:r w:rsidR="0075491F">
          <w:t>admi</w:t>
        </w:r>
      </w:ins>
      <w:ins w:id="713" w:author="Clau Kegode" w:date="2026-07-10T11:47:00Z" w16du:dateUtc="2026-07-10T08:47:00Z">
        <w:r w:rsidR="0075491F">
          <w:t>t</w:t>
        </w:r>
      </w:ins>
      <w:del w:id="714" w:author="Clau Kegode" w:date="2026-07-10T11:46:00Z" w16du:dateUtc="2026-07-10T08:46:00Z">
        <w:r w:rsidDel="0075491F">
          <w:delText>name</w:delText>
        </w:r>
      </w:del>
      <w:r>
        <w:t>. Not jealousy, exactly. Something</w:t>
      </w:r>
      <w:ins w:id="715" w:author="Clau Kegode" w:date="2026-07-10T11:47:00Z" w16du:dateUtc="2026-07-10T08:47:00Z">
        <w:r w:rsidR="0075491F">
          <w:t xml:space="preserve"> heavier,</w:t>
        </w:r>
      </w:ins>
      <w:r>
        <w:t xml:space="preserve"> quieter, closer to grief. Because you're good at your job — probably better at yours than he is at his — and yet something in you</w:t>
      </w:r>
      <w:ins w:id="716" w:author="Clau Kegode" w:date="2026-07-10T11:48:00Z" w16du:dateUtc="2026-07-10T08:48:00Z">
        <w:r w:rsidR="00A00A83">
          <w:t xml:space="preserve"> retreats</w:t>
        </w:r>
      </w:ins>
      <w:del w:id="717" w:author="Clau Kegode" w:date="2026-07-10T11:47:00Z" w16du:dateUtc="2026-07-10T08:47:00Z">
        <w:r w:rsidDel="0075491F">
          <w:delText xml:space="preserve"> shuts down</w:delText>
        </w:r>
      </w:del>
      <w:r>
        <w:t xml:space="preserve"> every time you get near that conversation. You rehearse it in the shower. You rehearse it on the commute. You walk into the building and a switch flips and it becomes</w:t>
      </w:r>
      <w:ins w:id="718" w:author="Clau Kegode" w:date="2026-07-10T11:48:00Z" w16du:dateUtc="2026-07-10T08:48:00Z">
        <w:r w:rsidR="00A00A83">
          <w:t xml:space="preserve"> never</w:t>
        </w:r>
      </w:ins>
      <w:del w:id="719" w:author="Clau Kegode" w:date="2026-07-10T11:48:00Z" w16du:dateUtc="2026-07-10T08:48:00Z">
        <w:r w:rsidDel="00A00A83">
          <w:delText xml:space="preserve"> not</w:delText>
        </w:r>
      </w:del>
      <w:r>
        <w:t xml:space="preserve"> the right time. The company's going through changes. Your manager seems stressed. The quarter was s</w:t>
      </w:r>
      <w:ins w:id="720" w:author="Clau Kegode" w:date="2026-07-10T11:48:00Z" w16du:dateUtc="2026-07-10T08:48:00Z">
        <w:r w:rsidR="00A00A83">
          <w:t>lower</w:t>
        </w:r>
      </w:ins>
      <w:del w:id="721" w:author="Clau Kegode" w:date="2026-07-10T11:48:00Z" w16du:dateUtc="2026-07-10T08:48:00Z">
        <w:r w:rsidDel="00A00A83">
          <w:delText>oft</w:delText>
        </w:r>
      </w:del>
      <w:r>
        <w:t>. There is always, reliably, a reason it's not the right time.</w:t>
      </w:r>
    </w:p>
    <w:p w14:paraId="5483C37F" w14:textId="7DD44F5C" w:rsidR="00D629B2" w:rsidRDefault="001305DF">
      <w:pPr>
        <w:spacing w:before="240" w:after="240"/>
      </w:pPr>
      <w:r>
        <w:t>Here's what's happening on the other side of the wall while you wait: the company isn't waiting. While you're deciding whether to ask, your employer has already decided how little it takes to keep you. The budget for your raise exists before you ever walk in. The only open question is how much of it you claim — and unclaimed budget doesn't sit there feeling guilty. It gets re</w:t>
      </w:r>
      <w:ins w:id="722" w:author="Clau Kegode" w:date="2026-07-10T11:48:00Z" w16du:dateUtc="2026-07-10T08:48:00Z">
        <w:r w:rsidR="00A00A83">
          <w:t>directed</w:t>
        </w:r>
      </w:ins>
      <w:del w:id="723" w:author="Clau Kegode" w:date="2026-07-10T11:48:00Z" w16du:dateUtc="2026-07-10T08:48:00Z">
        <w:r w:rsidDel="00A00A83">
          <w:delText>allocated</w:delText>
        </w:r>
      </w:del>
      <w:r>
        <w:t>.</w:t>
      </w:r>
    </w:p>
    <w:p w14:paraId="5483C380" w14:textId="77777777" w:rsidR="00D629B2" w:rsidRDefault="00570DF6">
      <w:r>
        <w:pict w14:anchorId="5483C58F">
          <v:rect id="_x0000_i1038" style="width:0;height:1.5pt" o:hralign="center" o:hrstd="t" o:hr="t" fillcolor="#a0a0a0" stroked="f"/>
        </w:pict>
      </w:r>
    </w:p>
    <w:p w14:paraId="5483C381" w14:textId="0303E68E" w:rsidR="00D629B2" w:rsidRDefault="001305DF">
      <w:pPr>
        <w:spacing w:before="240" w:after="240"/>
      </w:pPr>
      <w:r>
        <w:lastRenderedPageBreak/>
        <w:t xml:space="preserve">In the 1990s, an economist at Carnegie Mellon named Linda Babcock got a visit from a group of female graduate students with a grievance: the male students were teaching their own courses, while the women were stuck as teaching assistants. Babcock took it to the dean. The dean's answer was almost comically simple: </w:t>
      </w:r>
      <w:r>
        <w:rPr>
          <w:i/>
          <w:iCs/>
        </w:rPr>
        <w:t>the men asked.</w:t>
      </w:r>
      <w:r>
        <w:t xml:space="preserve"> That </w:t>
      </w:r>
      <w:del w:id="724" w:author="Clau Kegode" w:date="2026-07-10T11:49:00Z" w16du:dateUtc="2026-07-10T08:49:00Z">
        <w:r w:rsidDel="002C6EE7">
          <w:delText>throwaway</w:delText>
        </w:r>
      </w:del>
      <w:ins w:id="725" w:author="Clau Kegode" w:date="2026-07-10T11:49:00Z" w16du:dateUtc="2026-07-10T08:49:00Z">
        <w:r w:rsidR="002C6EE7">
          <w:t>single</w:t>
        </w:r>
      </w:ins>
      <w:r>
        <w:t xml:space="preserve"> sentence launched years of research into who negotiates and who doesn't — and one of its most quoted findings is that professionals who fail to negotiate at key career moments leave between one and one and a half million dollars on the table over a lifetime. Not hypothetically. Actual dollars that existed, that were budgeted, and that went somewhere else.</w:t>
      </w:r>
    </w:p>
    <w:p w14:paraId="5483C382" w14:textId="1498CCE5" w:rsidR="00D629B2" w:rsidRDefault="001305DF">
      <w:pPr>
        <w:spacing w:before="240" w:after="240"/>
        <w:rPr>
          <w:ins w:id="726" w:author="Clau Kegode" w:date="2026-07-10T11:49:00Z" w16du:dateUtc="2026-07-10T08:49:00Z"/>
        </w:rPr>
      </w:pPr>
      <w:r>
        <w:t xml:space="preserve">You are 30 when your version of that moment arrives. A promotion — finally. Senior title, expanded scope, two direct reports. The raise attached to it is six percent, and you're so grateful for the </w:t>
      </w:r>
      <w:r>
        <w:rPr>
          <w:i/>
          <w:iCs/>
        </w:rPr>
        <w:t>promotion</w:t>
      </w:r>
      <w:r>
        <w:t xml:space="preserve"> that negotiating the </w:t>
      </w:r>
      <w:r>
        <w:rPr>
          <w:i/>
          <w:iCs/>
        </w:rPr>
        <w:t>raise</w:t>
      </w:r>
      <w:r>
        <w:t xml:space="preserve"> never crosses your mind. Six percent of $61,000 is $3,660. New accountability, new team, new hours — and you took $3,660 and said thank you, and </w:t>
      </w:r>
      <w:ins w:id="727" w:author="Clau Kegode" w:date="2026-07-10T11:49:00Z" w16du:dateUtc="2026-07-10T08:49:00Z">
        <w:r w:rsidR="00A5732C">
          <w:t xml:space="preserve">actually </w:t>
        </w:r>
      </w:ins>
      <w:r>
        <w:t>meant it.</w:t>
      </w:r>
    </w:p>
    <w:p w14:paraId="2E182428" w14:textId="2ADFAB9C" w:rsidR="002C6EE7" w:rsidRDefault="002C6EE7">
      <w:pPr>
        <w:spacing w:before="240" w:after="240"/>
      </w:pPr>
      <w:ins w:id="728" w:author="Clau Kegode" w:date="2026-07-10T11:49:00Z">
        <w:r w:rsidRPr="002C6EE7">
          <w:t>The cost of not asking rarely arrives as a loss you can point to; it arrives as a future you quietly never receive.</w:t>
        </w:r>
      </w:ins>
    </w:p>
    <w:p w14:paraId="5483C383" w14:textId="77777777" w:rsidR="00D629B2" w:rsidRDefault="001305DF">
      <w:pPr>
        <w:spacing w:before="240" w:after="240"/>
      </w:pPr>
      <w:r>
        <w:t>Net worth at 30: $34,000.</w:t>
      </w:r>
    </w:p>
    <w:p w14:paraId="5483C384" w14:textId="2D6B67E5" w:rsidR="00D629B2" w:rsidRDefault="001305DF">
      <w:pPr>
        <w:spacing w:before="240" w:after="240"/>
      </w:pPr>
      <w:r>
        <w:t xml:space="preserve">Two years later, at 32, with eight years of tenure and a net worth of $51,000, something </w:t>
      </w:r>
      <w:ins w:id="729" w:author="Clau Kegode" w:date="2026-07-10T11:50:00Z" w16du:dateUtc="2026-07-10T08:50:00Z">
        <w:r w:rsidR="00BF61ED">
          <w:t xml:space="preserve">finally </w:t>
        </w:r>
      </w:ins>
      <w:r>
        <w:t xml:space="preserve">cracks. You've become the person who trains new hires, fixes what breaks, </w:t>
      </w:r>
      <w:del w:id="730" w:author="Clau Kegode" w:date="2026-07-10T11:51:00Z" w16du:dateUtc="2026-07-10T08:51:00Z">
        <w:r w:rsidDel="00BF61ED">
          <w:delText>holds</w:delText>
        </w:r>
      </w:del>
      <w:ins w:id="731" w:author="Clau Kegode" w:date="2026-07-10T11:51:00Z" w16du:dateUtc="2026-07-10T08:51:00Z">
        <w:r w:rsidR="00BF61ED">
          <w:t>preserves</w:t>
        </w:r>
      </w:ins>
      <w:r>
        <w:t xml:space="preserve"> the institutional knowledge nobody wrote down — on a salary of $68,000 while the market rate for the role runs $84,000. You know the market rate </w:t>
      </w:r>
      <w:ins w:id="732" w:author="Clau Kegode" w:date="2026-07-10T11:51:00Z" w16du:dateUtc="2026-07-10T08:51:00Z">
        <w:r w:rsidR="00BF61ED">
          <w:t>exactly</w:t>
        </w:r>
      </w:ins>
      <w:del w:id="733" w:author="Clau Kegode" w:date="2026-07-10T11:51:00Z" w16du:dateUtc="2026-07-10T08:51:00Z">
        <w:r w:rsidDel="00BF61ED">
          <w:delText>precisely</w:delText>
        </w:r>
      </w:del>
      <w:r>
        <w:t>, because you interviewed somewhere and they offered $83,500. You didn't take the job.</w:t>
      </w:r>
    </w:p>
    <w:p w14:paraId="5483C385" w14:textId="77777777" w:rsidR="00D629B2" w:rsidRDefault="001305DF">
      <w:pPr>
        <w:spacing w:before="240" w:after="240"/>
      </w:pPr>
      <w:r>
        <w:t>But you went back to your company, and you asked for a meeting, and you sat down with hands that were slightly cold, and you said a number out loud for the first time in your working life. $82,000.</w:t>
      </w:r>
    </w:p>
    <w:p w14:paraId="5483C386" w14:textId="77777777" w:rsidR="00D629B2" w:rsidRDefault="001305DF">
      <w:pPr>
        <w:spacing w:before="240" w:after="240"/>
      </w:pPr>
      <w:r>
        <w:t xml:space="preserve">Your manager didn't gasp. The building didn't shake. She paused and said, </w:t>
      </w:r>
      <w:r>
        <w:rPr>
          <w:i/>
          <w:iCs/>
        </w:rPr>
        <w:t>let me see what I can do.</w:t>
      </w:r>
      <w:r>
        <w:t xml:space="preserve"> Two weeks later she came back with $76,000. You took it.</w:t>
      </w:r>
    </w:p>
    <w:p w14:paraId="5483C387" w14:textId="105E087F" w:rsidR="00D629B2" w:rsidRDefault="001305DF">
      <w:pPr>
        <w:spacing w:before="240" w:after="240"/>
      </w:pPr>
      <w:r>
        <w:t xml:space="preserve">And your net worth started moving </w:t>
      </w:r>
      <w:del w:id="734" w:author="Clau Kegode" w:date="2026-07-10T11:51:00Z" w16du:dateUtc="2026-07-10T08:51:00Z">
        <w:r w:rsidDel="00181A9A">
          <w:delText>differently</w:delText>
        </w:r>
      </w:del>
      <w:ins w:id="735" w:author="Clau Kegode" w:date="2026-07-10T11:51:00Z" w16du:dateUtc="2026-07-10T08:51:00Z">
        <w:r w:rsidR="00181A9A">
          <w:t>in a new direction</w:t>
        </w:r>
      </w:ins>
      <w:r>
        <w:t xml:space="preserve"> after that — not dramatically, but differently. Like something long stuck had </w:t>
      </w:r>
      <w:ins w:id="736" w:author="Clau Kegode" w:date="2026-07-10T11:52:00Z" w16du:dateUtc="2026-07-10T08:52:00Z">
        <w:r w:rsidR="00181A9A" w:rsidRPr="00181A9A">
          <w:t>finally</w:t>
        </w:r>
        <w:r w:rsidR="00181A9A">
          <w:t xml:space="preserve"> </w:t>
        </w:r>
      </w:ins>
      <w:r>
        <w:t xml:space="preserve">shuddered loose. Because the market will tell you what you're worth the moment you're willing to ask </w:t>
      </w:r>
      <w:ins w:id="737" w:author="Clau Kegode" w:date="2026-07-10T11:52:00Z">
        <w:r w:rsidR="0010467C" w:rsidRPr="0010467C">
          <w:t>the question</w:t>
        </w:r>
      </w:ins>
      <w:del w:id="738" w:author="Clau Kegode" w:date="2026-07-10T11:52:00Z" w16du:dateUtc="2026-07-10T08:52:00Z">
        <w:r w:rsidDel="0010467C">
          <w:delText>it</w:delText>
        </w:r>
      </w:del>
      <w:r>
        <w:t xml:space="preserve">. The market isn't sentimental. It doesn't reward tenure or gratitude or Saturdays. It rewards leverage, and leverage only exists once it's </w:t>
      </w:r>
      <w:ins w:id="739" w:author="Clau Kegode" w:date="2026-07-10T11:52:00Z" w16du:dateUtc="2026-07-10T08:52:00Z">
        <w:r w:rsidR="0010467C">
          <w:t>claimed</w:t>
        </w:r>
      </w:ins>
      <w:del w:id="740" w:author="Clau Kegode" w:date="2026-07-10T11:52:00Z" w16du:dateUtc="2026-07-10T08:52:00Z">
        <w:r w:rsidDel="0010467C">
          <w:delText>spoken</w:delText>
        </w:r>
      </w:del>
      <w:r>
        <w:t>.</w:t>
      </w:r>
    </w:p>
    <w:p w14:paraId="5483C388" w14:textId="77777777" w:rsidR="00D629B2" w:rsidRDefault="00570DF6">
      <w:r>
        <w:pict w14:anchorId="5483C590">
          <v:rect id="_x0000_i1039" style="width:0;height:1.5pt" o:hralign="center" o:hrstd="t" o:hr="t" fillcolor="#a0a0a0" stroked="f"/>
        </w:pict>
      </w:r>
    </w:p>
    <w:p w14:paraId="5483C389" w14:textId="64D412D4" w:rsidR="00D629B2" w:rsidRDefault="001305DF">
      <w:pPr>
        <w:spacing w:before="240" w:after="240"/>
      </w:pPr>
      <w:r>
        <w:t xml:space="preserve">At 35: net worth $98,000, brushing against six figures, and the mechanics behind it are almost </w:t>
      </w:r>
      <w:ins w:id="741" w:author="Clau Kegode" w:date="2026-07-10T11:52:00Z" w16du:dateUtc="2026-07-10T08:52:00Z">
        <w:r w:rsidR="0010467C">
          <w:t>uncomfortably</w:t>
        </w:r>
      </w:ins>
      <w:del w:id="742" w:author="Clau Kegode" w:date="2026-07-10T11:52:00Z" w16du:dateUtc="2026-07-10T08:52:00Z">
        <w:r w:rsidDel="0010467C">
          <w:delText>boringly</w:delText>
        </w:r>
      </w:del>
      <w:r>
        <w:t xml:space="preserve"> simple. The extra $8,000 a year from that one conversation went straight into a brokerage account. You didn't upgrade the apartment. You didn't buy the car. You kept the life </w:t>
      </w:r>
      <w:ins w:id="743" w:author="Clau Kegode" w:date="2026-07-10T11:52:00Z" w16du:dateUtc="2026-07-10T08:52:00Z">
        <w:r w:rsidR="007F1856">
          <w:t xml:space="preserve">exactly </w:t>
        </w:r>
      </w:ins>
      <w:r>
        <w:t>identical and let the difference compound.</w:t>
      </w:r>
    </w:p>
    <w:p w14:paraId="5483C38A" w14:textId="77777777" w:rsidR="00D629B2" w:rsidRDefault="001305DF">
      <w:pPr>
        <w:spacing w:before="240" w:after="240"/>
      </w:pPr>
      <w:r>
        <w:lastRenderedPageBreak/>
        <w:t>At 36 you change companies — and this time you negotiate like it's part of the job description, because it is. You ask for $97,000. They come back at $91,000. You counter at $95,000. You land at $93,500, and the distance between your old $76,000 and the new number is $17,500 a year, every year, and every dollar of it gets invested. Net worth at 37: $140,000.</w:t>
      </w:r>
    </w:p>
    <w:p w14:paraId="5483C38B" w14:textId="60718B67" w:rsidR="00D629B2" w:rsidRDefault="001305DF">
      <w:pPr>
        <w:spacing w:before="240" w:after="240"/>
        <w:rPr>
          <w:ins w:id="744" w:author="Clau Kegode" w:date="2026-07-10T11:53:00Z" w16du:dateUtc="2026-07-10T08:53:00Z"/>
        </w:rPr>
      </w:pPr>
      <w:r>
        <w:t xml:space="preserve">Somewhere in here the full shape of the machine becomes visible to you, and it's uglier than a single missed raise. The number you didn't negotiate at 24 wasn't just that year's loss. It was the </w:t>
      </w:r>
      <w:ins w:id="745" w:author="Clau Kegode" w:date="2026-07-10T11:53:00Z" w16du:dateUtc="2026-07-10T08:53:00Z">
        <w:r w:rsidR="007F1856">
          <w:rPr>
            <w:i/>
            <w:iCs/>
          </w:rPr>
          <w:t>starting point</w:t>
        </w:r>
      </w:ins>
      <w:del w:id="746" w:author="Clau Kegode" w:date="2026-07-10T11:53:00Z" w16du:dateUtc="2026-07-10T08:53:00Z">
        <w:r w:rsidDel="007F1856">
          <w:rPr>
            <w:i/>
            <w:iCs/>
          </w:rPr>
          <w:delText>base</w:delText>
        </w:r>
      </w:del>
      <w:r>
        <w:t xml:space="preserve"> — the foundation every future raise was calculated from. Every three percent applied to a smaller number. Every bonus computed as a percentage of a smaller salary. Every 401k match on a smaller contribution. Two people can start the identical job on the identical day, one negotiating and one not, and the gap between them can exceed $750,000 over a forty-year career. Not because one was smarter. Because one </w:t>
      </w:r>
      <w:ins w:id="747" w:author="Clau Kegode" w:date="2026-07-10T11:53:00Z" w16du:dateUtc="2026-07-10T08:53:00Z">
        <w:r w:rsidR="007F1856">
          <w:t>spoke up</w:t>
        </w:r>
      </w:ins>
      <w:del w:id="748" w:author="Clau Kegode" w:date="2026-07-10T11:53:00Z" w16du:dateUtc="2026-07-10T08:53:00Z">
        <w:r w:rsidDel="007F1856">
          <w:delText>asked</w:delText>
        </w:r>
      </w:del>
      <w:r>
        <w:t>.</w:t>
      </w:r>
    </w:p>
    <w:p w14:paraId="7D3DF3BA" w14:textId="1978E359" w:rsidR="009379FD" w:rsidRDefault="009379FD">
      <w:pPr>
        <w:spacing w:before="240" w:after="240"/>
      </w:pPr>
      <w:ins w:id="749" w:author="Clau Kegode" w:date="2026-07-10T11:53:00Z">
        <w:r w:rsidRPr="009379FD">
          <w:t>A career is not only built by the work you do; it is also shaped by the value you are willing to attach to that work.</w:t>
        </w:r>
      </w:ins>
    </w:p>
    <w:p w14:paraId="5483C38C" w14:textId="3FD7A49B" w:rsidR="00D629B2" w:rsidRDefault="001305DF">
      <w:pPr>
        <w:spacing w:before="240" w:after="240"/>
      </w:pPr>
      <w:r>
        <w:t xml:space="preserve">By 40 — net worth $210,000 — you ask differently. Not annually, not reflexively. When the evidence exists. You walk in with market benchmarks and specific outcomes and a specific number, and you don't apologize, and you don't hedge, and you never again say </w:t>
      </w:r>
      <w:r>
        <w:rPr>
          <w:i/>
          <w:iCs/>
        </w:rPr>
        <w:t>I was just wondering if maybe there was any possibility.</w:t>
      </w:r>
      <w:r>
        <w:t xml:space="preserve"> You say: here's what I bring, here's what the market pays for it, here's what I'm asking. Most of the time, something </w:t>
      </w:r>
      <w:ins w:id="750" w:author="Clau Kegode" w:date="2026-07-10T11:53:00Z" w16du:dateUtc="2026-07-10T08:53:00Z">
        <w:r w:rsidR="009379FD">
          <w:t>changes</w:t>
        </w:r>
      </w:ins>
      <w:del w:id="751" w:author="Clau Kegode" w:date="2026-07-10T11:53:00Z" w16du:dateUtc="2026-07-10T08:53:00Z">
        <w:r w:rsidDel="009379FD">
          <w:delText>moves</w:delText>
        </w:r>
      </w:del>
      <w:r>
        <w:t>.</w:t>
      </w:r>
    </w:p>
    <w:p w14:paraId="5483C38D" w14:textId="77777777" w:rsidR="00D629B2" w:rsidRDefault="001305DF">
      <w:pPr>
        <w:spacing w:before="240" w:after="240"/>
      </w:pPr>
      <w:r>
        <w:t>The strangest part is how the conversation itself transformed. It used to feel like a confrontation — a door you had to kick. It's a transaction. Information on both sides, a number on the table, done. Nothing personal. Nothing brave. Just a conversation about a number, which is all it ever was.</w:t>
      </w:r>
    </w:p>
    <w:p w14:paraId="5483C38E" w14:textId="77777777" w:rsidR="00D629B2" w:rsidRDefault="00570DF6">
      <w:r>
        <w:pict w14:anchorId="5483C591">
          <v:rect id="_x0000_i1040" style="width:0;height:1.5pt" o:hralign="center" o:hrstd="t" o:hr="t" fillcolor="#a0a0a0" stroked="f"/>
        </w:pict>
      </w:r>
    </w:p>
    <w:p w14:paraId="5483C38F" w14:textId="17C5C7F0" w:rsidR="00D629B2" w:rsidRDefault="001305DF">
      <w:pPr>
        <w:spacing w:before="240" w:after="240"/>
      </w:pPr>
      <w:r>
        <w:t xml:space="preserve">At 44, net worth $380,000, you notice a pattern in the people around you. The ones building real wealth aren't the highest earners in the room. They're the ones who close the gap between what they earn and what they </w:t>
      </w:r>
      <w:ins w:id="752" w:author="Clau Kegode" w:date="2026-07-10T11:55:00Z" w16du:dateUtc="2026-07-10T08:55:00Z">
        <w:r w:rsidR="000D2E34">
          <w:t xml:space="preserve">actually </w:t>
        </w:r>
      </w:ins>
      <w:r>
        <w:rPr>
          <w:i/>
          <w:iCs/>
        </w:rPr>
        <w:t>could</w:t>
      </w:r>
      <w:r>
        <w:t xml:space="preserve"> earn — and then invest the difference before their lifestyle can </w:t>
      </w:r>
      <w:ins w:id="753" w:author="Clau Kegode" w:date="2026-07-10T11:55:00Z" w16du:dateUtc="2026-07-10T08:55:00Z">
        <w:r w:rsidR="00760AE7">
          <w:t>catch</w:t>
        </w:r>
      </w:ins>
      <w:del w:id="754" w:author="Clau Kegode" w:date="2026-07-10T11:55:00Z" w16du:dateUtc="2026-07-10T08:55:00Z">
        <w:r w:rsidDel="00760AE7">
          <w:delText>find</w:delText>
        </w:r>
      </w:del>
      <w:r>
        <w:t xml:space="preserve"> it.</w:t>
      </w:r>
    </w:p>
    <w:p w14:paraId="5483C390" w14:textId="296780BA" w:rsidR="00D629B2" w:rsidRDefault="001305DF">
      <w:pPr>
        <w:spacing w:before="240" w:after="240"/>
      </w:pPr>
      <w:r>
        <w:t xml:space="preserve">You have a colleague, a good one, who's been at the same company since he was 27. Never asked. Same base with cost-of-living bumps. He's 44 now, net worth around $90,000. He isn't less intelligent than you. He isn't less hardworking. He was simply quiet at the </w:t>
      </w:r>
      <w:ins w:id="755" w:author="Clau Kegode" w:date="2026-07-10T11:56:00Z" w16du:dateUtc="2026-07-10T08:56:00Z">
        <w:r w:rsidR="00760AE7">
          <w:t>exact</w:t>
        </w:r>
      </w:ins>
      <w:del w:id="756" w:author="Clau Kegode" w:date="2026-07-10T11:56:00Z" w16du:dateUtc="2026-07-10T08:56:00Z">
        <w:r w:rsidDel="00760AE7">
          <w:delText>specific</w:delText>
        </w:r>
      </w:del>
      <w:r>
        <w:t xml:space="preserve"> moments when quiet costs money — and quiet compounded for him exactly the way asking compounded for you. Same math. </w:t>
      </w:r>
      <w:ins w:id="757" w:author="Clau Kegode" w:date="2026-07-10T11:56:00Z" w16du:dateUtc="2026-07-10T08:56:00Z">
        <w:r w:rsidR="000B16BC">
          <w:t>Completely o</w:t>
        </w:r>
      </w:ins>
      <w:del w:id="758" w:author="Clau Kegode" w:date="2026-07-10T11:56:00Z" w16du:dateUtc="2026-07-10T08:56:00Z">
        <w:r w:rsidDel="000B16BC">
          <w:delText>O</w:delText>
        </w:r>
      </w:del>
      <w:r>
        <w:t>pposite sign.</w:t>
      </w:r>
    </w:p>
    <w:p w14:paraId="5483C391" w14:textId="6AAC83AC" w:rsidR="00D629B2" w:rsidRDefault="001305DF">
      <w:pPr>
        <w:spacing w:before="240" w:after="240"/>
      </w:pPr>
      <w:r>
        <w:t>There's a name for the thing that kept both of you quiet for so long, and it might be the most expensive un</w:t>
      </w:r>
      <w:ins w:id="759" w:author="Clau Kegode" w:date="2026-07-10T11:56:00Z" w16du:dateUtc="2026-07-10T08:56:00Z">
        <w:r w:rsidR="000B16BC">
          <w:t>addressed</w:t>
        </w:r>
      </w:ins>
      <w:del w:id="760" w:author="Clau Kegode" w:date="2026-07-10T11:56:00Z" w16du:dateUtc="2026-07-10T08:56:00Z">
        <w:r w:rsidDel="000B16BC">
          <w:delText>treated</w:delText>
        </w:r>
      </w:del>
      <w:r>
        <w:t xml:space="preserve"> condition in professional life: imposter syndrome. Roughly seventy percent of people feel it at some point in their careers, and studies find workers experiencing it are 18 percent less likely to ask for a raise. It whispers that the ask would expose you. That you'd be found out. That you don't really deserve it. Sentence for sentence, it's the costliest lie most people ever </w:t>
      </w:r>
      <w:ins w:id="761" w:author="Clau Kegode" w:date="2026-07-10T11:57:00Z" w16du:dateUtc="2026-07-10T08:57:00Z">
        <w:r w:rsidR="00E93CF3">
          <w:t>tell themselves</w:t>
        </w:r>
      </w:ins>
      <w:del w:id="762" w:author="Clau Kegode" w:date="2026-07-10T11:57:00Z" w16du:dateUtc="2026-07-10T08:57:00Z">
        <w:r w:rsidDel="00E93CF3">
          <w:delText>believe</w:delText>
        </w:r>
      </w:del>
      <w:r>
        <w:t>.</w:t>
      </w:r>
    </w:p>
    <w:p w14:paraId="5483C392" w14:textId="02675167" w:rsidR="00D629B2" w:rsidRDefault="001305DF">
      <w:pPr>
        <w:spacing w:before="240" w:after="240"/>
      </w:pPr>
      <w:r>
        <w:lastRenderedPageBreak/>
        <w:t xml:space="preserve">At 48, net worth $590,000, you think back to the 24-year-old signing the letter the same afternoon, and you find you can't resent her. She was grateful. She was scared. Nobody had told her the offer </w:t>
      </w:r>
      <w:ins w:id="763" w:author="Clau Kegode" w:date="2026-07-10T11:57:00Z" w16du:dateUtc="2026-07-10T08:57:00Z">
        <w:r w:rsidR="00E93CF3">
          <w:t>wasn’</w:t>
        </w:r>
      </w:ins>
      <w:del w:id="764" w:author="Clau Kegode" w:date="2026-07-10T11:57:00Z" w16du:dateUtc="2026-07-10T08:57:00Z">
        <w:r w:rsidDel="00E93CF3">
          <w:delText>is no</w:delText>
        </w:r>
      </w:del>
      <w:r>
        <w:t xml:space="preserve">t the final answer. Nobody mentioned that the employer </w:t>
      </w:r>
      <w:r>
        <w:rPr>
          <w:i/>
          <w:iCs/>
        </w:rPr>
        <w:t>expected</w:t>
      </w:r>
      <w:r>
        <w:t xml:space="preserve"> a counter — that roughly three-quarters of companies leave room to negotiate, and that most managers find a well-made ask more impressive, not less.</w:t>
      </w:r>
    </w:p>
    <w:p w14:paraId="5483C393" w14:textId="0493900D" w:rsidR="00D629B2" w:rsidRDefault="001305DF">
      <w:pPr>
        <w:spacing w:before="240" w:after="240"/>
      </w:pPr>
      <w:r>
        <w:t xml:space="preserve">$600,000 at 49. $700,000 at 51. Then, at 54, net worth $910,000 and a salary of $127,000 — and here's the ledger that startles you when you finally total it: in thirty years of working, you asked for a raise seven times. Seven. Not fifty. Not annually. Seven conversations — and compounded across bases and matches and investments, those seven conversations are worth somewhere between six and eight hundred thousand dollars of lifetime income differential. That isn't a pep talk. That's arithmetic. You stopped being amazed that asking works a </w:t>
      </w:r>
      <w:ins w:id="765" w:author="Clau Kegode" w:date="2026-07-10T11:57:00Z" w16du:dateUtc="2026-07-10T08:57:00Z">
        <w:r w:rsidR="00E93CF3">
          <w:t>years</w:t>
        </w:r>
      </w:ins>
      <w:del w:id="766" w:author="Clau Kegode" w:date="2026-07-10T11:57:00Z" w16du:dateUtc="2026-07-10T08:57:00Z">
        <w:r w:rsidDel="00E93CF3">
          <w:delText>long time</w:delText>
        </w:r>
      </w:del>
      <w:r>
        <w:t xml:space="preserve"> ago. What still amazes you is how long you waited to try.</w:t>
      </w:r>
    </w:p>
    <w:p w14:paraId="5483C394" w14:textId="3D14A3B4" w:rsidR="00D629B2" w:rsidRDefault="001305DF">
      <w:pPr>
        <w:spacing w:before="240" w:after="240"/>
      </w:pPr>
      <w:r>
        <w:t xml:space="preserve">You cross a million at 56. A Wednesday, waiting for coffee, phone in hand. The number is there. You put the phone down. You pick it back up. Still there. You tell almost no one, because the people who knew you at 24 would find it confusing, and the 24-year-old herself would find it </w:t>
      </w:r>
      <w:ins w:id="767" w:author="Clau Kegode" w:date="2026-07-10T11:58:00Z" w16du:dateUtc="2026-07-10T08:58:00Z">
        <w:r w:rsidR="00343C49">
          <w:t xml:space="preserve">almost </w:t>
        </w:r>
      </w:ins>
      <w:r>
        <w:t>impossible. Same person. Different decisions. Mostly one decision, repeated in different rooms across three decades.</w:t>
      </w:r>
    </w:p>
    <w:p w14:paraId="5483C395" w14:textId="77777777" w:rsidR="00D629B2" w:rsidRDefault="001305DF">
      <w:pPr>
        <w:spacing w:before="240" w:after="240"/>
      </w:pPr>
      <w:r>
        <w:t>You run the old counterfactual one last time. If you'd countered the $54,000 with $62,000 and landed at $59,000 — a five-thousand-dollar difference at the start, compounding through every raise calculated on a higher base, every match, every invested surplus — the research prices that single afternoon around $750,000 of lifetime earnings. One conversation. You signed instead.</w:t>
      </w:r>
    </w:p>
    <w:p w14:paraId="5483C396" w14:textId="690CF730" w:rsidR="00D629B2" w:rsidRDefault="001305DF">
      <w:pPr>
        <w:spacing w:before="240" w:after="240"/>
      </w:pPr>
      <w:r>
        <w:t xml:space="preserve">You're not angry about it. What you are is something more precise than angry: clear. Clear about what silence costs. Clear about what a number on a page actually </w:t>
      </w:r>
      <w:ins w:id="768" w:author="Clau Kegode" w:date="2026-07-10T11:59:00Z" w16du:dateUtc="2026-07-10T08:59:00Z">
        <w:r w:rsidR="0020569B">
          <w:t>means</w:t>
        </w:r>
      </w:ins>
      <w:del w:id="769" w:author="Clau Kegode" w:date="2026-07-10T11:59:00Z" w16du:dateUtc="2026-07-10T08:59:00Z">
        <w:r w:rsidDel="0020569B">
          <w:delText>is</w:delText>
        </w:r>
      </w:del>
      <w:r>
        <w:t xml:space="preserve">. Clear, finally, about the difference between gratitude and surrender — two things that felt identical at 24 and turned out to have </w:t>
      </w:r>
      <w:ins w:id="770" w:author="Clau Kegode" w:date="2026-07-10T11:59:00Z" w16du:dateUtc="2026-07-10T08:59:00Z">
        <w:r w:rsidR="00216AF1">
          <w:t xml:space="preserve">almost </w:t>
        </w:r>
      </w:ins>
      <w:r>
        <w:t>nothing in common.</w:t>
      </w:r>
    </w:p>
    <w:p w14:paraId="5483C397" w14:textId="77777777" w:rsidR="00D629B2" w:rsidRDefault="00570DF6">
      <w:r>
        <w:pict w14:anchorId="5483C592">
          <v:rect id="_x0000_i1041" style="width:0;height:1.5pt" o:hralign="center" o:hrstd="t" o:hr="t" fillcolor="#a0a0a0" stroked="f"/>
        </w:pict>
      </w:r>
    </w:p>
    <w:p w14:paraId="5483C398" w14:textId="77777777" w:rsidR="00D629B2" w:rsidRDefault="001305DF">
      <w:pPr>
        <w:spacing w:before="240" w:after="240"/>
      </w:pPr>
      <w:r>
        <w:t>These days, you sit on the other side of the desk.</w:t>
      </w:r>
    </w:p>
    <w:p w14:paraId="5483C399" w14:textId="66D82004" w:rsidR="00D629B2" w:rsidRDefault="001305DF">
      <w:pPr>
        <w:spacing w:before="240" w:after="240"/>
      </w:pPr>
      <w:r>
        <w:t>You make offers now. You know exactly how the number was chosen, and exactly how much room is</w:t>
      </w:r>
      <w:ins w:id="771" w:author="Clau Kegode" w:date="2026-07-10T11:59:00Z" w16du:dateUtc="2026-07-10T08:59:00Z">
        <w:r w:rsidR="00216AF1">
          <w:t xml:space="preserve"> s</w:t>
        </w:r>
      </w:ins>
      <w:ins w:id="772" w:author="Clau Kegode" w:date="2026-07-10T12:00:00Z" w16du:dateUtc="2026-07-10T09:00:00Z">
        <w:r w:rsidR="00216AF1">
          <w:t>till</w:t>
        </w:r>
      </w:ins>
      <w:r>
        <w:t xml:space="preserve"> hiding behind it — because you left it there yourself. You slide the letter across, and the candidate reads it, and you watch their face the way your manager once </w:t>
      </w:r>
      <w:del w:id="773" w:author="Clau Kegode" w:date="2026-07-10T12:00:00Z" w16du:dateUtc="2026-07-10T09:00:00Z">
        <w:r w:rsidDel="005C56E9">
          <w:delText>must have</w:delText>
        </w:r>
      </w:del>
      <w:ins w:id="774" w:author="Clau Kegode" w:date="2026-07-10T12:00:00Z" w16du:dateUtc="2026-07-10T09:00:00Z">
        <w:r w:rsidR="005C56E9">
          <w:t>probably</w:t>
        </w:r>
      </w:ins>
      <w:r>
        <w:t xml:space="preserve"> watched yours.</w:t>
      </w:r>
    </w:p>
    <w:p w14:paraId="5483C39A" w14:textId="00373933" w:rsidR="00D629B2" w:rsidRDefault="001305DF">
      <w:pPr>
        <w:spacing w:before="240" w:after="240"/>
      </w:pPr>
      <w:r>
        <w:t xml:space="preserve">Some of them sign the same afternoon. You recognize those ones. You were </w:t>
      </w:r>
      <w:ins w:id="775" w:author="Clau Kegode" w:date="2026-07-10T12:00:00Z" w16du:dateUtc="2026-07-10T09:00:00Z">
        <w:r w:rsidR="005C56E9">
          <w:t xml:space="preserve">one of </w:t>
        </w:r>
      </w:ins>
      <w:r>
        <w:t>those ones.</w:t>
      </w:r>
    </w:p>
    <w:p w14:paraId="5483C39B" w14:textId="37178A28" w:rsidR="00D629B2" w:rsidRDefault="001305DF">
      <w:pPr>
        <w:spacing w:before="240" w:after="240"/>
      </w:pPr>
      <w:r>
        <w:t xml:space="preserve">But every so often, one of them looks up, holds your eye, and says a bigger number out loud — hands slightly cold, voice steady enough </w:t>
      </w:r>
      <w:ins w:id="776" w:author="Clau Kegode" w:date="2026-07-10T12:00:00Z" w16du:dateUtc="2026-07-10T09:00:00Z">
        <w:r w:rsidR="003C37EB">
          <w:t>to continue</w:t>
        </w:r>
      </w:ins>
      <w:r>
        <w:t xml:space="preserve">— and something in you quietly </w:t>
      </w:r>
      <w:ins w:id="777" w:author="Clau Kegode" w:date="2026-07-10T12:00:00Z" w16du:dateUtc="2026-07-10T09:00:00Z">
        <w:r w:rsidR="003C37EB">
          <w:t>gets up</w:t>
        </w:r>
      </w:ins>
      <w:del w:id="778" w:author="Clau Kegode" w:date="2026-07-10T12:00:00Z" w16du:dateUtc="2026-07-10T09:00:00Z">
        <w:r w:rsidDel="003C37EB">
          <w:delText>stands</w:delText>
        </w:r>
      </w:del>
      <w:r>
        <w:t xml:space="preserve"> and applauds.</w:t>
      </w:r>
    </w:p>
    <w:p w14:paraId="5483C39C" w14:textId="77777777" w:rsidR="00D629B2" w:rsidRDefault="001305DF">
      <w:pPr>
        <w:spacing w:before="240" w:after="240"/>
      </w:pPr>
      <w:r>
        <w:lastRenderedPageBreak/>
        <w:t>You always find the money for those.</w:t>
      </w:r>
    </w:p>
    <w:p w14:paraId="5483C39D" w14:textId="297F8968" w:rsidR="00D629B2" w:rsidRDefault="001305DF">
      <w:pPr>
        <w:spacing w:before="240" w:after="240"/>
      </w:pPr>
      <w:r>
        <w:t xml:space="preserve">You always </w:t>
      </w:r>
      <w:ins w:id="779" w:author="Clau Kegode" w:date="2026-07-10T12:01:00Z" w16du:dateUtc="2026-07-10T09:01:00Z">
        <w:r w:rsidR="003C37EB">
          <w:t>wished</w:t>
        </w:r>
      </w:ins>
      <w:del w:id="780" w:author="Clau Kegode" w:date="2026-07-10T12:01:00Z" w16du:dateUtc="2026-07-10T09:01:00Z">
        <w:r w:rsidDel="003C37EB">
          <w:delText>hoped</w:delText>
        </w:r>
      </w:del>
      <w:r>
        <w:t xml:space="preserve"> somebody would ask.</w:t>
      </w:r>
    </w:p>
    <w:p w14:paraId="5483C39E" w14:textId="77777777" w:rsidR="00D629B2" w:rsidRDefault="001305DF">
      <w:pPr>
        <w:pStyle w:val="Heading1"/>
        <w:keepNext w:val="0"/>
        <w:keepLines w:val="0"/>
        <w:spacing w:before="480"/>
        <w:rPr>
          <w:b/>
          <w:bCs/>
          <w:sz w:val="46"/>
          <w:szCs w:val="46"/>
        </w:rPr>
      </w:pPr>
      <w:bookmarkStart w:id="781" w:name="_txfxsj4ossxk" w:colFirst="0" w:colLast="0"/>
      <w:bookmarkEnd w:id="781"/>
      <w:r>
        <w:rPr>
          <w:b/>
          <w:bCs/>
          <w:sz w:val="46"/>
          <w:szCs w:val="46"/>
        </w:rPr>
        <w:t>POV: You Become Financially Independent Before 40</w:t>
      </w:r>
    </w:p>
    <w:p w14:paraId="5483C39F" w14:textId="241D9B2C" w:rsidR="00D629B2" w:rsidRDefault="001305DF">
      <w:pPr>
        <w:spacing w:before="240" w:after="240"/>
      </w:pPr>
      <w:r>
        <w:t xml:space="preserve">$214. That's what's left after rent. Not left over — </w:t>
      </w:r>
      <w:r>
        <w:rPr>
          <w:i/>
          <w:iCs/>
        </w:rPr>
        <w:t>left</w:t>
      </w:r>
      <w:r>
        <w:t xml:space="preserve">. The number sits on the screen on a Tuesday morning and you stare at it the way you'd stare at a crack in the ceiling: not an emergency yet, but </w:t>
      </w:r>
      <w:ins w:id="782" w:author="Clau Kegode" w:date="2026-07-10T12:02:00Z" w16du:dateUtc="2026-07-10T09:02:00Z">
        <w:r w:rsidR="00DB07D3">
          <w:t>qu</w:t>
        </w:r>
        <w:r w:rsidR="005940D5">
          <w:t xml:space="preserve">ietly </w:t>
        </w:r>
      </w:ins>
      <w:r>
        <w:t>spreading. You're 24. You have a degree, a job, eleven days until payday, and a car that's been making a sound you've spent three months pretending not to hear.</w:t>
      </w:r>
    </w:p>
    <w:p w14:paraId="5483C3A0" w14:textId="35880B30" w:rsidR="00D629B2" w:rsidRDefault="001305DF">
      <w:pPr>
        <w:spacing w:before="240" w:after="240"/>
      </w:pPr>
      <w:r>
        <w:t xml:space="preserve">This is not a crisis, you tell yourself. This is just how it starts. Everyone </w:t>
      </w:r>
      <w:ins w:id="783" w:author="Clau Kegode" w:date="2026-07-10T12:02:00Z" w16du:dateUtc="2026-07-10T09:02:00Z">
        <w:r w:rsidR="005940D5">
          <w:t>begins</w:t>
        </w:r>
      </w:ins>
      <w:del w:id="784" w:author="Clau Kegode" w:date="2026-07-10T12:02:00Z" w16du:dateUtc="2026-07-10T09:02:00Z">
        <w:r w:rsidDel="005940D5">
          <w:delText>starts</w:delText>
        </w:r>
      </w:del>
      <w:r>
        <w:t xml:space="preserve"> here.</w:t>
      </w:r>
    </w:p>
    <w:p w14:paraId="5483C3A1" w14:textId="77777777" w:rsidR="00D629B2" w:rsidRDefault="001305DF">
      <w:pPr>
        <w:spacing w:before="240" w:after="240"/>
        <w:rPr>
          <w:i/>
          <w:iCs/>
        </w:rPr>
      </w:pPr>
      <w:r>
        <w:t xml:space="preserve">But somewhere in the back of your head, a question is assembling itself out of parts you don't recognize yet. Something like: </w:t>
      </w:r>
      <w:r>
        <w:rPr>
          <w:i/>
          <w:iCs/>
        </w:rPr>
        <w:t>what if it doesn't have to take forty years?</w:t>
      </w:r>
    </w:p>
    <w:p w14:paraId="5483C3A2" w14:textId="2615737F" w:rsidR="00D629B2" w:rsidRDefault="001305DF">
      <w:pPr>
        <w:spacing w:before="240" w:after="240"/>
        <w:rPr>
          <w:ins w:id="785" w:author="Clau Kegode" w:date="2026-07-10T12:02:00Z" w16du:dateUtc="2026-07-10T09:02:00Z"/>
        </w:rPr>
      </w:pPr>
      <w:r>
        <w:t>The forty years, it's worth knowing, were never a law of nature. Retirement is an invention — and a fairly recent one. In 1889, Otto von Bismarck's Germany created the world's first state pension, payable at seventy, at a time when most workers didn't live to collect it. The number 65 came later, chosen by committees, and the whole modern script — work four decades, get the send-off, then rest — was drafted by governments and companies for their own arithmetic, not</w:t>
      </w:r>
      <w:ins w:id="786" w:author="Clau Kegode" w:date="2026-07-10T12:02:00Z" w16du:dateUtc="2026-07-10T09:02:00Z">
        <w:r w:rsidR="005940D5">
          <w:t xml:space="preserve"> always</w:t>
        </w:r>
      </w:ins>
      <w:r>
        <w:t xml:space="preserve"> yours. The average person today retires around 64. Forty years of alarm clocks and performance reviews and two weeks of annual vacation, following a script somebody else wrote in the age of the steam engine.</w:t>
      </w:r>
    </w:p>
    <w:p w14:paraId="55305747" w14:textId="54F54045" w:rsidR="006C056E" w:rsidRDefault="006C056E">
      <w:pPr>
        <w:spacing w:before="240" w:after="240"/>
      </w:pPr>
      <w:ins w:id="787" w:author="Clau Kegode" w:date="2026-07-10T12:02:00Z">
        <w:r w:rsidRPr="006C056E">
          <w:t>The first shift is realizing that the timeline itself is something you can question, not just accept.</w:t>
        </w:r>
      </w:ins>
    </w:p>
    <w:p w14:paraId="5483C3A3" w14:textId="77777777" w:rsidR="00D629B2" w:rsidRDefault="001305DF">
      <w:pPr>
        <w:spacing w:before="240" w:after="240"/>
      </w:pPr>
      <w:r>
        <w:t>You don't know any of this yet. You just know that $214 feels like a cage whose bars you can't quite see.</w:t>
      </w:r>
    </w:p>
    <w:p w14:paraId="5483C3A4" w14:textId="77777777" w:rsidR="00D629B2" w:rsidRDefault="001305DF">
      <w:pPr>
        <w:spacing w:before="240" w:after="240"/>
      </w:pPr>
      <w:r>
        <w:t>So you start paying attention. Not to motivation. Not to hustle sermons. To math — cold, boring, stubborn math. And the math hands you something that changes the temperature of your entire life. Not a secret. A rule, so simple it feels like a typo:</w:t>
      </w:r>
    </w:p>
    <w:p w14:paraId="5483C3A5" w14:textId="77777777" w:rsidR="00D629B2" w:rsidRDefault="001305DF">
      <w:pPr>
        <w:spacing w:before="240" w:after="240"/>
      </w:pPr>
      <w:r>
        <w:t>If your investments can cover your annual expenses on their own, you're free.</w:t>
      </w:r>
    </w:p>
    <w:p w14:paraId="5483C3A6" w14:textId="5ED5F497" w:rsidR="00D629B2" w:rsidRDefault="001305DF">
      <w:pPr>
        <w:spacing w:before="240" w:after="240"/>
      </w:pPr>
      <w:r>
        <w:t xml:space="preserve">That's the whole thing. In 1994, a financial planner in Southern California named William Bengen sat down with decades of market data because his clients kept asking a question nobody could answer precisely — </w:t>
      </w:r>
      <w:r>
        <w:rPr>
          <w:i/>
          <w:iCs/>
        </w:rPr>
        <w:t>how much can I safely spend?</w:t>
      </w:r>
      <w:r>
        <w:t xml:space="preserve"> — and he </w:t>
      </w:r>
      <w:del w:id="788" w:author="Clau Kegode" w:date="2026-07-10T12:03:00Z" w16du:dateUtc="2026-07-10T09:03:00Z">
        <w:r w:rsidDel="006C056E">
          <w:delText>ground</w:delText>
        </w:r>
      </w:del>
      <w:ins w:id="789" w:author="Clau Kegode" w:date="2026-07-10T12:03:00Z" w16du:dateUtc="2026-07-10T09:03:00Z">
        <w:r w:rsidR="006C056E">
          <w:t>worked</w:t>
        </w:r>
      </w:ins>
      <w:r>
        <w:t xml:space="preserve"> through every retirement start-date in recorded history. His finding: withdraw 4% of a portfolio each year, adjusted for inflation, and the portfolio survives at least thirty years through every </w:t>
      </w:r>
      <w:r>
        <w:lastRenderedPageBreak/>
        <w:t xml:space="preserve">crash, every recession, every market cycle on the books. Four percent. Flip it around and it means you need twenty-five times your annual expenses. Nothing </w:t>
      </w:r>
      <w:ins w:id="790" w:author="Clau Kegode" w:date="2026-07-10T12:03:00Z" w16du:dateUtc="2026-07-10T09:03:00Z">
        <w:r w:rsidR="00451A6B">
          <w:t>less</w:t>
        </w:r>
      </w:ins>
      <w:del w:id="791" w:author="Clau Kegode" w:date="2026-07-10T12:03:00Z" w16du:dateUtc="2026-07-10T09:03:00Z">
        <w:r w:rsidDel="00451A6B">
          <w:delText>more</w:delText>
        </w:r>
      </w:del>
      <w:r>
        <w:t>.</w:t>
      </w:r>
    </w:p>
    <w:p w14:paraId="5483C3A7" w14:textId="77777777" w:rsidR="00D629B2" w:rsidRDefault="001305DF">
      <w:pPr>
        <w:spacing w:before="240" w:after="240"/>
      </w:pPr>
      <w:r>
        <w:t xml:space="preserve">You do the arithmetic on a napkin at a diner at 11 p.m. on a Wednesday, coffee refills courtesy of a waitress who's seen stranger things. Spend $40,000 a year, you need $1,000,000. Spend $50,000, you need $1,250,000. The number is not infinite. The number has a </w:t>
      </w:r>
      <w:r>
        <w:rPr>
          <w:i/>
          <w:iCs/>
        </w:rPr>
        <w:t>shape</w:t>
      </w:r>
      <w:r>
        <w:t>. And for the first time in your adult life, thinking about money produces something other than anxiety. It produces a door.</w:t>
      </w:r>
    </w:p>
    <w:p w14:paraId="5483C3A8" w14:textId="77777777" w:rsidR="00D629B2" w:rsidRDefault="001305DF">
      <w:pPr>
        <w:spacing w:before="240" w:after="240"/>
      </w:pPr>
      <w:r>
        <w:t>You are 24. You have $214. And now you have a target.</w:t>
      </w:r>
    </w:p>
    <w:p w14:paraId="5483C3A9" w14:textId="77777777" w:rsidR="00D629B2" w:rsidRDefault="00570DF6">
      <w:r>
        <w:pict w14:anchorId="5483C593">
          <v:rect id="_x0000_i1042" style="width:0;height:1.5pt" o:hralign="center" o:hrstd="t" o:hr="t" fillcolor="#a0a0a0" stroked="f"/>
        </w:pict>
      </w:r>
    </w:p>
    <w:p w14:paraId="5483C3AA" w14:textId="0B8A96B8" w:rsidR="00D629B2" w:rsidRDefault="001305DF">
      <w:pPr>
        <w:spacing w:before="240" w:after="240"/>
      </w:pPr>
      <w:r>
        <w:t xml:space="preserve">The next discovery is that your salary was never the number that mattered. The only number that matters is the gap — the distance between what you earn and what you spend — because the gap is what gets invested, and what gets invested is what eventually </w:t>
      </w:r>
      <w:ins w:id="792" w:author="Clau Kegode" w:date="2026-07-10T12:04:00Z" w16du:dateUtc="2026-07-10T09:04:00Z">
        <w:r w:rsidR="00880DC6">
          <w:t>buys back your freedom</w:t>
        </w:r>
      </w:ins>
      <w:del w:id="793" w:author="Clau Kegode" w:date="2026-07-10T12:04:00Z" w16du:dateUtc="2026-07-10T09:04:00Z">
        <w:r w:rsidDel="00880DC6">
          <w:delText>replaces you</w:delText>
        </w:r>
      </w:del>
      <w:r>
        <w:t>.</w:t>
      </w:r>
    </w:p>
    <w:p w14:paraId="5483C3AB" w14:textId="78BA400A" w:rsidR="00D629B2" w:rsidRDefault="001305DF">
      <w:pPr>
        <w:spacing w:before="240" w:after="240"/>
      </w:pPr>
      <w:r>
        <w:t xml:space="preserve">You make $52,000 and, like most Americans, you've been saving about 11% of it. You run that forward: at 11%, the road to a million takes roughly 35 years. You'd be 59. That's not early retirement. That's just retirement, with </w:t>
      </w:r>
      <w:ins w:id="794" w:author="Clau Kegode" w:date="2026-07-10T12:04:00Z" w16du:dateUtc="2026-07-10T09:04:00Z">
        <w:r w:rsidR="00880DC6">
          <w:t xml:space="preserve">a few </w:t>
        </w:r>
      </w:ins>
      <w:r>
        <w:t>extra spreadsheets.</w:t>
      </w:r>
    </w:p>
    <w:p w14:paraId="5483C3AC" w14:textId="19537F96" w:rsidR="00D629B2" w:rsidRDefault="001305DF">
      <w:pPr>
        <w:spacing w:before="240" w:after="240"/>
      </w:pPr>
      <w:r>
        <w:t xml:space="preserve">So you cut. Not dramatically — </w:t>
      </w:r>
      <w:ins w:id="795" w:author="Clau Kegode" w:date="2026-07-10T12:04:00Z" w16du:dateUtc="2026-07-10T09:04:00Z">
        <w:r w:rsidR="00880DC6">
          <w:t>carefully</w:t>
        </w:r>
      </w:ins>
      <w:del w:id="796" w:author="Clau Kegode" w:date="2026-07-10T12:04:00Z" w16du:dateUtc="2026-07-10T09:04:00Z">
        <w:r w:rsidDel="00880DC6">
          <w:delText>surgically</w:delText>
        </w:r>
      </w:del>
      <w:r>
        <w:t>. Three subscriptions. Lunch out drops from five days to two. A cheaper apartment, eighteen minutes farther from work, and on the longer bus ride you read. Each cut registers not as sacrifice but as a purchase. You are buying time, at the best exchange rate you will ever be offered.</w:t>
      </w:r>
    </w:p>
    <w:p w14:paraId="5483C3AD" w14:textId="77777777" w:rsidR="00D629B2" w:rsidRDefault="001305DF">
      <w:pPr>
        <w:spacing w:before="240" w:after="240"/>
        <w:rPr>
          <w:ins w:id="797" w:author="Clau Kegode" w:date="2026-07-10T12:04:00Z" w16du:dateUtc="2026-07-10T09:04:00Z"/>
        </w:rPr>
      </w:pPr>
      <w:r>
        <w:t>The savings rate climbs: 11% to 22%. Then 31%. At 26, your net worth crosses $10,000 for the first time in your life — $10,400, to be exact — and you check the account three times in one day, not from stress but from a feeling you don't have a word for yet. The number is disproportionately significant for what it actually is. Because it is. Because this is the day the direction changed.</w:t>
      </w:r>
    </w:p>
    <w:p w14:paraId="61DAF591" w14:textId="37350AAD" w:rsidR="00774158" w:rsidRDefault="00774158">
      <w:pPr>
        <w:spacing w:before="240" w:after="240"/>
      </w:pPr>
      <w:ins w:id="798" w:author="Clau Kegode" w:date="2026-07-10T12:04:00Z">
        <w:r w:rsidRPr="00774158">
          <w:t>The first milestone is rarely about the money itself. It is about proving that the system can move in your favor.</w:t>
        </w:r>
      </w:ins>
    </w:p>
    <w:p w14:paraId="5483C3AE" w14:textId="5D01AE41" w:rsidR="00D629B2" w:rsidRDefault="001305DF">
      <w:pPr>
        <w:spacing w:before="240" w:after="240"/>
      </w:pPr>
      <w:r>
        <w:t xml:space="preserve">You open a brokerage account and put $3,000 into a total market index fund. The market drops 4% the following week, and your stomach drops with it, and you hover over the sell button and learn something no book could have taught you: you find out what you're made of in the first correction, never the first gain. You don't sell. You add $400 the next month. Then $600. Then you automate the whole thing so the decision gets made every month before you're awake enough to </w:t>
      </w:r>
      <w:ins w:id="799" w:author="Clau Kegode" w:date="2026-07-10T12:04:00Z" w16du:dateUtc="2026-07-10T09:04:00Z">
        <w:r w:rsidR="00774158">
          <w:t>overthink</w:t>
        </w:r>
      </w:ins>
      <w:del w:id="800" w:author="Clau Kegode" w:date="2026-07-10T12:04:00Z" w16du:dateUtc="2026-07-10T09:04:00Z">
        <w:r w:rsidDel="00774158">
          <w:delText>feel</w:delText>
        </w:r>
      </w:del>
      <w:r>
        <w:t xml:space="preserve"> it.</w:t>
      </w:r>
    </w:p>
    <w:p w14:paraId="5483C3AF" w14:textId="67C0588B" w:rsidR="00D629B2" w:rsidRDefault="001305DF">
      <w:pPr>
        <w:spacing w:before="240" w:after="240"/>
      </w:pPr>
      <w:r>
        <w:t xml:space="preserve">Somewhere in there, quietly, the frame flips. Money stops being something you </w:t>
      </w:r>
      <w:r>
        <w:rPr>
          <w:i/>
          <w:iCs/>
        </w:rPr>
        <w:t>earn</w:t>
      </w:r>
      <w:r>
        <w:t xml:space="preserve"> and becomes something you </w:t>
      </w:r>
      <w:r>
        <w:rPr>
          <w:i/>
          <w:iCs/>
        </w:rPr>
        <w:t>d</w:t>
      </w:r>
      <w:ins w:id="801" w:author="Clau Kegode" w:date="2026-07-10T12:04:00Z" w16du:dateUtc="2026-07-10T09:04:00Z">
        <w:r w:rsidR="00774158">
          <w:rPr>
            <w:i/>
            <w:iCs/>
          </w:rPr>
          <w:t>irect</w:t>
        </w:r>
      </w:ins>
      <w:del w:id="802" w:author="Clau Kegode" w:date="2026-07-10T12:04:00Z" w16du:dateUtc="2026-07-10T09:04:00Z">
        <w:r w:rsidDel="00774158">
          <w:rPr>
            <w:i/>
            <w:iCs/>
          </w:rPr>
          <w:delText>eploy</w:delText>
        </w:r>
      </w:del>
      <w:r>
        <w:t>.</w:t>
      </w:r>
    </w:p>
    <w:p w14:paraId="5483C3B0" w14:textId="77777777" w:rsidR="00D629B2" w:rsidRDefault="001305DF">
      <w:pPr>
        <w:spacing w:before="240" w:after="240"/>
      </w:pPr>
      <w:r>
        <w:lastRenderedPageBreak/>
        <w:t>At 28: net worth $47,000, most of it in index funds, plus a Roth IRA you maxed for the first time. A raise arrives — $9,000 a year before tax — and here's where nearly everyone's story bends the other way. The nicer apartment. The newer car. Lifestyle creep, the quiet assassin of every financial plan ever drafted. You do the strange thing instead: you keep the life exactly where it is and route the entire raise into investments. Savings rate: 41%.</w:t>
      </w:r>
    </w:p>
    <w:p w14:paraId="5483C3B1" w14:textId="45EB2BDF" w:rsidR="00D629B2" w:rsidRDefault="001305DF">
      <w:pPr>
        <w:spacing w:before="240" w:after="240"/>
        <w:rPr>
          <w:ins w:id="803" w:author="Clau Kegode" w:date="2026-07-10T12:05:00Z" w16du:dateUtc="2026-07-10T09:05:00Z"/>
        </w:rPr>
      </w:pPr>
      <w:r>
        <w:t xml:space="preserve">Because lifestyle inflation isn't a reward. It's a ransom. Every upgrade raises the number you need to be free — pushes the finish line further out while making the running feel like winning. The apartment gets nicer, the car gets quieter, and the debt is invisible because it's denominated in years and billed to a future version of you who isn't in the room to </w:t>
      </w:r>
      <w:ins w:id="804" w:author="Clau Kegode" w:date="2026-07-10T12:05:00Z" w16du:dateUtc="2026-07-10T09:05:00Z">
        <w:r w:rsidR="004422CC">
          <w:t>push back</w:t>
        </w:r>
      </w:ins>
      <w:del w:id="805" w:author="Clau Kegode" w:date="2026-07-10T12:05:00Z" w16du:dateUtc="2026-07-10T09:05:00Z">
        <w:r w:rsidDel="004422CC">
          <w:delText>object</w:delText>
        </w:r>
      </w:del>
      <w:r>
        <w:t>.</w:t>
      </w:r>
    </w:p>
    <w:p w14:paraId="1B6F4E94" w14:textId="25E460FD" w:rsidR="004422CC" w:rsidRDefault="004422CC">
      <w:pPr>
        <w:spacing w:before="240" w:after="240"/>
      </w:pPr>
      <w:ins w:id="806" w:author="Clau Kegode" w:date="2026-07-10T12:05:00Z">
        <w:r w:rsidRPr="004422CC">
          <w:t>The hardest financial decisions are often the ones where nothing changes today, but everything changes later.</w:t>
        </w:r>
      </w:ins>
    </w:p>
    <w:p w14:paraId="5483C3B2" w14:textId="77777777" w:rsidR="00D629B2" w:rsidRDefault="00570DF6">
      <w:r>
        <w:pict w14:anchorId="5483C594">
          <v:rect id="_x0000_i1043" style="width:0;height:1.5pt" o:hralign="center" o:hrstd="t" o:hr="t" fillcolor="#a0a0a0" stroked="f"/>
        </w:pict>
      </w:r>
    </w:p>
    <w:p w14:paraId="5483C3B3" w14:textId="5334C246" w:rsidR="00D629B2" w:rsidRDefault="001305DF">
      <w:pPr>
        <w:spacing w:before="240" w:after="240"/>
      </w:pPr>
      <w:r>
        <w:t xml:space="preserve">At 30, net worth $120,000: $97,000 invested, $23,000 split between an emergency fund and a high-yield account earning 4.7%. The money is now working </w:t>
      </w:r>
      <w:ins w:id="807" w:author="Clau Kegode" w:date="2026-07-10T12:06:00Z" w16du:dateUtc="2026-07-10T09:06:00Z">
        <w:r w:rsidR="00691DE1">
          <w:t xml:space="preserve">its own </w:t>
        </w:r>
      </w:ins>
      <w:r>
        <w:t>night shifts. Not much yet — but you can feel the tide</w:t>
      </w:r>
      <w:ins w:id="808" w:author="Clau Kegode" w:date="2026-07-10T12:06:00Z" w16du:dateUtc="2026-07-10T09:06:00Z">
        <w:r w:rsidR="00691DE1">
          <w:t xml:space="preserve"> turning</w:t>
        </w:r>
      </w:ins>
      <w:r>
        <w:t>.</w:t>
      </w:r>
    </w:p>
    <w:p w14:paraId="5483C3B4" w14:textId="4A9C68FF" w:rsidR="00D629B2" w:rsidRDefault="001305DF">
      <w:pPr>
        <w:spacing w:before="240" w:after="240"/>
        <w:rPr>
          <w:i/>
          <w:iCs/>
        </w:rPr>
      </w:pPr>
      <w:r>
        <w:t xml:space="preserve">You add a second engine: consulting on nights and weekends. $800 a month, then $1,400. You never touch a dollar of it. The salary covers the life; the side income is pure investment fuel. Your savings rate crosses 50%, which means something almost surreal — you now save more than you spend — and the question in your head quietly </w:t>
      </w:r>
      <w:ins w:id="809" w:author="Clau Kegode" w:date="2026-07-10T12:06:00Z" w16du:dateUtc="2026-07-10T09:06:00Z">
        <w:r w:rsidR="00691DE1">
          <w:t>changes</w:t>
        </w:r>
      </w:ins>
      <w:del w:id="810" w:author="Clau Kegode" w:date="2026-07-10T12:06:00Z" w16du:dateUtc="2026-07-10T09:06:00Z">
        <w:r w:rsidDel="00691DE1">
          <w:delText>rewrites</w:delText>
        </w:r>
      </w:del>
      <w:r>
        <w:t xml:space="preserve"> itself. It's no longer </w:t>
      </w:r>
      <w:r>
        <w:rPr>
          <w:i/>
          <w:iCs/>
        </w:rPr>
        <w:t>how much should I save.</w:t>
      </w:r>
      <w:r>
        <w:t xml:space="preserve"> It's </w:t>
      </w:r>
      <w:r>
        <w:rPr>
          <w:i/>
          <w:iCs/>
        </w:rPr>
        <w:t>how close am I to free.</w:t>
      </w:r>
    </w:p>
    <w:p w14:paraId="5483C3B5" w14:textId="112E87A2" w:rsidR="00D629B2" w:rsidRDefault="001305DF">
      <w:pPr>
        <w:spacing w:before="240" w:after="240"/>
      </w:pPr>
      <w:r>
        <w:t>At 32: net worth $280,000, with $241,000 invested. You run the projection — at a 7% average return, that $241,000 doubles to roughly $480,000 in a decade even if you never add another cent. You will add many more cents. But the compounding has stopped being theoretical. It's a number on a screen that changes every month without your</w:t>
      </w:r>
      <w:ins w:id="811" w:author="Clau Kegode" w:date="2026-07-10T12:06:00Z" w16du:dateUtc="2026-07-10T09:06:00Z">
        <w:r w:rsidR="00691DE1">
          <w:t xml:space="preserve"> direct</w:t>
        </w:r>
      </w:ins>
      <w:r>
        <w:t xml:space="preserve"> participation. The machine is starting to breathe on its own.</w:t>
      </w:r>
    </w:p>
    <w:p w14:paraId="5483C3B6" w14:textId="404AF539" w:rsidR="00D629B2" w:rsidRDefault="001305DF">
      <w:pPr>
        <w:spacing w:before="240" w:after="240"/>
        <w:rPr>
          <w:ins w:id="812" w:author="Clau Kegode" w:date="2026-07-10T12:07:00Z" w16du:dateUtc="2026-07-10T09:07:00Z"/>
        </w:rPr>
      </w:pPr>
      <w:r>
        <w:t xml:space="preserve">There's a threshold hiding around here, and it's worth marking: below $250,000, you're building the machine. Above it, the machine starts helping you build. Seven percent of $241,000 is nearly $17,000 a year — more than a month of your old salary, arriving from nothing but math and patience and a </w:t>
      </w:r>
      <w:ins w:id="813" w:author="Clau Kegode" w:date="2026-07-10T12:06:00Z" w16du:dateUtc="2026-07-10T09:06:00Z">
        <w:r w:rsidR="00C91184">
          <w:t xml:space="preserve">forgotten </w:t>
        </w:r>
      </w:ins>
      <w:r>
        <w:t>napkin from a diner.</w:t>
      </w:r>
    </w:p>
    <w:p w14:paraId="1EB940F8" w14:textId="473CD68E" w:rsidR="00C91184" w:rsidRDefault="00C91184">
      <w:pPr>
        <w:spacing w:before="240" w:after="240"/>
      </w:pPr>
      <w:ins w:id="814" w:author="Clau Kegode" w:date="2026-07-10T12:07:00Z">
        <w:r w:rsidRPr="00C91184">
          <w:t>This is the point where wealth stops feeling like something you chase and starts feeling like something you have built.</w:t>
        </w:r>
      </w:ins>
    </w:p>
    <w:p w14:paraId="5483C3B7" w14:textId="6C8C4ED4" w:rsidR="00D629B2" w:rsidRDefault="001305DF">
      <w:pPr>
        <w:spacing w:before="240" w:after="240"/>
      </w:pPr>
      <w:r>
        <w:t xml:space="preserve">At 34, your net worth crosses $500,000. You sit with that one for a while, because the median American household has about $87,000 saved for retirement across an entire working life, and you're 34. You don't feel superior. You feel something quieter — the sensation of a different kind of life becoming visible not as a fantasy but as </w:t>
      </w:r>
      <w:ins w:id="815" w:author="Clau Kegode" w:date="2026-07-10T12:07:00Z" w16du:dateUtc="2026-07-10T09:07:00Z">
        <w:r w:rsidR="00C91184">
          <w:t>real</w:t>
        </w:r>
      </w:ins>
      <w:del w:id="816" w:author="Clau Kegode" w:date="2026-07-10T12:07:00Z" w16du:dateUtc="2026-07-10T09:07:00Z">
        <w:r w:rsidDel="00C91184">
          <w:delText>a</w:delText>
        </w:r>
      </w:del>
      <w:r>
        <w:t xml:space="preserve"> date. Spend $50,000 a year, need $1,250,000: you're 40% of the way there.</w:t>
      </w:r>
    </w:p>
    <w:p w14:paraId="5483C3B8" w14:textId="77777777" w:rsidR="00D629B2" w:rsidRDefault="001305DF">
      <w:pPr>
        <w:spacing w:before="240" w:after="240"/>
      </w:pPr>
      <w:r>
        <w:lastRenderedPageBreak/>
        <w:t xml:space="preserve">And then something the spreadsheet never modeled happens. A promotion. A big one — $68,000 to $94,000 — and with it, a compliment shaped like a trap: </w:t>
      </w:r>
      <w:r>
        <w:rPr>
          <w:i/>
          <w:iCs/>
        </w:rPr>
        <w:t>you're good at this; we want more of you.</w:t>
      </w:r>
      <w:r>
        <w:t xml:space="preserve"> And you feel the pull. Not of money. Of identity. Because somewhere in the last decade, the job quietly became part of how you understand yourself — the title, the meetings that feel important, the colleagues who know your coffee order, the structure that tells you what a Tuesday is for. The plan was always about escaping the </w:t>
      </w:r>
      <w:r>
        <w:rPr>
          <w:i/>
          <w:iCs/>
        </w:rPr>
        <w:t>need</w:t>
      </w:r>
      <w:r>
        <w:t xml:space="preserve"> to work. You never asked what you'd be walking away from.</w:t>
      </w:r>
    </w:p>
    <w:p w14:paraId="5483C3B9" w14:textId="29783306" w:rsidR="00D629B2" w:rsidRDefault="001305DF">
      <w:pPr>
        <w:spacing w:before="240" w:after="240"/>
      </w:pPr>
      <w:r>
        <w:t>Financial independence, it turns out, is only half a math problem. The other half is an identity problem — and the identity problem is harder, because you can solve the math in ten years and not even discover the identity question exists until the math is</w:t>
      </w:r>
      <w:ins w:id="817" w:author="Clau Kegode" w:date="2026-07-10T12:07:00Z" w16du:dateUtc="2026-07-10T09:07:00Z">
        <w:r w:rsidR="00031EEF">
          <w:t xml:space="preserve"> already</w:t>
        </w:r>
      </w:ins>
      <w:r>
        <w:t xml:space="preserve"> finished.</w:t>
      </w:r>
    </w:p>
    <w:p w14:paraId="5483C3BA" w14:textId="28DFF3AC" w:rsidR="00D629B2" w:rsidRDefault="001305DF">
      <w:pPr>
        <w:spacing w:before="240" w:after="240"/>
        <w:rPr>
          <w:i/>
          <w:iCs/>
        </w:rPr>
      </w:pPr>
      <w:r>
        <w:t xml:space="preserve">You keep going. But the question sharpens: not </w:t>
      </w:r>
      <w:r>
        <w:rPr>
          <w:i/>
          <w:iCs/>
        </w:rPr>
        <w:t>what is the number</w:t>
      </w:r>
      <w:r>
        <w:t xml:space="preserve"> — </w:t>
      </w:r>
      <w:r>
        <w:rPr>
          <w:i/>
          <w:iCs/>
        </w:rPr>
        <w:t xml:space="preserve">what is the number </w:t>
      </w:r>
      <w:ins w:id="818" w:author="Clau Kegode" w:date="2026-07-10T12:07:00Z" w16du:dateUtc="2026-07-10T09:07:00Z">
        <w:r w:rsidR="00031EEF">
          <w:rPr>
            <w:i/>
            <w:iCs/>
          </w:rPr>
          <w:t xml:space="preserve">actually </w:t>
        </w:r>
      </w:ins>
      <w:r>
        <w:rPr>
          <w:i/>
          <w:iCs/>
        </w:rPr>
        <w:t>for?</w:t>
      </w:r>
    </w:p>
    <w:p w14:paraId="5483C3BB" w14:textId="77777777" w:rsidR="00D629B2" w:rsidRDefault="00570DF6">
      <w:r>
        <w:pict w14:anchorId="5483C595">
          <v:rect id="_x0000_i1044" style="width:0;height:1.5pt" o:hralign="center" o:hrstd="t" o:hr="t" fillcolor="#a0a0a0" stroked="f"/>
        </w:pict>
      </w:r>
    </w:p>
    <w:p w14:paraId="5483C3BC" w14:textId="7B83E38F" w:rsidR="00D629B2" w:rsidRDefault="001305DF">
      <w:pPr>
        <w:spacing w:before="240" w:after="240"/>
      </w:pPr>
      <w:r>
        <w:t>At 36: net worth $820,000. You've lived on $46,000 a year for three years running, the consulting throws off $4,200 a month, and the portfolio's paper gains average over $57,000 a year — more than your original salary</w:t>
      </w:r>
      <w:ins w:id="819" w:author="Clau Kegode" w:date="2026-07-10T12:09:00Z" w16du:dateUtc="2026-07-10T09:09:00Z">
        <w:r w:rsidR="00F15F73">
          <w:t xml:space="preserve"> ever was</w:t>
        </w:r>
      </w:ins>
      <w:r>
        <w:t>. Then the test arrives.</w:t>
      </w:r>
    </w:p>
    <w:p w14:paraId="5483C3BD" w14:textId="1B649C6A" w:rsidR="00D629B2" w:rsidRDefault="001305DF">
      <w:pPr>
        <w:spacing w:before="240" w:after="240"/>
      </w:pPr>
      <w:r>
        <w:t xml:space="preserve">The market drops 22% in a single quarter. The portfolio falls from $820,000 to roughly $640,000. A hundred and eighty thousand dollars, gone from the screen in under ninety days. You had prepared for this intellectually for years — read the histories, rehearsed the composure. The reality is </w:t>
      </w:r>
      <w:ins w:id="820" w:author="Clau Kegode" w:date="2026-07-10T12:09:00Z" w16du:dateUtc="2026-07-10T09:09:00Z">
        <w:r w:rsidR="00F15F73">
          <w:t xml:space="preserve">something entirely </w:t>
        </w:r>
      </w:ins>
      <w:r>
        <w:t>different. You open the app and your hands feel strange. Not shaking. Strange. Like the floor moved an inch and settled somewhere</w:t>
      </w:r>
      <w:ins w:id="821" w:author="Clau Kegode" w:date="2026-07-10T12:09:00Z" w16du:dateUtc="2026-07-10T09:09:00Z">
        <w:r w:rsidR="00F15F73">
          <w:t xml:space="preserve"> slightly</w:t>
        </w:r>
      </w:ins>
      <w:r>
        <w:t xml:space="preserve"> new.</w:t>
      </w:r>
    </w:p>
    <w:p w14:paraId="5483C3BE" w14:textId="77777777" w:rsidR="00D629B2" w:rsidRDefault="001305DF">
      <w:pPr>
        <w:spacing w:before="240" w:after="240"/>
      </w:pPr>
      <w:r>
        <w:t>You don't sell. But for the first time, you understand — bodily, not academically — why people do. The gap between knowing the right move and being calm enough to make it is wider than any spreadsheet admits. And that's the real hazard of every long-term plan: never the crash itself. The emotional response to the crash. Portfolios recover. Decisions made in fear usually don't.</w:t>
      </w:r>
    </w:p>
    <w:p w14:paraId="5483C3BF" w14:textId="0E6B7F8B" w:rsidR="00D629B2" w:rsidRDefault="001305DF">
      <w:pPr>
        <w:spacing w:before="240" w:after="240"/>
        <w:rPr>
          <w:ins w:id="822" w:author="Clau Kegode" w:date="2026-07-10T12:10:00Z" w16du:dateUtc="2026-07-10T09:10:00Z"/>
        </w:rPr>
      </w:pPr>
      <w:r>
        <w:t>You close the app for three weeks and keep the automation running: $2,800 a month into the same funds, now 22% cheaper. The machine isn't broken. The machine is</w:t>
      </w:r>
      <w:ins w:id="823" w:author="Clau Kegode" w:date="2026-07-10T12:10:00Z" w16du:dateUtc="2026-07-10T09:10:00Z">
        <w:r w:rsidR="003E5095">
          <w:t xml:space="preserve"> simply</w:t>
        </w:r>
      </w:ins>
      <w:r>
        <w:t xml:space="preserve"> on sale.</w:t>
      </w:r>
    </w:p>
    <w:p w14:paraId="071D9E28" w14:textId="62E6D9B1" w:rsidR="003E5095" w:rsidRDefault="003E5095">
      <w:pPr>
        <w:spacing w:before="240" w:after="240"/>
      </w:pPr>
      <w:ins w:id="824" w:author="Clau Kegode" w:date="2026-07-10T12:10:00Z">
        <w:r w:rsidRPr="003E5095">
          <w:t>This is the moment the theory becomes practice. The plan stops being an idea you admire and becomes a behavior you trust.</w:t>
        </w:r>
      </w:ins>
    </w:p>
    <w:p w14:paraId="5483C3C0" w14:textId="77777777" w:rsidR="00D629B2" w:rsidRDefault="001305DF">
      <w:pPr>
        <w:spacing w:before="240" w:after="240"/>
      </w:pPr>
      <w:r>
        <w:t>Two years later the portfolio reads $960,000. You're 38.</w:t>
      </w:r>
    </w:p>
    <w:p w14:paraId="5483C3C1" w14:textId="52EA4B64" w:rsidR="00D629B2" w:rsidRDefault="001305DF">
      <w:pPr>
        <w:spacing w:before="240" w:after="240"/>
      </w:pPr>
      <w:r>
        <w:t>It crosses $1,000,000 on a Thursday, mid-coffee, checked out of habit. Seven figures. You've rehearsed this calculation so many times that the actual moment lands almost silently — not disappointing, just quiet, like arriving at a place you've walked toward for years and finding it real, ordinary, and exactly where the map</w:t>
      </w:r>
      <w:ins w:id="825" w:author="Clau Kegode" w:date="2026-07-10T12:10:00Z" w16du:dateUtc="2026-07-10T09:10:00Z">
        <w:r w:rsidR="003E5095">
          <w:t xml:space="preserve"> always</w:t>
        </w:r>
      </w:ins>
      <w:r>
        <w:t xml:space="preserve"> said.</w:t>
      </w:r>
    </w:p>
    <w:p w14:paraId="5483C3C2" w14:textId="0279884F" w:rsidR="00D629B2" w:rsidRDefault="001305DF">
      <w:pPr>
        <w:spacing w:before="240" w:after="240"/>
      </w:pPr>
      <w:r>
        <w:lastRenderedPageBreak/>
        <w:t xml:space="preserve">Your expenses run $47,000 a year; the 25x target is $1,175,000. Eight more months of contributions and returns, and at 38 years and four months old, the portfolio crosses it. The math says done. The spreadsheet says </w:t>
      </w:r>
      <w:ins w:id="826" w:author="Clau Kegode" w:date="2026-07-10T20:17:00Z" w16du:dateUtc="2026-07-10T17:17:00Z">
        <w:r w:rsidR="00511F53">
          <w:t>you’re</w:t>
        </w:r>
      </w:ins>
      <w:ins w:id="827" w:author="Clau Kegode" w:date="2026-07-10T12:10:00Z" w16du:dateUtc="2026-07-10T09:10:00Z">
        <w:r w:rsidR="003E5095">
          <w:t xml:space="preserve"> </w:t>
        </w:r>
      </w:ins>
      <w:r>
        <w:t>free.</w:t>
      </w:r>
    </w:p>
    <w:p w14:paraId="5483C3C3" w14:textId="77777777" w:rsidR="00D629B2" w:rsidRDefault="001305DF">
      <w:pPr>
        <w:spacing w:before="240" w:after="240"/>
      </w:pPr>
      <w:r>
        <w:t>And you don't quit.</w:t>
      </w:r>
    </w:p>
    <w:p w14:paraId="5483C3C4" w14:textId="191655A1" w:rsidR="00D629B2" w:rsidRDefault="001305DF">
      <w:pPr>
        <w:spacing w:before="240" w:after="240"/>
        <w:rPr>
          <w:ins w:id="828" w:author="Clau Kegode" w:date="2026-07-10T12:11:00Z" w16du:dateUtc="2026-07-10T09:11:00Z"/>
        </w:rPr>
      </w:pPr>
      <w:r>
        <w:rPr>
          <w:i/>
          <w:iCs/>
        </w:rPr>
        <w:t>One more quarter,</w:t>
      </w:r>
      <w:r>
        <w:t xml:space="preserve"> you think. One more bonus cycle. The market looks uncertain; a bigger buffer would be prudent. Except it isn't prudence — it's fear wearing prudence's coat, and the early-retirement world has a name for it: One More Year Syndrome. The number is hit. The plan is complete. But leaving feels irreversible in a way no calculation covers. What if something breaks? What if healthcare spikes? The spreadsheet keeps saying yes; the brain keeps manufacturing </w:t>
      </w:r>
      <w:ins w:id="829" w:author="Clau Kegode" w:date="2026-07-10T12:10:00Z" w16du:dateUtc="2026-07-10T09:10:00Z">
        <w:r w:rsidR="006C7384">
          <w:t>anoth</w:t>
        </w:r>
      </w:ins>
      <w:ins w:id="830" w:author="Clau Kegode" w:date="2026-07-10T12:11:00Z" w16du:dateUtc="2026-07-10T09:11:00Z">
        <w:r w:rsidR="006C7384">
          <w:t xml:space="preserve">er </w:t>
        </w:r>
      </w:ins>
      <w:r>
        <w:rPr>
          <w:i/>
          <w:iCs/>
        </w:rPr>
        <w:t>not yet</w:t>
      </w:r>
      <w:r>
        <w:t xml:space="preserve">. Because the cruelest secret of the whole project is this: the hardest part of financial independence was never reaching the number. It's </w:t>
      </w:r>
      <w:r>
        <w:rPr>
          <w:i/>
          <w:iCs/>
        </w:rPr>
        <w:t>believing</w:t>
      </w:r>
      <w:r>
        <w:t xml:space="preserve"> it. The figure on the screen is real. The permission to act on it — nobody sells an index fund for that.</w:t>
      </w:r>
    </w:p>
    <w:p w14:paraId="3359A6AD" w14:textId="0A673222" w:rsidR="006C7384" w:rsidRDefault="006C7384">
      <w:pPr>
        <w:spacing w:before="240" w:after="240"/>
      </w:pPr>
      <w:ins w:id="831" w:author="Clau Kegode" w:date="2026-07-10T12:11:00Z">
        <w:r w:rsidRPr="006C7384">
          <w:t>The strange thing is that freedom can feel less like a finish line and more like a door you are suddenly responsible for opening.</w:t>
        </w:r>
      </w:ins>
    </w:p>
    <w:p w14:paraId="5483C3C5" w14:textId="77777777" w:rsidR="00D629B2" w:rsidRDefault="001305DF">
      <w:pPr>
        <w:spacing w:before="240" w:after="240"/>
      </w:pPr>
      <w:r>
        <w:t xml:space="preserve">You stay three more months. Then you stop. No party, no announcement. You turn in the badge and drive home on a Tuesday at 10:47 in the morning, on roads that are eerily empty at an hour you've only ever seen through office glass. You sit in the driveway a while. Not sad. Not elated. </w:t>
      </w:r>
      <w:r>
        <w:rPr>
          <w:i/>
          <w:iCs/>
        </w:rPr>
        <w:t>Present</w:t>
      </w:r>
      <w:r>
        <w:t xml:space="preserve"> — a thing you haven't been in years.</w:t>
      </w:r>
    </w:p>
    <w:p w14:paraId="5483C3C6" w14:textId="77777777" w:rsidR="00D629B2" w:rsidRDefault="00570DF6">
      <w:r>
        <w:pict w14:anchorId="5483C596">
          <v:rect id="_x0000_i1045" style="width:0;height:1.5pt" o:hralign="center" o:hrstd="t" o:hr="t" fillcolor="#a0a0a0" stroked="f"/>
        </w:pict>
      </w:r>
    </w:p>
    <w:p w14:paraId="5483C3C7" w14:textId="71C9C721" w:rsidR="00D629B2" w:rsidRDefault="001305DF">
      <w:pPr>
        <w:spacing w:before="240" w:after="240"/>
      </w:pPr>
      <w:r>
        <w:t xml:space="preserve">What the plans never modeled is that freedom has a texture. Nine a.m. on a Monday feels different from any weekend that ever existed. You read. You exercise at noon in a half-empty gym full of retirees and night-shift nurses. You pour time into a project that earns nothing and means everything. You miss some of the people. You do not miss the structure — the structure, you realize, was a container you'd outgrown </w:t>
      </w:r>
      <w:ins w:id="832" w:author="Clau Kegode" w:date="2026-07-10T12:15:00Z" w16du:dateUtc="2026-07-10T09:15:00Z">
        <w:r w:rsidR="00E41C63">
          <w:t>long</w:t>
        </w:r>
      </w:ins>
      <w:del w:id="833" w:author="Clau Kegode" w:date="2026-07-10T12:15:00Z" w16du:dateUtc="2026-07-10T09:15:00Z">
        <w:r w:rsidDel="00E41C63">
          <w:delText>years</w:delText>
        </w:r>
      </w:del>
      <w:r>
        <w:t xml:space="preserve"> before you left it.</w:t>
      </w:r>
    </w:p>
    <w:p w14:paraId="5483C3C8" w14:textId="77777777" w:rsidR="00D629B2" w:rsidRDefault="001305DF">
      <w:pPr>
        <w:spacing w:before="240" w:after="240"/>
        <w:rPr>
          <w:ins w:id="834" w:author="Clau Kegode" w:date="2026-07-10T12:15:00Z" w16du:dateUtc="2026-07-10T09:15:00Z"/>
        </w:rPr>
      </w:pPr>
      <w:r>
        <w:t>The portfolio keeps working. On $1,175,000, a 7% average year produces about $82,250 in growth; you withdraw $47,000; the balance still climbs. Slowly, unevenly, with volatility — but without needing you to feed it. That's the actual definition, the one hiding under all the acronyms: financial independence was never having a lot of money. It's having money that doesn't need you to survive.</w:t>
      </w:r>
    </w:p>
    <w:p w14:paraId="64765C03" w14:textId="65C797EC" w:rsidR="00B6010A" w:rsidRDefault="00B6010A">
      <w:pPr>
        <w:spacing w:before="240" w:after="240"/>
      </w:pPr>
      <w:ins w:id="835" w:author="Clau Kegode" w:date="2026-07-10T12:15:00Z">
        <w:r w:rsidRPr="00B6010A">
          <w:t>And that distinction changes everything, because the goal was never to escape work. It was to reclaim the ability to choose it.</w:t>
        </w:r>
      </w:ins>
    </w:p>
    <w:p w14:paraId="5483C3C9" w14:textId="77777777" w:rsidR="00D629B2" w:rsidRDefault="001305DF">
      <w:pPr>
        <w:spacing w:before="240" w:after="240"/>
      </w:pPr>
      <w:r>
        <w:t>At 39, your net worth is $1,240,000 — higher than the day you walked out, which you didn't plan and can't quite stop smiling about.</w:t>
      </w:r>
    </w:p>
    <w:p w14:paraId="5483C3CA" w14:textId="77777777" w:rsidR="00D629B2" w:rsidRDefault="001305DF">
      <w:pPr>
        <w:spacing w:before="240" w:after="240"/>
      </w:pPr>
      <w:r>
        <w:t xml:space="preserve">There's one object left from the whole campaign. The napkin. The one from the diner, 11 p.m. on a Wednesday, fifteen years and one lifetime ago — coffee ring in the corner, the arithmetic in </w:t>
      </w:r>
      <w:r>
        <w:lastRenderedPageBreak/>
        <w:t xml:space="preserve">smudged pen: </w:t>
      </w:r>
      <w:r>
        <w:rPr>
          <w:i/>
          <w:iCs/>
        </w:rPr>
        <w:t>$50,000 × 25 = $1,250,000.</w:t>
      </w:r>
      <w:r>
        <w:t xml:space="preserve"> You found it in a box during the last move and couldn't throw it away. It lives in a desk drawer now, under the passport.</w:t>
      </w:r>
    </w:p>
    <w:p w14:paraId="5483C3CB" w14:textId="4157042B" w:rsidR="00D629B2" w:rsidRDefault="001305DF">
      <w:pPr>
        <w:spacing w:before="240" w:after="240"/>
      </w:pPr>
      <w:r>
        <w:t>Every so often you take it out and look at it, this scrap of paper where a 24-year-old with $214 and a dying car first discovered that the cage had a key, and the key was a number, and the number had a</w:t>
      </w:r>
      <w:ins w:id="836" w:author="Clau Kegode" w:date="2026-07-10T12:16:00Z" w16du:dateUtc="2026-07-10T09:16:00Z">
        <w:r w:rsidR="00B6010A">
          <w:t xml:space="preserve"> clear</w:t>
        </w:r>
      </w:ins>
      <w:r>
        <w:t xml:space="preserve"> shape.</w:t>
      </w:r>
    </w:p>
    <w:p w14:paraId="5483C3CC" w14:textId="77777777" w:rsidR="00D629B2" w:rsidRDefault="001305DF">
      <w:pPr>
        <w:spacing w:before="240" w:after="240"/>
      </w:pPr>
      <w:r>
        <w:t>The napkin doesn't say anything profound. It's just multiplication.</w:t>
      </w:r>
    </w:p>
    <w:p w14:paraId="5483C3CD" w14:textId="77777777" w:rsidR="00D629B2" w:rsidRDefault="001305DF">
      <w:pPr>
        <w:spacing w:before="240" w:after="240"/>
        <w:rPr>
          <w:ins w:id="837" w:author="Clau Kegode" w:date="2026-07-10T12:16:00Z" w16du:dateUtc="2026-07-10T09:16:00Z"/>
        </w:rPr>
      </w:pPr>
      <w:r>
        <w:t>It was always just multiplication.</w:t>
      </w:r>
    </w:p>
    <w:p w14:paraId="211221A0" w14:textId="6B208DD3" w:rsidR="00B6010A" w:rsidRDefault="00B6010A">
      <w:pPr>
        <w:spacing w:before="240" w:after="240"/>
      </w:pPr>
      <w:ins w:id="838" w:author="Clau Kegode" w:date="2026-07-10T12:16:00Z">
        <w:r w:rsidRPr="00B6010A">
          <w:t>The years of sacrifice, the spreadsheets, and the discipline all reduced to one simple equation written by someone who didn't yet know how much was possible.</w:t>
        </w:r>
      </w:ins>
    </w:p>
    <w:p w14:paraId="5483C3CE" w14:textId="77777777" w:rsidR="00D629B2" w:rsidRDefault="001305DF">
      <w:pPr>
        <w:spacing w:before="240" w:after="240"/>
      </w:pPr>
      <w:r>
        <w:t>That was the secret nobody kept — the door was never locked. It was only unmarked.</w:t>
      </w:r>
    </w:p>
    <w:p w14:paraId="5483C3CF" w14:textId="77777777" w:rsidR="00D629B2" w:rsidRDefault="001305DF">
      <w:pPr>
        <w:pStyle w:val="Heading1"/>
        <w:keepNext w:val="0"/>
        <w:keepLines w:val="0"/>
        <w:spacing w:before="480"/>
        <w:rPr>
          <w:b/>
          <w:bCs/>
          <w:sz w:val="46"/>
          <w:szCs w:val="46"/>
        </w:rPr>
      </w:pPr>
      <w:bookmarkStart w:id="839" w:name="_39e1ain520kh" w:colFirst="0" w:colLast="0"/>
      <w:bookmarkEnd w:id="839"/>
      <w:r>
        <w:rPr>
          <w:b/>
          <w:bCs/>
          <w:sz w:val="46"/>
          <w:szCs w:val="46"/>
        </w:rPr>
        <w:t>POV: You Build a Side Hustle That Becomes Bigger Than Your Job</w:t>
      </w:r>
    </w:p>
    <w:p w14:paraId="5483C3D0" w14:textId="77777777" w:rsidR="00D629B2" w:rsidRDefault="001305DF">
      <w:pPr>
        <w:spacing w:before="240" w:after="240"/>
      </w:pPr>
      <w:r>
        <w:t>$885. That's what the average side hustle makes per month.</w:t>
      </w:r>
    </w:p>
    <w:p w14:paraId="5483C3D1" w14:textId="60D3D5EA" w:rsidR="00D629B2" w:rsidRDefault="001305DF">
      <w:pPr>
        <w:spacing w:before="240" w:after="240"/>
      </w:pPr>
      <w:r>
        <w:t xml:space="preserve">You know this because you looked it up at 11:17 p.m., laptop open on the couch, your day-job badge still clipped to your shirt because you forgot to take it off. That's how tired you are. You are 27 years old. You have a salary — a real one, with benefits and a 401k match you only </w:t>
      </w:r>
      <w:ins w:id="840" w:author="Clau Kegode" w:date="2026-07-10T12:18:00Z" w16du:dateUtc="2026-07-10T09:18:00Z">
        <w:r w:rsidR="00936476">
          <w:t>partly</w:t>
        </w:r>
      </w:ins>
      <w:del w:id="841" w:author="Clau Kegode" w:date="2026-07-10T12:18:00Z" w16du:dateUtc="2026-07-10T09:18:00Z">
        <w:r w:rsidDel="00936476">
          <w:delText>half</w:delText>
        </w:r>
      </w:del>
      <w:r>
        <w:t xml:space="preserve"> understand — and still, every two weeks, after taxes and rent and the car payment and the student loan and the grocery run, what's left is almost nothing. Not broke. Not in crisis. Just </w:t>
      </w:r>
      <w:r>
        <w:rPr>
          <w:i/>
          <w:iCs/>
        </w:rPr>
        <w:t>flat</w:t>
      </w:r>
      <w:r>
        <w:t>. Just even. Surviving inside a number that was supposed to feel like enough and somehow never</w:t>
      </w:r>
      <w:ins w:id="842" w:author="Clau Kegode" w:date="2026-07-10T12:18:00Z" w16du:dateUtc="2026-07-10T09:18:00Z">
        <w:r w:rsidR="00936476">
          <w:t xml:space="preserve"> quite</w:t>
        </w:r>
      </w:ins>
      <w:r>
        <w:t xml:space="preserve"> does.</w:t>
      </w:r>
    </w:p>
    <w:p w14:paraId="5483C3D2" w14:textId="574647F1" w:rsidR="00D629B2" w:rsidRDefault="001305DF">
      <w:pPr>
        <w:spacing w:before="240" w:after="240"/>
      </w:pPr>
      <w:r>
        <w:t xml:space="preserve">So you start something. Not a plan. Not a business. A </w:t>
      </w:r>
      <w:r>
        <w:rPr>
          <w:i/>
          <w:iCs/>
        </w:rPr>
        <w:t>thing</w:t>
      </w:r>
      <w:r>
        <w:t xml:space="preserve">. Small enough to do after dinner and on Saturday mornings before anyone else is awake. You don't tell your boss. You barely tell anyone. It's too small to explain and too fragile to survive someone else's </w:t>
      </w:r>
      <w:ins w:id="843" w:author="Clau Kegode" w:date="2026-07-10T12:18:00Z" w16du:dateUtc="2026-07-10T09:18:00Z">
        <w:r w:rsidR="00936476">
          <w:t xml:space="preserve">casual </w:t>
        </w:r>
      </w:ins>
      <w:r>
        <w:t>doubt.</w:t>
      </w:r>
    </w:p>
    <w:p w14:paraId="5483C3D3" w14:textId="6F1F3E6B" w:rsidR="00D629B2" w:rsidRDefault="001305DF">
      <w:pPr>
        <w:spacing w:before="240" w:after="240"/>
      </w:pPr>
      <w:r>
        <w:t xml:space="preserve">The first month, it makes $140. You feel </w:t>
      </w:r>
      <w:ins w:id="844" w:author="Clau Kegode" w:date="2026-07-10T12:18:00Z" w16du:dateUtc="2026-07-10T09:18:00Z">
        <w:r w:rsidR="00936476">
          <w:t xml:space="preserve">almost </w:t>
        </w:r>
      </w:ins>
      <w:r>
        <w:t>nothing. You almost stop.</w:t>
      </w:r>
    </w:p>
    <w:p w14:paraId="5483C3D4" w14:textId="18F4C4ED" w:rsidR="00D629B2" w:rsidRDefault="001305DF">
      <w:pPr>
        <w:spacing w:before="240" w:after="240"/>
      </w:pPr>
      <w:r>
        <w:t>The second month, it makes $310. You feel something</w:t>
      </w:r>
      <w:ins w:id="845" w:author="Clau Kegode" w:date="2026-07-10T12:19:00Z" w16du:dateUtc="2026-07-10T09:19:00Z">
        <w:r w:rsidR="00936476">
          <w:t xml:space="preserve"> different</w:t>
        </w:r>
      </w:ins>
      <w:r>
        <w:t>.</w:t>
      </w:r>
    </w:p>
    <w:p w14:paraId="5483C3D5" w14:textId="77777777" w:rsidR="00D629B2" w:rsidRDefault="001305DF">
      <w:pPr>
        <w:spacing w:before="240" w:after="240"/>
      </w:pPr>
      <w:r>
        <w:t xml:space="preserve">In the early 1960s, a Stanford accounting graduate named Phil Knight was doing exactly this — selling Japanese running shoes out of the trunk of his Plymouth at track meets on weekends, while keeping his day job. He kept that day job, and later another one teaching accounting, for </w:t>
      </w:r>
      <w:r>
        <w:rPr>
          <w:i/>
          <w:iCs/>
        </w:rPr>
        <w:t>years</w:t>
      </w:r>
      <w:r>
        <w:t xml:space="preserve"> while the shoe thing grew in the margins of his life. The shoe thing eventually needed a name. He called it Nike. The lesson buried in that story isn't the swoosh. It's the trunk. It's the years nobody was watching.</w:t>
      </w:r>
    </w:p>
    <w:p w14:paraId="58B16D2C" w14:textId="2CEA7DFE" w:rsidR="00732546" w:rsidRDefault="00732546">
      <w:pPr>
        <w:spacing w:before="240" w:after="240"/>
        <w:rPr>
          <w:ins w:id="846" w:author="Clau Kegode" w:date="2026-07-10T12:19:00Z" w16du:dateUtc="2026-07-10T09:19:00Z"/>
        </w:rPr>
      </w:pPr>
      <w:ins w:id="847" w:author="Clau Kegode" w:date="2026-07-10T12:19:00Z">
        <w:r w:rsidRPr="00732546">
          <w:lastRenderedPageBreak/>
          <w:t>The beginning of almost every meaningful venture looks ordinary from the outside, which is why so many people abandon it before anyone else can see the potential.</w:t>
        </w:r>
      </w:ins>
    </w:p>
    <w:p w14:paraId="5483C3D6" w14:textId="379E8DC4" w:rsidR="00D629B2" w:rsidRDefault="001305DF">
      <w:pPr>
        <w:spacing w:before="240" w:after="240"/>
      </w:pPr>
      <w:r>
        <w:t>Because here's what actually kills most side hustles, and it isn't failure: it's the stretch where the thing looks like nothing. The first three months rarely look like anything — the numbers too small to be encouraging, too real to be ignored. What separates the people who make it isn't talent. It's the willingness to stay in the room while the room is still empty.</w:t>
      </w:r>
    </w:p>
    <w:p w14:paraId="5483C3D7" w14:textId="77777777" w:rsidR="00D629B2" w:rsidRDefault="001305DF">
      <w:pPr>
        <w:spacing w:before="240" w:after="240"/>
      </w:pPr>
      <w:r>
        <w:t>You stay in the room.</w:t>
      </w:r>
    </w:p>
    <w:p w14:paraId="5483C3D8" w14:textId="225D9EA9" w:rsidR="00D629B2" w:rsidRDefault="001305DF">
      <w:pPr>
        <w:spacing w:before="240" w:after="240"/>
        <w:rPr>
          <w:ins w:id="848" w:author="Clau Kegode" w:date="2026-07-10T12:19:00Z" w16du:dateUtc="2026-07-10T09:19:00Z"/>
        </w:rPr>
      </w:pPr>
      <w:r>
        <w:t>Month three: $490. Month four: $720. You reinvest nearly all of it — a better tool, a $97 course that teaches you exactly one thing you didn't know, which turns out to</w:t>
      </w:r>
      <w:del w:id="849" w:author="Clau Kegode" w:date="2026-07-10T12:19:00Z" w16du:dateUtc="2026-07-10T09:19:00Z">
        <w:r w:rsidDel="00732546">
          <w:delText xml:space="preserve"> be the</w:delText>
        </w:r>
      </w:del>
      <w:ins w:id="850" w:author="Clau Kegode" w:date="2026-07-10T12:19:00Z" w16du:dateUtc="2026-07-10T09:19:00Z">
        <w:r w:rsidR="00732546">
          <w:t xml:space="preserve"> be the exact</w:t>
        </w:r>
      </w:ins>
      <w:r>
        <w:t xml:space="preserve"> thing. You stop buying lunch at the office and redirect that $11 a day into ads: $330 a month out, $600 back. You are not scaling a business yet. You are learning what a business </w:t>
      </w:r>
      <w:r>
        <w:rPr>
          <w:i/>
          <w:iCs/>
        </w:rPr>
        <w:t>feels</w:t>
      </w:r>
      <w:r>
        <w:t xml:space="preserve"> like, one small feedback loop at a time.</w:t>
      </w:r>
    </w:p>
    <w:p w14:paraId="5F46E072" w14:textId="734E9226" w:rsidR="00BE0649" w:rsidRDefault="00BE0649">
      <w:pPr>
        <w:spacing w:before="240" w:after="240"/>
      </w:pPr>
      <w:ins w:id="851" w:author="Clau Kegode" w:date="2026-07-10T12:19:00Z">
        <w:r w:rsidRPr="00BE0649">
          <w:t>The money is still small, but the lessons are becoming larger than the income itself.</w:t>
        </w:r>
      </w:ins>
    </w:p>
    <w:p w14:paraId="5483C3D9" w14:textId="77777777" w:rsidR="00D629B2" w:rsidRDefault="001305DF">
      <w:pPr>
        <w:spacing w:before="240" w:after="240"/>
      </w:pPr>
      <w:r>
        <w:t xml:space="preserve">You're 27 with a net worth of $8,400, most of it in the 401k. The side hustle account holds $640. You keep it in a separate bank entirely, and you never touch it, because that account isn't for spending. That account is for </w:t>
      </w:r>
      <w:r>
        <w:rPr>
          <w:i/>
          <w:iCs/>
        </w:rPr>
        <w:t>watching</w:t>
      </w:r>
      <w:r>
        <w:t>.</w:t>
      </w:r>
    </w:p>
    <w:p w14:paraId="5483C3DA" w14:textId="77777777" w:rsidR="00D629B2" w:rsidRDefault="001305DF">
      <w:pPr>
        <w:spacing w:before="240" w:after="240"/>
      </w:pPr>
      <w:r>
        <w:t xml:space="preserve">Month six: $1,200. You screenshot it and send it to nobody — because nobody would understand why $1,200 means more than any bonus your job ever produced. The bonus was handed to you. This was </w:t>
      </w:r>
      <w:r>
        <w:rPr>
          <w:i/>
          <w:iCs/>
        </w:rPr>
        <w:t>built</w:t>
      </w:r>
      <w:r>
        <w:t xml:space="preserve"> by you. A salary, you're starting to realize, is compensation for your time. A business is a claim on the future. They are not the same species of money, and once you feel the difference in your body, you can't </w:t>
      </w:r>
      <w:proofErr w:type="spellStart"/>
      <w:r>
        <w:t>unfeel</w:t>
      </w:r>
      <w:proofErr w:type="spellEnd"/>
      <w:r>
        <w:t xml:space="preserve"> it.</w:t>
      </w:r>
    </w:p>
    <w:p w14:paraId="5483C3DB" w14:textId="77777777" w:rsidR="00D629B2" w:rsidRDefault="00570DF6">
      <w:r>
        <w:pict w14:anchorId="5483C597">
          <v:rect id="_x0000_i1046" style="width:0;height:1.5pt" o:hralign="center" o:hrstd="t" o:hr="t" fillcolor="#a0a0a0" stroked="f"/>
        </w:pict>
      </w:r>
    </w:p>
    <w:p w14:paraId="5483C3DC" w14:textId="4C3EC8C8" w:rsidR="00D629B2" w:rsidRDefault="001305DF">
      <w:pPr>
        <w:spacing w:before="240" w:after="240"/>
      </w:pPr>
      <w:r>
        <w:t xml:space="preserve">At 28, the side hustle is generating $2,100 a month. Your take-home salary is $3,600. You do that division late one night and your hands go still on the keyboard: the evening-and-weekend thing is already at 58 percent of the day-job thing. You've been treating it like a hobby. It has </w:t>
      </w:r>
      <w:ins w:id="852" w:author="Clau Kegode" w:date="2026-07-10T12:42:00Z" w16du:dateUtc="2026-07-10T09:42:00Z">
        <w:r w:rsidR="00F9549D">
          <w:t xml:space="preserve">quietly </w:t>
        </w:r>
      </w:ins>
      <w:r>
        <w:t>stopped behaving like one.</w:t>
      </w:r>
    </w:p>
    <w:p w14:paraId="5483C3DD" w14:textId="3AB0653C" w:rsidR="00D629B2" w:rsidRDefault="001305DF">
      <w:pPr>
        <w:spacing w:before="240" w:after="240"/>
      </w:pPr>
      <w:r>
        <w:t xml:space="preserve">So the schedule mutates. Up at 5:30, ninety minutes of work before the shower. Lunch at your desk with twenty minutes of client messages hidden behind a sandwich. Then 8 to 11 at night, again. This is not discipline — discipline is a system, and what you have is a fire. Obsession is easier to sustain than discipline and much harder to control, and you're learning the difference </w:t>
      </w:r>
      <w:ins w:id="853" w:author="Clau Kegode" w:date="2026-07-10T12:42:00Z" w16du:dateUtc="2026-07-10T09:42:00Z">
        <w:r w:rsidR="00AA2CD9">
          <w:t xml:space="preserve">the hard way </w:t>
        </w:r>
      </w:ins>
      <w:r>
        <w:t>in real time.</w:t>
      </w:r>
    </w:p>
    <w:p w14:paraId="5483C3DE" w14:textId="59D84B90" w:rsidR="00D629B2" w:rsidRDefault="001305DF">
      <w:pPr>
        <w:spacing w:before="240" w:after="240"/>
      </w:pPr>
      <w:r>
        <w:t xml:space="preserve">Somewhere in these months, without a ceremony, the two jobs trade places in your head. The side hustle becomes the real job. The day job becomes the thing you do while you </w:t>
      </w:r>
      <w:ins w:id="854" w:author="Clau Kegode" w:date="2026-07-10T12:43:00Z" w16du:dateUtc="2026-07-10T09:43:00Z">
        <w:r w:rsidR="003F1A48">
          <w:t xml:space="preserve">temporarily </w:t>
        </w:r>
      </w:ins>
      <w:r>
        <w:t>wait.</w:t>
      </w:r>
    </w:p>
    <w:p w14:paraId="5483C3DF" w14:textId="77777777" w:rsidR="00D629B2" w:rsidRDefault="001305DF">
      <w:pPr>
        <w:spacing w:before="240" w:after="240"/>
      </w:pPr>
      <w:r>
        <w:lastRenderedPageBreak/>
        <w:t>Net worth crosses $22,000. The side account holds $4,100, and you look at it the way you once looked at your first $1,000 in savings — with a low-grade disbelief, half expecting someone to take it back.</w:t>
      </w:r>
    </w:p>
    <w:p w14:paraId="4E6C2B39" w14:textId="2FC83134" w:rsidR="003F1A48" w:rsidRDefault="003F1A48">
      <w:pPr>
        <w:spacing w:before="240" w:after="240"/>
        <w:rPr>
          <w:ins w:id="855" w:author="Clau Kegode" w:date="2026-07-10T12:43:00Z" w16du:dateUtc="2026-07-10T09:43:00Z"/>
        </w:rPr>
      </w:pPr>
      <w:ins w:id="856" w:author="Clau Kegode" w:date="2026-07-10T12:43:00Z">
        <w:r w:rsidRPr="003F1A48">
          <w:t>The strange part is that the numbers are changing faster than your identity can catch up. You are still showing up somewhere else every morning, even though your mind has already started building somewhere new</w:t>
        </w:r>
      </w:ins>
    </w:p>
    <w:p w14:paraId="5483C3E0" w14:textId="1FE279ED" w:rsidR="00D629B2" w:rsidRDefault="001305DF">
      <w:pPr>
        <w:spacing w:before="240" w:after="240"/>
      </w:pPr>
      <w:r>
        <w:t>Month eleven: $3,400. Month twelve: $4,800. You add it all up sitting in your car in the office parking garage, engine running, dashboard glowing. Year one of the side hustle: $26,200. Your salary after tax over the same year: $43,200. The gap is closing, and you can feel it like pressure behind a wall.</w:t>
      </w:r>
    </w:p>
    <w:p w14:paraId="5483C3E1" w14:textId="321C8CB1" w:rsidR="00D629B2" w:rsidRDefault="001305DF">
      <w:pPr>
        <w:spacing w:before="240" w:after="240"/>
      </w:pPr>
      <w:r>
        <w:t xml:space="preserve">You do not quit. This is the chapter nobody narrates — the stretch where the thing is big enough to terrify you and not yet big enough to trust. You keep the badge. You keep attending the Tuesday all-hands. You keep nodding at a quarterly roadmap that stopped mattering to you </w:t>
      </w:r>
      <w:ins w:id="857" w:author="Clau Kegode" w:date="2026-07-10T12:43:00Z" w16du:dateUtc="2026-07-10T09:43:00Z">
        <w:r w:rsidR="003F1A48">
          <w:t>long</w:t>
        </w:r>
      </w:ins>
      <w:del w:id="858" w:author="Clau Kegode" w:date="2026-07-10T12:43:00Z" w16du:dateUtc="2026-07-10T09:43:00Z">
        <w:r w:rsidDel="003F1A48">
          <w:delText>months</w:delText>
        </w:r>
      </w:del>
      <w:r>
        <w:t xml:space="preserve"> ago. Not from cowardice. From arithmetic. Never leave the salary until the side income has replaced it for six consecutive months — not once, not twice, six in a row — because consistency is the only evidence that counts, and everything else is a good month wearing a costume.</w:t>
      </w:r>
    </w:p>
    <w:p w14:paraId="5483C3E2" w14:textId="2D8FD93E" w:rsidR="00D629B2" w:rsidRDefault="001305DF">
      <w:pPr>
        <w:spacing w:before="240" w:after="240"/>
      </w:pPr>
      <w:r>
        <w:t xml:space="preserve">At 29, the business crosses $5,500 in a single month. Your monthly take-home is $3,600. The thing you built in the dark just beat the thing you spend eight hours a day doing for someone else — and you don't celebrate. You go quiet. You open a spreadsheet and interrogate the number from every angle, hunting for the reason it won't last, the hidden hole. There isn't one. The revenue recurs. The customers return. The margins are </w:t>
      </w:r>
      <w:ins w:id="859" w:author="Clau Kegode" w:date="2026-07-10T12:44:00Z" w16du:dateUtc="2026-07-10T09:44:00Z">
        <w:r w:rsidR="003F1A48">
          <w:t xml:space="preserve">actually </w:t>
        </w:r>
      </w:ins>
      <w:r>
        <w:t>real.</w:t>
      </w:r>
    </w:p>
    <w:p w14:paraId="5483C3E3" w14:textId="1C24AC18" w:rsidR="00D629B2" w:rsidRDefault="001305DF">
      <w:pPr>
        <w:spacing w:before="240" w:after="240"/>
        <w:rPr>
          <w:ins w:id="860" w:author="Clau Kegode" w:date="2026-07-10T12:44:00Z" w16du:dateUtc="2026-07-10T09:44:00Z"/>
        </w:rPr>
      </w:pPr>
      <w:r>
        <w:t xml:space="preserve">Net worth: $61,000. The side account: $18,400. You start paying yourself $1,500 a month from it and leave the rest inside. You are running two jobs, burning at both ends, and you have never in your life felt more awake. The question quietly changes shape around now — it's no longer </w:t>
      </w:r>
      <w:ins w:id="861" w:author="Clau Kegode" w:date="2026-07-10T12:44:00Z" w16du:dateUtc="2026-07-10T09:44:00Z">
        <w:r w:rsidR="00CA2EE1">
          <w:rPr>
            <w:i/>
            <w:iCs/>
          </w:rPr>
          <w:t>whether</w:t>
        </w:r>
      </w:ins>
      <w:del w:id="862" w:author="Clau Kegode" w:date="2026-07-10T12:44:00Z" w16du:dateUtc="2026-07-10T09:44:00Z">
        <w:r w:rsidDel="00CA2EE1">
          <w:rPr>
            <w:i/>
            <w:iCs/>
          </w:rPr>
          <w:delText>wil</w:delText>
        </w:r>
      </w:del>
      <w:ins w:id="863" w:author="Clau Kegode" w:date="2026-07-10T12:44:00Z" w16du:dateUtc="2026-07-10T09:44:00Z">
        <w:r w:rsidR="00CA2EE1">
          <w:rPr>
            <w:i/>
            <w:iCs/>
          </w:rPr>
          <w:t xml:space="preserve"> </w:t>
        </w:r>
      </w:ins>
      <w:del w:id="864" w:author="Clau Kegode" w:date="2026-07-10T12:44:00Z" w16du:dateUtc="2026-07-10T09:44:00Z">
        <w:r w:rsidDel="00CA2EE1">
          <w:rPr>
            <w:i/>
            <w:iCs/>
          </w:rPr>
          <w:delText xml:space="preserve">l </w:delText>
        </w:r>
      </w:del>
      <w:r>
        <w:rPr>
          <w:i/>
          <w:iCs/>
        </w:rPr>
        <w:t xml:space="preserve">the business </w:t>
      </w:r>
      <w:ins w:id="865" w:author="Clau Kegode" w:date="2026-07-10T12:44:00Z" w16du:dateUtc="2026-07-10T09:44:00Z">
        <w:r w:rsidR="00CA2EE1">
          <w:rPr>
            <w:i/>
            <w:iCs/>
          </w:rPr>
          <w:t xml:space="preserve">will </w:t>
        </w:r>
      </w:ins>
      <w:r>
        <w:rPr>
          <w:i/>
          <w:iCs/>
        </w:rPr>
        <w:t>survive.</w:t>
      </w:r>
      <w:r>
        <w:t xml:space="preserve"> It's </w:t>
      </w:r>
      <w:r>
        <w:rPr>
          <w:i/>
          <w:iCs/>
        </w:rPr>
        <w:t>will I.</w:t>
      </w:r>
      <w:r>
        <w:t xml:space="preserve"> Viability was the old problem. Capacity is the new one.</w:t>
      </w:r>
    </w:p>
    <w:p w14:paraId="6481E580" w14:textId="5779877C" w:rsidR="00B85760" w:rsidRDefault="00B85760">
      <w:pPr>
        <w:spacing w:before="240" w:after="240"/>
      </w:pPr>
      <w:ins w:id="866" w:author="Clau Kegode" w:date="2026-07-10T12:44:00Z">
        <w:r w:rsidRPr="00B85760">
          <w:t>Success creates a new kind of pressure: not proving that the opportunity exists, but learning how to carry the weight of it without breaking yourself.</w:t>
        </w:r>
      </w:ins>
    </w:p>
    <w:p w14:paraId="5483C3E4" w14:textId="77777777" w:rsidR="00D629B2" w:rsidRDefault="00570DF6">
      <w:r>
        <w:pict w14:anchorId="5483C598">
          <v:rect id="_x0000_i1047" style="width:0;height:1.5pt" o:hralign="center" o:hrstd="t" o:hr="t" fillcolor="#a0a0a0" stroked="f"/>
        </w:pict>
      </w:r>
    </w:p>
    <w:p w14:paraId="5483C3E5" w14:textId="36D9CAEB" w:rsidR="00D629B2" w:rsidRDefault="001305DF">
      <w:pPr>
        <w:spacing w:before="240" w:after="240"/>
      </w:pPr>
      <w:r>
        <w:t xml:space="preserve">Month eighteen: $7,200. Month nineteen: $6,800. Month twenty: $8,100. Nothing real is linear. A client cancels and the number sags and your stomach </w:t>
      </w:r>
      <w:ins w:id="867" w:author="Clau Kegode" w:date="2026-07-10T12:45:00Z" w16du:dateUtc="2026-07-10T09:45:00Z">
        <w:r w:rsidR="003D2D5F">
          <w:t>drops</w:t>
        </w:r>
      </w:ins>
      <w:del w:id="868" w:author="Clau Kegode" w:date="2026-07-10T12:45:00Z" w16du:dateUtc="2026-07-10T09:45:00Z">
        <w:r w:rsidDel="003D2D5F">
          <w:delText>sags</w:delText>
        </w:r>
      </w:del>
      <w:r>
        <w:t xml:space="preserve"> with it; one good decision compounds into three new clients and you lie awake from the </w:t>
      </w:r>
      <w:ins w:id="869" w:author="Clau Kegode" w:date="2026-07-10T12:45:00Z" w16du:dateUtc="2026-07-10T09:45:00Z">
        <w:r w:rsidR="003D2D5F">
          <w:t>bette</w:t>
        </w:r>
      </w:ins>
      <w:ins w:id="870" w:author="Clau Kegode" w:date="2026-07-10T12:46:00Z" w16du:dateUtc="2026-07-10T09:46:00Z">
        <w:r w:rsidR="003D2D5F">
          <w:t>r</w:t>
        </w:r>
      </w:ins>
      <w:del w:id="871" w:author="Clau Kegode" w:date="2026-07-10T12:45:00Z" w16du:dateUtc="2026-07-10T09:45:00Z">
        <w:r w:rsidDel="003D2D5F">
          <w:delText>good</w:delText>
        </w:r>
      </w:del>
      <w:r>
        <w:t xml:space="preserve"> kind of pressure. Somewhere in the sawtooth you learn the sentence that will govern the rest of your working life: revenue is a mood. Profit is the truth. You start watching profit</w:t>
      </w:r>
      <w:ins w:id="872" w:author="Clau Kegode" w:date="2026-07-10T12:46:00Z" w16du:dateUtc="2026-07-10T09:46:00Z">
        <w:r w:rsidR="003D2D5F">
          <w:t xml:space="preserve"> instead</w:t>
        </w:r>
      </w:ins>
      <w:r>
        <w:t>.</w:t>
      </w:r>
    </w:p>
    <w:p w14:paraId="5483C3E6" w14:textId="2307FFFA" w:rsidR="00D629B2" w:rsidRDefault="001305DF">
      <w:pPr>
        <w:spacing w:before="240" w:after="240"/>
      </w:pPr>
      <w:r>
        <w:t xml:space="preserve">The ledger at nearly-30: expenses $4,100 a month, revenue averaging $7,600, profit around $3,500 after paying yourself. Stack your salary on top and total monthly income is $5,000. And a </w:t>
      </w:r>
      <w:r>
        <w:lastRenderedPageBreak/>
        <w:t xml:space="preserve">strange inversion completes itself — the moment your side income becomes more </w:t>
      </w:r>
      <w:r>
        <w:rPr>
          <w:i/>
          <w:iCs/>
        </w:rPr>
        <w:t>predictable</w:t>
      </w:r>
      <w:r>
        <w:t xml:space="preserve"> than your salary, the salary becomes the </w:t>
      </w:r>
      <w:ins w:id="873" w:author="Clau Kegode" w:date="2026-07-10T12:46:00Z" w16du:dateUtc="2026-07-10T09:46:00Z">
        <w:r w:rsidR="00E03282">
          <w:t xml:space="preserve">actual </w:t>
        </w:r>
      </w:ins>
      <w:r>
        <w:t>risk. Most people never see it flip. Most people call the paycheck the safe thing right up until the Thursday it</w:t>
      </w:r>
      <w:ins w:id="874" w:author="Clau Kegode" w:date="2026-07-10T12:46:00Z" w16du:dateUtc="2026-07-10T09:46:00Z">
        <w:r w:rsidR="00E03282">
          <w:t xml:space="preserve"> suddenly</w:t>
        </w:r>
      </w:ins>
      <w:r>
        <w:t xml:space="preserve"> isn't.</w:t>
      </w:r>
    </w:p>
    <w:p w14:paraId="5483C3E7" w14:textId="77777777" w:rsidR="00D629B2" w:rsidRDefault="001305DF">
      <w:pPr>
        <w:spacing w:before="240" w:after="240"/>
      </w:pPr>
      <w:r>
        <w:t>You give notice on a Wednesday. No drama. You type the email at 6:43 in the morning, at the same kitchen table where the whole thing started two years earlier in the dark. You read it four times, change nothing, send it, close the laptop, and make coffee. Outside, the street is ordinary. The world doesn't shift.</w:t>
      </w:r>
    </w:p>
    <w:p w14:paraId="5483C3E8" w14:textId="77777777" w:rsidR="00D629B2" w:rsidRDefault="001305DF">
      <w:pPr>
        <w:spacing w:before="240" w:after="240"/>
      </w:pPr>
      <w:r>
        <w:t>You do.</w:t>
      </w:r>
    </w:p>
    <w:p w14:paraId="5483C3E9" w14:textId="5CFE8E38" w:rsidR="00D629B2" w:rsidRDefault="001305DF">
      <w:pPr>
        <w:spacing w:before="240" w:after="240"/>
      </w:pPr>
      <w:r>
        <w:t>Your net worth is $89,000. You are 30 years old, and the first month without a salary turns out to be the strangest month of your financial life — not because of the money. The money is fine; the business covers it. The strangeness is</w:t>
      </w:r>
      <w:ins w:id="875" w:author="Clau Kegode" w:date="2026-07-10T12:46:00Z" w16du:dateUtc="2026-07-10T09:46:00Z">
        <w:r w:rsidR="00E03282">
          <w:t xml:space="preserve"> your</w:t>
        </w:r>
      </w:ins>
      <w:r>
        <w:t xml:space="preserve"> </w:t>
      </w:r>
      <w:r>
        <w:rPr>
          <w:i/>
          <w:iCs/>
        </w:rPr>
        <w:t>identity</w:t>
      </w:r>
      <w:r>
        <w:t>. For years, "I work in marketing" or "I'm in tech" was a sentence that organized everything: when to wake, what to wear, who to be at parties. The sentence is gone now. You're just you, building a thing, without a net. It is the most exposed you've ever felt. It's also the most honest — because the money transition, it turns out, is math. The identity transition is surgery. And nobody warns you how long the surgery takes.</w:t>
      </w:r>
    </w:p>
    <w:p w14:paraId="5483C3EA" w14:textId="234C8DAC" w:rsidR="00D629B2" w:rsidRDefault="001305DF">
      <w:pPr>
        <w:spacing w:before="240" w:after="240"/>
      </w:pPr>
      <w:r>
        <w:t>At 31: revenue $11,400 a month, and you make your first hire — part-time, $1,800 a month. You run your first payroll and then sit with the fact that another human being's rent now depends, partially, on your judgment. It doesn't feel like success. It feels like weight of a new denomination. You start learning the difference</w:t>
      </w:r>
      <w:ins w:id="876" w:author="Clau Kegode" w:date="2026-07-10T12:47:00Z" w16du:dateUtc="2026-07-10T09:47:00Z">
        <w:r w:rsidR="00154195">
          <w:t xml:space="preserve"> </w:t>
        </w:r>
      </w:ins>
      <w:ins w:id="877" w:author="Clau Kegode" w:date="2026-07-10T12:47:00Z">
        <w:r w:rsidR="00154195" w:rsidRPr="00154195">
          <w:t>between earning and leading</w:t>
        </w:r>
      </w:ins>
      <w:r>
        <w:t>.</w:t>
      </w:r>
    </w:p>
    <w:p w14:paraId="5483C3EB" w14:textId="1BEBDA28" w:rsidR="00D629B2" w:rsidRDefault="001305DF">
      <w:pPr>
        <w:spacing w:before="240" w:after="240"/>
        <w:rPr>
          <w:ins w:id="878" w:author="Clau Kegode" w:date="2026-07-10T12:47:00Z" w16du:dateUtc="2026-07-10T09:47:00Z"/>
        </w:rPr>
      </w:pPr>
      <w:r>
        <w:t xml:space="preserve">Net worth: $134,000. And the business has begun to be worth something you can't prove yet — you can feel it in the way clients refer clients, in revenue that arrives before you chase it, in the fact that the whole thing ran for three days without you touching it and nothing </w:t>
      </w:r>
      <w:ins w:id="879" w:author="Clau Kegode" w:date="2026-07-10T12:47:00Z" w16du:dateUtc="2026-07-10T09:47:00Z">
        <w:r w:rsidR="00154195">
          <w:t xml:space="preserve">important </w:t>
        </w:r>
      </w:ins>
      <w:r>
        <w:t>broke.</w:t>
      </w:r>
    </w:p>
    <w:p w14:paraId="5F3F3D23" w14:textId="7FC09BE4" w:rsidR="00154195" w:rsidRDefault="00154195">
      <w:pPr>
        <w:spacing w:before="240" w:after="240"/>
      </w:pPr>
      <w:ins w:id="880" w:author="Clau Kegode" w:date="2026-07-10T12:47:00Z">
        <w:r w:rsidRPr="00154195">
          <w:t>The first sign of a real business is not that it makes money without you. It is that it can survive small moments without you.</w:t>
        </w:r>
      </w:ins>
    </w:p>
    <w:p w14:paraId="5483C3EC" w14:textId="77777777" w:rsidR="00D629B2" w:rsidRDefault="001305DF">
      <w:pPr>
        <w:spacing w:before="240" w:after="240"/>
      </w:pPr>
      <w:r>
        <w:t xml:space="preserve">Month thirty-one, revenue hits $14,600 — your best month ever — and you feel almost nothing, because your brain has already moved three months downfield, guarding the perimeter, hunting the next thing that could break. Which is when the metrics quietly change. You stop measuring success in revenue and start measuring it in </w:t>
      </w:r>
      <w:r>
        <w:rPr>
          <w:i/>
          <w:iCs/>
        </w:rPr>
        <w:t>optionality</w:t>
      </w:r>
      <w:r>
        <w:t>: Can you take a week off without the number collapsing? Can you fire a client you dread? Can you decide what a Tuesday feels like? Those are the real dashboards. Nobody sells software for them.</w:t>
      </w:r>
    </w:p>
    <w:p w14:paraId="5483C3ED" w14:textId="77777777" w:rsidR="00D629B2" w:rsidRDefault="00570DF6">
      <w:r>
        <w:pict w14:anchorId="5483C599">
          <v:rect id="_x0000_i1048" style="width:0;height:1.5pt" o:hralign="center" o:hrstd="t" o:hr="t" fillcolor="#a0a0a0" stroked="f"/>
        </w:pict>
      </w:r>
    </w:p>
    <w:p w14:paraId="5483C3EE" w14:textId="5E9B3453" w:rsidR="00D629B2" w:rsidRDefault="001305DF">
      <w:pPr>
        <w:spacing w:before="240" w:after="240"/>
      </w:pPr>
      <w:r>
        <w:t xml:space="preserve">At 32: net worth $210,000. The business does $160,000 a year; you pay yourself $72,000; profit after that runs $41,000, of which $30,000 goes back in and the rest gets saved. You've also started investing again, properly — index funds, a brokerage, assets that work unattended — because you've learned something </w:t>
      </w:r>
      <w:ins w:id="881" w:author="Clau Kegode" w:date="2026-07-10T12:49:00Z" w16du:dateUtc="2026-07-10T09:49:00Z">
        <w:r w:rsidR="00BA0EDF">
          <w:t xml:space="preserve">both </w:t>
        </w:r>
      </w:ins>
      <w:r>
        <w:t xml:space="preserve">hard and permanent: a business is not passive income. A business is the most </w:t>
      </w:r>
      <w:r>
        <w:rPr>
          <w:i/>
          <w:iCs/>
        </w:rPr>
        <w:t>active</w:t>
      </w:r>
      <w:r>
        <w:t xml:space="preserve"> income there is. And a business that depends entirely on you isn't an asset at all. It's a job with extra steps. The day you can remove yourself from one process </w:t>
      </w:r>
      <w:r>
        <w:lastRenderedPageBreak/>
        <w:t xml:space="preserve">and it still runs, you've built something. The day you can remove yourself from most of them and it still </w:t>
      </w:r>
      <w:r>
        <w:rPr>
          <w:i/>
          <w:iCs/>
        </w:rPr>
        <w:t>grows</w:t>
      </w:r>
      <w:r>
        <w:t>, you've built something</w:t>
      </w:r>
      <w:ins w:id="882" w:author="Clau Kegode" w:date="2026-07-10T12:49:00Z" w16du:dateUtc="2026-07-10T09:49:00Z">
        <w:r w:rsidR="00BA0EDF">
          <w:t xml:space="preserve"> truly</w:t>
        </w:r>
      </w:ins>
      <w:r>
        <w:t xml:space="preserve"> real.</w:t>
      </w:r>
    </w:p>
    <w:p w14:paraId="5483C3EF" w14:textId="7AC11BD6" w:rsidR="00D629B2" w:rsidRDefault="001305DF">
      <w:pPr>
        <w:spacing w:before="240" w:after="240"/>
        <w:rPr>
          <w:ins w:id="883" w:author="Clau Kegode" w:date="2026-07-10T12:50:00Z" w16du:dateUtc="2026-07-10T09:50:00Z"/>
        </w:rPr>
      </w:pPr>
      <w:r>
        <w:t>By 34, it's real: $290,000 in revenue, two full-time employees, a bookkeeper, a documented process for nearly everything. You take a two-week vacation, and the business earns $23,000 while you're gone. You check the number from a hotel room, close the phone, and go to dinner</w:t>
      </w:r>
      <w:ins w:id="884" w:author="Clau Kegode" w:date="2026-07-10T12:50:00Z" w16du:dateUtc="2026-07-10T09:50:00Z">
        <w:r w:rsidR="000A5222">
          <w:t xml:space="preserve"> without looking back</w:t>
        </w:r>
      </w:ins>
      <w:r>
        <w:t>.</w:t>
      </w:r>
    </w:p>
    <w:p w14:paraId="75886FBD" w14:textId="75AA37B3" w:rsidR="000A5222" w:rsidRDefault="000A5222">
      <w:pPr>
        <w:spacing w:before="240" w:after="240"/>
      </w:pPr>
      <w:ins w:id="885" w:author="Clau Kegode" w:date="2026-07-10T12:50:00Z">
        <w:r w:rsidRPr="000A5222">
          <w:t>That small moment reveals the real achievement: the business has stopped needing your constant presence to prove it exists.</w:t>
        </w:r>
      </w:ins>
    </w:p>
    <w:p w14:paraId="5483C3F0" w14:textId="77777777" w:rsidR="00D629B2" w:rsidRDefault="001305DF">
      <w:pPr>
        <w:spacing w:before="240" w:after="240"/>
      </w:pPr>
      <w:r>
        <w:t>That's the moment. Not the million. Not the record month. The closing of the phone.</w:t>
      </w:r>
    </w:p>
    <w:p w14:paraId="5483C3F1" w14:textId="4B3A5448" w:rsidR="00D629B2" w:rsidRDefault="001305DF">
      <w:pPr>
        <w:spacing w:before="240" w:after="240"/>
      </w:pPr>
      <w:r>
        <w:t>Net worth: $480,000 — the business account holding $94,000, the brokerage $180,000, the rest split across real estate and retirement. You are 34 and not rich. But you are free, and you've finally isolated the variable: freedom was never a number. Freedom is a ratio — what your life costs versus what your assets generate — and everything before that ratio crosses one is just</w:t>
      </w:r>
      <w:ins w:id="886" w:author="Clau Kegode" w:date="2026-07-10T12:50:00Z" w16du:dateUtc="2026-07-10T09:50:00Z">
        <w:r w:rsidR="00603B32">
          <w:t xml:space="preserve"> quiet</w:t>
        </w:r>
      </w:ins>
      <w:r>
        <w:t xml:space="preserve"> preparation.</w:t>
      </w:r>
    </w:p>
    <w:p w14:paraId="5483C3F2" w14:textId="77777777" w:rsidR="00D629B2" w:rsidRDefault="001305DF">
      <w:pPr>
        <w:spacing w:before="240" w:after="240"/>
      </w:pPr>
      <w:r>
        <w:t>At 36, a competitor makes an offer. You weren't selling. You run the numbers anyway, take the meeting, take the deal: $740,000. The wire clears on a Thursday afternoon while you sit at the same kitchen table where you typed at 5:30 a.m. in the dark eight years ago. You check the account. You close the laptop. You don't call anyone for an hour.</w:t>
      </w:r>
    </w:p>
    <w:p w14:paraId="5483C3F3" w14:textId="266F0C17" w:rsidR="00D629B2" w:rsidRDefault="001305DF">
      <w:pPr>
        <w:spacing w:before="240" w:after="240"/>
      </w:pPr>
      <w:r>
        <w:t>Net worth: $1,100,000. You are 36 years old, and the strangest part is how small the moment feels — not because it isn't real, but because you crossed it in your mind</w:t>
      </w:r>
      <w:del w:id="887" w:author="Clau Kegode" w:date="2026-07-10T12:51:00Z" w16du:dateUtc="2026-07-10T09:51:00Z">
        <w:r w:rsidDel="00AA53FE">
          <w:delText xml:space="preserve"> two</w:delText>
        </w:r>
      </w:del>
      <w:r>
        <w:t xml:space="preserve"> years </w:t>
      </w:r>
      <w:ins w:id="888" w:author="Clau Kegode" w:date="2026-07-10T12:52:00Z" w16du:dateUtc="2026-07-10T09:52:00Z">
        <w:r w:rsidR="00AA53FE">
          <w:t xml:space="preserve">earlier </w:t>
        </w:r>
      </w:ins>
      <w:del w:id="889" w:author="Clau Kegode" w:date="2026-07-10T12:52:00Z" w16du:dateUtc="2026-07-10T09:52:00Z">
        <w:r w:rsidDel="00AA53FE">
          <w:delText>before</w:delText>
        </w:r>
      </w:del>
      <w:ins w:id="890" w:author="Clau Kegode" w:date="2026-07-10T12:52:00Z" w16du:dateUtc="2026-07-10T09:52:00Z">
        <w:r w:rsidR="00AA53FE">
          <w:t xml:space="preserve"> than </w:t>
        </w:r>
      </w:ins>
      <w:del w:id="891" w:author="Clau Kegode" w:date="2026-07-10T12:52:00Z" w16du:dateUtc="2026-07-10T09:52:00Z">
        <w:r w:rsidDel="00AA53FE">
          <w:delText xml:space="preserve"> </w:delText>
        </w:r>
      </w:del>
      <w:r>
        <w:t>the wire ever moved. The financial milestone and the psychological one are never the same date.</w:t>
      </w:r>
    </w:p>
    <w:p w14:paraId="5483C3F4" w14:textId="77777777" w:rsidR="00D629B2" w:rsidRDefault="001305DF">
      <w:pPr>
        <w:spacing w:before="240" w:after="240"/>
      </w:pPr>
      <w:r>
        <w:t>The acquirer asks you to stay on for the transition. Standard stuff — a few months, hand over the systems, introduce the clients. On your first morning back in an office building, a smiling person from HR hands you a lanyard.</w:t>
      </w:r>
    </w:p>
    <w:p w14:paraId="5483C3F5" w14:textId="77777777" w:rsidR="00D629B2" w:rsidRDefault="001305DF">
      <w:pPr>
        <w:spacing w:before="240" w:after="240"/>
      </w:pPr>
      <w:r>
        <w:t>A badge. With your name on it, and someone else's logo.</w:t>
      </w:r>
    </w:p>
    <w:p w14:paraId="5483C3F6" w14:textId="3CE9185C" w:rsidR="00D629B2" w:rsidRDefault="001305DF">
      <w:pPr>
        <w:spacing w:before="240" w:after="240"/>
      </w:pPr>
      <w:r>
        <w:t xml:space="preserve">You clip it to your shirt in the elevator and catch your reflection in the brushed steel doors, and you laugh — quietly, alone, all the way to the fourth floor. Because the last time you wore one of these, it was 11:17 at night on a couch, and you'd forgotten to take it off, and you were googling what the average side hustle makes per month, and the answer was $885, and it seemed almost </w:t>
      </w:r>
      <w:ins w:id="892" w:author="Clau Kegode" w:date="2026-07-10T12:52:00Z" w16du:dateUtc="2026-07-10T09:52:00Z">
        <w:r w:rsidR="00E94A76">
          <w:t xml:space="preserve">ridiculously </w:t>
        </w:r>
      </w:ins>
      <w:del w:id="893" w:author="Clau Kegode" w:date="2026-07-10T12:52:00Z" w16du:dateUtc="2026-07-10T09:52:00Z">
        <w:r w:rsidDel="00E94A76">
          <w:delText xml:space="preserve">too </w:delText>
        </w:r>
      </w:del>
      <w:r>
        <w:t>small to bother with.</w:t>
      </w:r>
    </w:p>
    <w:p w14:paraId="5483C3F7" w14:textId="4C9F831D" w:rsidR="00D629B2" w:rsidRDefault="001305DF">
      <w:pPr>
        <w:spacing w:before="240" w:after="240"/>
      </w:pPr>
      <w:r>
        <w:t>The gap between what a salary pays you and what you're capable of building — it was there the whole time. It's still there, for everyone,</w:t>
      </w:r>
      <w:ins w:id="894" w:author="Clau Kegode" w:date="2026-07-10T12:52:00Z" w16du:dateUtc="2026-07-10T09:52:00Z">
        <w:r w:rsidR="00E94A76">
          <w:t xml:space="preserve"> waiting quietly</w:t>
        </w:r>
      </w:ins>
      <w:r>
        <w:t xml:space="preserve"> tonight.</w:t>
      </w:r>
    </w:p>
    <w:p w14:paraId="5483C3F8" w14:textId="77777777" w:rsidR="00D629B2" w:rsidRDefault="001305DF">
      <w:pPr>
        <w:spacing w:before="240" w:after="240"/>
      </w:pPr>
      <w:r>
        <w:t>The badge comes off easier now.</w:t>
      </w:r>
    </w:p>
    <w:p w14:paraId="5483C3F9" w14:textId="77777777" w:rsidR="00D629B2" w:rsidRDefault="001305DF">
      <w:pPr>
        <w:spacing w:before="240" w:after="240"/>
      </w:pPr>
      <w:r>
        <w:lastRenderedPageBreak/>
        <w:t>You know exactly where it unclips.</w:t>
      </w:r>
    </w:p>
    <w:p w14:paraId="5483C3FA" w14:textId="77777777" w:rsidR="00D629B2" w:rsidRDefault="001305DF">
      <w:pPr>
        <w:pStyle w:val="Heading1"/>
        <w:keepNext w:val="0"/>
        <w:keepLines w:val="0"/>
        <w:spacing w:before="480"/>
        <w:rPr>
          <w:b/>
          <w:bCs/>
          <w:sz w:val="46"/>
          <w:szCs w:val="46"/>
        </w:rPr>
      </w:pPr>
      <w:bookmarkStart w:id="895" w:name="_uz1h7t598vqp" w:colFirst="0" w:colLast="0"/>
      <w:bookmarkEnd w:id="895"/>
      <w:r>
        <w:rPr>
          <w:b/>
          <w:bCs/>
          <w:sz w:val="46"/>
          <w:szCs w:val="46"/>
        </w:rPr>
        <w:t>POV: You Work 80 Hours a Week for 10 Years</w:t>
      </w:r>
    </w:p>
    <w:p w14:paraId="5483C3FB" w14:textId="77777777" w:rsidR="00D629B2" w:rsidRDefault="001305DF">
      <w:pPr>
        <w:spacing w:before="240" w:after="240"/>
      </w:pPr>
      <w:r>
        <w:t>$47. That's what's left after the cab.</w:t>
      </w:r>
    </w:p>
    <w:p w14:paraId="5483C3FC" w14:textId="41E8EF09" w:rsidR="00D629B2" w:rsidRDefault="001305DF">
      <w:pPr>
        <w:spacing w:before="240" w:after="240"/>
      </w:pPr>
      <w:r>
        <w:t xml:space="preserve">You don't take rideshares anymore, because the bank reimburses cabs if you leave the office after 10 p.m., and you </w:t>
      </w:r>
      <w:ins w:id="896" w:author="Clau Kegode" w:date="2026-07-10T12:54:00Z" w16du:dateUtc="2026-07-10T09:54:00Z">
        <w:r w:rsidR="00035CE7">
          <w:t xml:space="preserve">almost </w:t>
        </w:r>
      </w:ins>
      <w:r>
        <w:t xml:space="preserve">always leave after 10 p.m. It's 1:17 in the morning. You are 23 years old with $190,000 coming at year-end, and you just spent fourteen hours </w:t>
      </w:r>
      <w:del w:id="897" w:author="Clau Kegode" w:date="2026-07-10T12:54:00Z" w16du:dateUtc="2026-07-10T09:54:00Z">
        <w:r w:rsidDel="006F66F7">
          <w:delText>building</w:delText>
        </w:r>
      </w:del>
      <w:ins w:id="898" w:author="Clau Kegode" w:date="2026-07-10T12:54:00Z" w16du:dateUtc="2026-07-10T09:54:00Z">
        <w:r w:rsidR="006F66F7">
          <w:t>assembling</w:t>
        </w:r>
      </w:ins>
      <w:r>
        <w:t xml:space="preserve"> a slide deck that someone senior will present tomorrow without saying your name. Back at the apartment, you eat the meal the bank paid for. It's cold. You don't notice it's cold. Noticing takes attention, and yours is fully allocated.</w:t>
      </w:r>
    </w:p>
    <w:p w14:paraId="5483C3FD" w14:textId="64AA6ABB" w:rsidR="00D629B2" w:rsidRDefault="001305DF">
      <w:pPr>
        <w:spacing w:before="240" w:after="240"/>
      </w:pPr>
      <w:r>
        <w:t xml:space="preserve">From the outside, this is the dream. Six figures at 23. A business card that makes people at parties say </w:t>
      </w:r>
      <w:ins w:id="899" w:author="Clau Kegode" w:date="2026-07-10T15:50:00Z" w16du:dateUtc="2026-07-10T12:50:00Z">
        <w:r w:rsidR="00F0194F">
          <w:t>“</w:t>
        </w:r>
      </w:ins>
      <w:r>
        <w:rPr>
          <w:i/>
          <w:iCs/>
        </w:rPr>
        <w:t>oh, wow</w:t>
      </w:r>
      <w:ins w:id="900" w:author="Clau Kegode" w:date="2026-07-10T15:50:00Z" w16du:dateUtc="2026-07-10T12:50:00Z">
        <w:r w:rsidR="00F0194F">
          <w:rPr>
            <w:i/>
            <w:iCs/>
          </w:rPr>
          <w:t>”</w:t>
        </w:r>
      </w:ins>
      <w:r>
        <w:t xml:space="preserve"> — not that you've been to a party in four months. There's no time, and you're moving too fast to</w:t>
      </w:r>
      <w:ins w:id="901" w:author="Clau Kegode" w:date="2026-07-10T15:51:00Z" w16du:dateUtc="2026-07-10T12:51:00Z">
        <w:r w:rsidR="001A5E3C">
          <w:t xml:space="preserve"> even</w:t>
        </w:r>
      </w:ins>
      <w:r>
        <w:t xml:space="preserve"> register that there's no time</w:t>
      </w:r>
      <w:ins w:id="902" w:author="Clau Kegode" w:date="2026-07-10T15:51:00Z" w16du:dateUtc="2026-07-10T12:51:00Z">
        <w:r w:rsidR="005224EE">
          <w:t>, let alone question of it</w:t>
        </w:r>
      </w:ins>
      <w:r>
        <w:t>.</w:t>
      </w:r>
    </w:p>
    <w:p w14:paraId="5483C3FE" w14:textId="187BF4C3" w:rsidR="00D629B2" w:rsidDel="005224EE" w:rsidRDefault="001305DF">
      <w:pPr>
        <w:spacing w:before="240" w:after="240"/>
        <w:rPr>
          <w:del w:id="903" w:author="Clau Kegode" w:date="2026-07-10T15:52:00Z" w16du:dateUtc="2026-07-10T12:52:00Z"/>
        </w:rPr>
      </w:pPr>
      <w:r>
        <w:t xml:space="preserve">Eighty hours a week. Every week. And for a while, that feels like the whole </w:t>
      </w:r>
      <w:ins w:id="904" w:author="Clau Kegode" w:date="2026-07-10T15:52:00Z" w16du:dateUtc="2026-07-10T12:52:00Z">
        <w:r w:rsidR="005224EE" w:rsidRPr="005224EE">
          <w:t>purpose. Like exhaustion itself has become proof that you're succeedi</w:t>
        </w:r>
      </w:ins>
      <w:ins w:id="905" w:author="Clau Kegode" w:date="2026-07-10T15:53:00Z" w16du:dateUtc="2026-07-10T12:53:00Z">
        <w:r w:rsidR="00EC71D9">
          <w:t xml:space="preserve">ng. </w:t>
        </w:r>
      </w:ins>
      <w:del w:id="906" w:author="Clau Kegode" w:date="2026-07-10T15:52:00Z" w16du:dateUtc="2026-07-10T12:52:00Z">
        <w:r w:rsidDel="005224EE">
          <w:delText>point.</w:delText>
        </w:r>
      </w:del>
    </w:p>
    <w:p w14:paraId="5483C3FF" w14:textId="79924CBD" w:rsidR="00D629B2" w:rsidRDefault="001305DF">
      <w:pPr>
        <w:spacing w:before="240" w:after="240"/>
      </w:pPr>
      <w:r>
        <w:t xml:space="preserve">In 1930, the economist John Maynard Keynes published an essay predicting that by the time his grandchildren grew up, technology and compound growth would shrink the workweek to fifteen hours, and humanity's great problem would be figuring out what to do with all the leisure. He got the compound growth exactly right. He got the fifteen hours spectacularly wrong — because he never imagined a species that, handed abundance, would </w:t>
      </w:r>
      <w:ins w:id="907" w:author="Clau Kegode" w:date="2026-07-10T15:52:00Z" w16du:dateUtc="2026-07-10T12:52:00Z">
        <w:r w:rsidR="00D130C0">
          <w:t xml:space="preserve">voluntary </w:t>
        </w:r>
      </w:ins>
      <w:r>
        <w:t xml:space="preserve">choose to work </w:t>
      </w:r>
      <w:r>
        <w:rPr>
          <w:i/>
          <w:iCs/>
        </w:rPr>
        <w:t>more</w:t>
      </w:r>
      <w:r>
        <w:t>, and</w:t>
      </w:r>
      <w:ins w:id="908" w:author="Clau Kegode" w:date="2026-07-10T15:53:00Z" w16du:dateUtc="2026-07-10T12:53:00Z">
        <w:r w:rsidR="00D844D4">
          <w:t xml:space="preserve"> then</w:t>
        </w:r>
      </w:ins>
      <w:r>
        <w:t xml:space="preserve"> call the choice a personality. You are Keynes's grandchild. You are working eighty</w:t>
      </w:r>
      <w:ins w:id="909" w:author="Clau Kegode" w:date="2026-07-10T15:52:00Z" w16du:dateUtc="2026-07-10T12:52:00Z">
        <w:r w:rsidR="00D130C0">
          <w:t xml:space="preserve"> hours</w:t>
        </w:r>
      </w:ins>
      <w:r>
        <w:t>.</w:t>
      </w:r>
    </w:p>
    <w:p w14:paraId="5483C400" w14:textId="08CBEACB" w:rsidR="00D629B2" w:rsidRDefault="001305DF">
      <w:pPr>
        <w:spacing w:before="240" w:after="240"/>
        <w:rPr>
          <w:ins w:id="910" w:author="Clau Kegode" w:date="2026-07-10T15:54:00Z" w16du:dateUtc="2026-07-10T12:54:00Z"/>
        </w:rPr>
      </w:pPr>
      <w:r>
        <w:t xml:space="preserve">Here's the accounting principle </w:t>
      </w:r>
      <w:ins w:id="911" w:author="Clau Kegode" w:date="2026-07-10T15:53:00Z" w16du:dateUtc="2026-07-10T12:53:00Z">
        <w:r w:rsidR="00D844D4">
          <w:t>beneath</w:t>
        </w:r>
      </w:ins>
      <w:del w:id="912" w:author="Clau Kegode" w:date="2026-07-10T15:53:00Z" w16du:dateUtc="2026-07-10T12:53:00Z">
        <w:r w:rsidDel="00D844D4">
          <w:delText>underneath</w:delText>
        </w:r>
      </w:del>
      <w:r>
        <w:t xml:space="preserve"> everything that follows: time is the only resource with no replacement cycle. You can earn back money. You cannot earn back a Tuesday. Every hour </w:t>
      </w:r>
      <w:ins w:id="913" w:author="Clau Kegode" w:date="2026-07-10T15:54:00Z" w16du:dateUtc="2026-07-10T12:54:00Z">
        <w:r w:rsidR="00EC71D9">
          <w:t xml:space="preserve">you </w:t>
        </w:r>
      </w:ins>
      <w:r>
        <w:t>spen</w:t>
      </w:r>
      <w:ins w:id="914" w:author="Clau Kegode" w:date="2026-07-10T15:54:00Z" w16du:dateUtc="2026-07-10T12:54:00Z">
        <w:r w:rsidR="00EC71D9">
          <w:t>d</w:t>
        </w:r>
      </w:ins>
      <w:del w:id="915" w:author="Clau Kegode" w:date="2026-07-10T15:54:00Z" w16du:dateUtc="2026-07-10T12:54:00Z">
        <w:r w:rsidDel="00EC71D9">
          <w:delText>t</w:delText>
        </w:r>
      </w:del>
      <w:r>
        <w:t xml:space="preserve"> is spent permanently, and the account </w:t>
      </w:r>
      <w:ins w:id="916" w:author="Clau Kegode" w:date="2026-07-10T15:54:00Z" w16du:dateUtc="2026-07-10T12:54:00Z">
        <w:r w:rsidR="002E0EAF">
          <w:t xml:space="preserve">simply </w:t>
        </w:r>
      </w:ins>
      <w:r>
        <w:t>never refills.</w:t>
      </w:r>
    </w:p>
    <w:p w14:paraId="1FCD17EB" w14:textId="5B6F4654" w:rsidR="002E0EAF" w:rsidRDefault="002E0EAF">
      <w:pPr>
        <w:spacing w:before="240" w:after="240"/>
      </w:pPr>
      <w:ins w:id="917" w:author="Clau Kegode" w:date="2026-07-10T15:54:00Z">
        <w:r w:rsidRPr="002E0EAF">
          <w:t>The money arrives quickly enough to distract you. The time leaves quietly enough that you barely notice it's disappearing.</w:t>
        </w:r>
      </w:ins>
    </w:p>
    <w:p w14:paraId="5483C401" w14:textId="77777777" w:rsidR="00D629B2" w:rsidRDefault="00570DF6">
      <w:r>
        <w:pict w14:anchorId="5483C59A">
          <v:rect id="_x0000_i1049" style="width:0;height:1.5pt" o:hralign="center" o:hrstd="t" o:hr="t" fillcolor="#a0a0a0" stroked="f"/>
        </w:pict>
      </w:r>
    </w:p>
    <w:p w14:paraId="342E8781" w14:textId="77777777" w:rsidR="00F15150" w:rsidRDefault="001305DF">
      <w:pPr>
        <w:spacing w:before="240" w:after="240"/>
        <w:rPr>
          <w:ins w:id="918" w:author="Clau Kegode" w:date="2026-07-10T15:55:00Z" w16du:dateUtc="2026-07-10T12:55:00Z"/>
        </w:rPr>
      </w:pPr>
      <w:r>
        <w:t>At 24, your net worth crosses $40,000 — not through brilliance, but because you barely have time to spend anything. The bank feeds you three nights a week. Last month you took four flights, all business class, all</w:t>
      </w:r>
      <w:ins w:id="919" w:author="Clau Kegode" w:date="2026-07-10T15:54:00Z" w16du:dateUtc="2026-07-10T12:54:00Z">
        <w:r w:rsidR="00455E4C">
          <w:t xml:space="preserve"> fully</w:t>
        </w:r>
      </w:ins>
      <w:r>
        <w:t xml:space="preserve"> expensed. Your actual lifestyle costs almost nothing because your actual lifestyle </w:t>
      </w:r>
      <w:r>
        <w:rPr>
          <w:i/>
          <w:iCs/>
        </w:rPr>
        <w:t>is the office</w:t>
      </w:r>
      <w:r>
        <w:t xml:space="preserve">. You feel rich. You also still don't own a couch. </w:t>
      </w:r>
    </w:p>
    <w:p w14:paraId="5483C402" w14:textId="4DB2E1B8" w:rsidR="00D629B2" w:rsidRDefault="001305DF">
      <w:pPr>
        <w:spacing w:before="240" w:after="240"/>
      </w:pPr>
      <w:r>
        <w:lastRenderedPageBreak/>
        <w:t xml:space="preserve">You sleep on a mattress on the floor of an apartment you chose purely for </w:t>
      </w:r>
      <w:ins w:id="920" w:author="Clau Kegode" w:date="2026-07-10T15:55:00Z">
        <w:r w:rsidR="00F15150" w:rsidRPr="00F15150">
          <w:t>how close it was</w:t>
        </w:r>
      </w:ins>
      <w:del w:id="921" w:author="Clau Kegode" w:date="2026-07-10T15:55:00Z" w16du:dateUtc="2026-07-10T12:55:00Z">
        <w:r w:rsidDel="00F15150">
          <w:delText>proximity</w:delText>
        </w:r>
      </w:del>
      <w:r>
        <w:t xml:space="preserve"> to the building. You've lived there </w:t>
      </w:r>
      <w:ins w:id="922" w:author="Clau Kegode" w:date="2026-07-10T15:56:00Z" w16du:dateUtc="2026-07-10T12:56:00Z">
        <w:r w:rsidR="007329E6">
          <w:t xml:space="preserve">for </w:t>
        </w:r>
      </w:ins>
      <w:r>
        <w:t>eight months. The mattress is still on the floor</w:t>
      </w:r>
      <w:ins w:id="923" w:author="Clau Kegode" w:date="2026-07-10T15:56:00Z" w16du:dateUtc="2026-07-10T12:56:00Z">
        <w:r w:rsidR="002D3042">
          <w:t xml:space="preserve">, </w:t>
        </w:r>
        <w:r w:rsidR="002D3042" w:rsidRPr="002D3042">
          <w:t>exactly where you left it on day one</w:t>
        </w:r>
      </w:ins>
      <w:r>
        <w:t>.</w:t>
      </w:r>
    </w:p>
    <w:p w14:paraId="5483C403" w14:textId="0D054C62" w:rsidR="00D629B2" w:rsidRDefault="001305DF">
      <w:pPr>
        <w:spacing w:before="240" w:after="240"/>
      </w:pPr>
      <w:r>
        <w:t>Temporary, you tell yourself. Everyone starts this way. The numbers</w:t>
      </w:r>
      <w:ins w:id="924" w:author="Clau Kegode" w:date="2026-07-10T15:57:00Z" w16du:dateUtc="2026-07-10T12:57:00Z">
        <w:r w:rsidR="002D3042">
          <w:t xml:space="preserve"> really</w:t>
        </w:r>
      </w:ins>
      <w:r>
        <w:t xml:space="preserve"> are working — and the numbers </w:t>
      </w:r>
      <w:r>
        <w:rPr>
          <w:i/>
          <w:iCs/>
        </w:rPr>
        <w:t>are</w:t>
      </w:r>
      <w:r>
        <w:t xml:space="preserve"> working; that part is true.</w:t>
      </w:r>
      <w:ins w:id="925" w:author="Clau Kegode" w:date="2026-07-10T15:57:00Z" w16du:dateUtc="2026-07-10T12:57:00Z">
        <w:r w:rsidR="00F83992" w:rsidRPr="00F83992">
          <w:t xml:space="preserve"> </w:t>
        </w:r>
      </w:ins>
      <w:ins w:id="926" w:author="Clau Kegode" w:date="2026-07-10T15:57:00Z">
        <w:r w:rsidR="00F83992" w:rsidRPr="00F83992">
          <w:t>The question you never stop to ask is whether the life is working, too.</w:t>
        </w:r>
      </w:ins>
    </w:p>
    <w:p w14:paraId="5483C404" w14:textId="7F8D055F" w:rsidR="00D629B2" w:rsidRDefault="001305DF">
      <w:pPr>
        <w:spacing w:before="240" w:after="240"/>
      </w:pPr>
      <w:r>
        <w:t xml:space="preserve">Something else is also true. You haven't called your mother in three weeks. Not from indifference — </w:t>
      </w:r>
      <w:ins w:id="927" w:author="Clau Kegode" w:date="2026-07-10T15:58:00Z" w16du:dateUtc="2026-07-10T12:58:00Z">
        <w:r w:rsidR="00590750">
          <w:t xml:space="preserve">it’s </w:t>
        </w:r>
        <w:proofErr w:type="spellStart"/>
        <w:r w:rsidR="00590750">
          <w:t>jus</w:t>
        </w:r>
        <w:proofErr w:type="spellEnd"/>
        <w:r w:rsidR="00590750">
          <w:t xml:space="preserve"> that </w:t>
        </w:r>
      </w:ins>
      <w:r>
        <w:t>by the time you surface each night, it's too late to call anyone</w:t>
      </w:r>
      <w:del w:id="928" w:author="Clau Kegode" w:date="2026-07-10T15:58:00Z" w16du:dateUtc="2026-07-10T12:58:00Z">
        <w:r w:rsidDel="00DE137B">
          <w:delText>'s</w:delText>
        </w:r>
      </w:del>
      <w:ins w:id="929" w:author="Clau Kegode" w:date="2026-07-10T15:58:00Z" w16du:dateUtc="2026-07-10T12:58:00Z">
        <w:r w:rsidR="00DE137B">
          <w:t>, let alone</w:t>
        </w:r>
      </w:ins>
      <w:r>
        <w:t xml:space="preserve"> mother. You'll call on the weekend, you decide. The weekend arrives </w:t>
      </w:r>
      <w:ins w:id="930" w:author="Clau Kegode" w:date="2026-07-10T15:59:00Z">
        <w:r w:rsidR="00DE137B" w:rsidRPr="00DE137B">
          <w:t>attached to</w:t>
        </w:r>
      </w:ins>
      <w:ins w:id="931" w:author="Clau Kegode" w:date="2026-07-10T15:59:00Z" w16du:dateUtc="2026-07-10T12:59:00Z">
        <w:r w:rsidR="00514A2C">
          <w:t xml:space="preserve"> a live deal</w:t>
        </w:r>
      </w:ins>
      <w:del w:id="932" w:author="Clau Kegode" w:date="2026-07-10T15:59:00Z" w16du:dateUtc="2026-07-10T12:59:00Z">
        <w:r w:rsidDel="00DE137B">
          <w:delText xml:space="preserve">with a live deal </w:delText>
        </w:r>
        <w:r w:rsidDel="00514A2C">
          <w:delText>attached</w:delText>
        </w:r>
      </w:del>
      <w:r>
        <w:t>. You don't call.</w:t>
      </w:r>
    </w:p>
    <w:p w14:paraId="5483C405" w14:textId="449B6AB5" w:rsidR="00D629B2" w:rsidRDefault="001305DF">
      <w:pPr>
        <w:spacing w:before="240" w:after="240"/>
      </w:pPr>
      <w:r>
        <w:t xml:space="preserve">And quietly, your units of time </w:t>
      </w:r>
      <w:ins w:id="933" w:author="Clau Kegode" w:date="2026-07-10T15:59:00Z" w16du:dateUtc="2026-07-10T12:59:00Z">
        <w:r w:rsidR="00514A2C">
          <w:t xml:space="preserve">begin to </w:t>
        </w:r>
      </w:ins>
      <w:r>
        <w:t xml:space="preserve">mutate. Weeks stop existing. There are only deals. </w:t>
      </w:r>
      <w:r>
        <w:rPr>
          <w:i/>
          <w:iCs/>
        </w:rPr>
        <w:t>Before the Meridian pitch. After the Henderson close.</w:t>
      </w:r>
      <w:r>
        <w:t xml:space="preserve"> Your personal calendar doesn't get deleted; it just goes blank, like a language </w:t>
      </w:r>
      <w:ins w:id="934" w:author="Clau Kegode" w:date="2026-07-10T16:00:00Z" w16du:dateUtc="2026-07-10T13:00:00Z">
        <w:r w:rsidR="0051726B">
          <w:t xml:space="preserve">you’ve slowly forgotten how </w:t>
        </w:r>
      </w:ins>
      <w:del w:id="935" w:author="Clau Kegode" w:date="2026-07-10T16:00:00Z" w16du:dateUtc="2026-07-10T13:00:00Z">
        <w:r w:rsidDel="0051726B">
          <w:delText>nobody</w:delText>
        </w:r>
      </w:del>
      <w:ins w:id="936" w:author="Clau Kegode" w:date="2026-07-10T16:00:00Z" w16du:dateUtc="2026-07-10T13:00:00Z">
        <w:r w:rsidR="0051726B">
          <w:t>to</w:t>
        </w:r>
      </w:ins>
      <w:r>
        <w:t xml:space="preserve"> speak</w:t>
      </w:r>
      <w:del w:id="937" w:author="Clau Kegode" w:date="2026-07-10T16:00:00Z" w16du:dateUtc="2026-07-10T13:00:00Z">
        <w:r w:rsidDel="0051726B">
          <w:delText>s</w:delText>
        </w:r>
      </w:del>
      <w:r>
        <w:t xml:space="preserve"> anymore.</w:t>
      </w:r>
    </w:p>
    <w:p w14:paraId="5483C406" w14:textId="6FE3B6D5" w:rsidR="00D629B2" w:rsidRDefault="001305DF">
      <w:pPr>
        <w:spacing w:before="240" w:after="240"/>
      </w:pPr>
      <w:r>
        <w:t xml:space="preserve">At 26: net worth $110,000, one promotion </w:t>
      </w:r>
      <w:ins w:id="938" w:author="Clau Kegode" w:date="2026-07-10T16:00:00Z" w16du:dateUtc="2026-07-10T13:00:00Z">
        <w:r w:rsidR="00BC283B">
          <w:t>behind you</w:t>
        </w:r>
      </w:ins>
      <w:del w:id="939" w:author="Clau Kegode" w:date="2026-07-10T16:00:00Z" w16du:dateUtc="2026-07-10T13:00:00Z">
        <w:r w:rsidDel="00BC283B">
          <w:delText>in</w:delText>
        </w:r>
      </w:del>
      <w:r>
        <w:t xml:space="preserve">, hours unchanged — </w:t>
      </w:r>
      <w:ins w:id="940" w:author="Clau Kegode" w:date="2026-07-10T16:00:00Z" w16du:dateUtc="2026-07-10T13:00:00Z">
        <w:r w:rsidR="00BC283B">
          <w:t xml:space="preserve">or rather, </w:t>
        </w:r>
      </w:ins>
      <w:r>
        <w:t xml:space="preserve">worse, actually, because now you carry the analysts below you and the expectations of the directors above you. You are the meat in the sandwich, working today for an outcome that lives two levels up. You can see it </w:t>
      </w:r>
      <w:ins w:id="941" w:author="Clau Kegode" w:date="2026-07-10T16:01:00Z" w16du:dateUtc="2026-07-10T13:01:00Z">
        <w:r w:rsidR="00BC283B">
          <w:t xml:space="preserve">clearly </w:t>
        </w:r>
      </w:ins>
      <w:r>
        <w:t>from here. You just can't touch it yet.</w:t>
      </w:r>
    </w:p>
    <w:p w14:paraId="5483C407" w14:textId="7DCD8DBE" w:rsidR="00D629B2" w:rsidRDefault="001305DF">
      <w:pPr>
        <w:spacing w:before="240" w:after="240"/>
        <w:rPr>
          <w:ins w:id="942" w:author="Clau Kegode" w:date="2026-07-10T16:02:00Z" w16du:dateUtc="2026-07-10T13:02:00Z"/>
        </w:rPr>
      </w:pPr>
      <w:r>
        <w:t xml:space="preserve">Meanwhile, in a lab you'll never visit, the arithmetic of your life has already been run. Stanford researchers found that output per hour falls off sharply past 50 hours a week — and past 55, total output goes essentially flat. A person grinding 70 hours produces roughly what a person working 55 produces. You are working </w:t>
      </w:r>
      <w:ins w:id="943" w:author="Clau Kegode" w:date="2026-07-10T16:01:00Z" w16du:dateUtc="2026-07-10T13:01:00Z">
        <w:r w:rsidR="007212C6">
          <w:t>eighty</w:t>
        </w:r>
      </w:ins>
      <w:del w:id="944" w:author="Clau Kegode" w:date="2026-07-10T16:01:00Z" w16du:dateUtc="2026-07-10T13:01:00Z">
        <w:r w:rsidDel="007212C6">
          <w:delText>80</w:delText>
        </w:r>
      </w:del>
      <w:r>
        <w:t xml:space="preserve">. Which means the extra 25 hours are producing something, just not what you think. They're producing the </w:t>
      </w:r>
      <w:r>
        <w:rPr>
          <w:i/>
          <w:iCs/>
        </w:rPr>
        <w:t>appearance</w:t>
      </w:r>
      <w:r>
        <w:t xml:space="preserve"> of dedication. Visibility</w:t>
      </w:r>
      <w:ins w:id="945" w:author="Clau Kegode" w:date="2026-07-10T16:01:00Z" w16du:dateUtc="2026-07-10T13:01:00Z">
        <w:r w:rsidR="007212C6">
          <w:t>. Reliability</w:t>
        </w:r>
      </w:ins>
      <w:r>
        <w:t>. A reputation as the one who never leaves. On Wall Street, that reputation is worth something.</w:t>
      </w:r>
    </w:p>
    <w:p w14:paraId="33B9EDEC" w14:textId="000EF094" w:rsidR="00D95552" w:rsidRDefault="00D95552">
      <w:pPr>
        <w:spacing w:before="240" w:after="240"/>
      </w:pPr>
      <w:ins w:id="946" w:author="Clau Kegode" w:date="2026-07-10T16:02:00Z">
        <w:r w:rsidRPr="00D95552">
          <w:t>The difficult part is that the rewards arrive immediately, while the costs keep agreeing to wait. That makes the trade feel fair long after it has stopped being one.</w:t>
        </w:r>
      </w:ins>
    </w:p>
    <w:p w14:paraId="5483C408" w14:textId="375148CF" w:rsidR="00D629B2" w:rsidRDefault="001305DF">
      <w:pPr>
        <w:spacing w:before="240" w:after="240"/>
      </w:pPr>
      <w:r>
        <w:t>It is worth</w:t>
      </w:r>
      <w:ins w:id="947" w:author="Clau Kegode" w:date="2026-07-10T16:02:00Z" w16du:dateUtc="2026-07-10T13:02:00Z">
        <w:r w:rsidR="00D95552">
          <w:t xml:space="preserve"> far</w:t>
        </w:r>
      </w:ins>
      <w:r>
        <w:t xml:space="preserve"> less than you are paying for it.</w:t>
      </w:r>
    </w:p>
    <w:p w14:paraId="5483C409" w14:textId="158542E2" w:rsidR="00D629B2" w:rsidRDefault="001305DF">
      <w:pPr>
        <w:spacing w:before="240" w:after="240"/>
      </w:pPr>
      <w:r>
        <w:t xml:space="preserve">Because here's the trade nobody itemizes at 24: what you optimize for now determines what you </w:t>
      </w:r>
      <w:r>
        <w:rPr>
          <w:i/>
          <w:iCs/>
        </w:rPr>
        <w:t>have</w:t>
      </w:r>
      <w:r>
        <w:t xml:space="preserve"> at 34. You cannot optimize for hours and for health simultaneously. You will</w:t>
      </w:r>
      <w:ins w:id="948" w:author="Clau Kegode" w:date="2026-07-10T16:02:00Z" w16du:dateUtc="2026-07-10T13:02:00Z">
        <w:r w:rsidR="00D95552">
          <w:t xml:space="preserve"> eventually</w:t>
        </w:r>
      </w:ins>
      <w:r>
        <w:t xml:space="preserve"> pick one. If you don't, the market will pick for you, and the market has </w:t>
      </w:r>
      <w:ins w:id="949" w:author="Clau Kegode" w:date="2026-07-10T16:02:00Z" w16du:dateUtc="2026-07-10T13:02:00Z">
        <w:r w:rsidR="00D95552">
          <w:t xml:space="preserve">already made </w:t>
        </w:r>
      </w:ins>
      <w:r>
        <w:t>a preference.</w:t>
      </w:r>
    </w:p>
    <w:p w14:paraId="5483C40A" w14:textId="77777777" w:rsidR="00D629B2" w:rsidRDefault="00570DF6">
      <w:r>
        <w:pict w14:anchorId="5483C59B">
          <v:rect id="_x0000_i1050" style="width:0;height:1.5pt" o:hralign="center" o:hrstd="t" o:hr="t" fillcolor="#a0a0a0" stroked="f"/>
        </w:pict>
      </w:r>
    </w:p>
    <w:p w14:paraId="5483C40B" w14:textId="2E099EA6" w:rsidR="00D629B2" w:rsidRDefault="001305DF">
      <w:pPr>
        <w:spacing w:before="240" w:after="240"/>
      </w:pPr>
      <w:r>
        <w:t>At 28: net worth $240,000, five years in. Two family Christmases missed — not for travel, but because a pitch was due December 26th and prep</w:t>
      </w:r>
      <w:ins w:id="950" w:author="Clau Kegode" w:date="2026-07-10T16:02:00Z" w16du:dateUtc="2026-07-10T13:02:00Z">
        <w:r w:rsidR="00D95552">
          <w:t>aration</w:t>
        </w:r>
      </w:ins>
      <w:r>
        <w:t xml:space="preserve"> started on the 23rd. One summer you made it home for four days and spent three of them pacing the backyard </w:t>
      </w:r>
      <w:del w:id="951" w:author="Clau Kegode" w:date="2026-07-10T16:02:00Z" w16du:dateUtc="2026-07-10T13:02:00Z">
        <w:r w:rsidDel="00AA0C59">
          <w:delText>on</w:delText>
        </w:r>
      </w:del>
      <w:ins w:id="952" w:author="Clau Kegode" w:date="2026-07-10T16:02:00Z" w16du:dateUtc="2026-07-10T13:02:00Z">
        <w:r w:rsidR="00AA0C59">
          <w:t>wh</w:t>
        </w:r>
      </w:ins>
      <w:ins w:id="953" w:author="Clau Kegode" w:date="2026-07-10T16:03:00Z" w16du:dateUtc="2026-07-10T13:03:00Z">
        <w:r w:rsidR="00AA0C59">
          <w:t>ile taking</w:t>
        </w:r>
      </w:ins>
      <w:r>
        <w:t xml:space="preserve"> calls. </w:t>
      </w:r>
      <w:r>
        <w:lastRenderedPageBreak/>
        <w:t xml:space="preserve">Your mother has stopped asking when you're coming back. Not because she gave up. Because she learned to read the silence, the way mothers </w:t>
      </w:r>
      <w:ins w:id="954" w:author="Clau Kegode" w:date="2026-07-10T16:03:00Z" w16du:dateUtc="2026-07-10T13:03:00Z">
        <w:r w:rsidR="00AA0C59">
          <w:t xml:space="preserve">often </w:t>
        </w:r>
      </w:ins>
      <w:r>
        <w:t>do.</w:t>
      </w:r>
    </w:p>
    <w:p w14:paraId="5483C40C" w14:textId="76E67BA1" w:rsidR="00D629B2" w:rsidRDefault="001305DF">
      <w:pPr>
        <w:spacing w:before="240" w:after="240"/>
      </w:pPr>
      <w:r>
        <w:t>Your body has started sending</w:t>
      </w:r>
      <w:ins w:id="955" w:author="Clau Kegode" w:date="2026-07-10T16:03:00Z" w16du:dateUtc="2026-07-10T13:03:00Z">
        <w:r w:rsidR="00AA0C59">
          <w:t xml:space="preserve"> its own</w:t>
        </w:r>
      </w:ins>
      <w:r>
        <w:t xml:space="preserve"> memos too. A specific ache in </w:t>
      </w:r>
      <w:ins w:id="956" w:author="Clau Kegode" w:date="2026-07-10T16:03:00Z" w16du:dateUtc="2026-07-10T13:03:00Z">
        <w:r w:rsidR="003D74AE">
          <w:t xml:space="preserve">the same </w:t>
        </w:r>
      </w:ins>
      <w:del w:id="957" w:author="Clau Kegode" w:date="2026-07-10T16:03:00Z" w16du:dateUtc="2026-07-10T13:03:00Z">
        <w:r w:rsidDel="003D74AE">
          <w:delText>one</w:delText>
        </w:r>
      </w:del>
      <w:r>
        <w:t xml:space="preserve"> spot of your back every morning. A tension headache so continuous you've stopped filing it as a headache — you call it </w:t>
      </w:r>
      <w:r>
        <w:rPr>
          <w:i/>
          <w:iCs/>
        </w:rPr>
        <w:t>pressure</w:t>
      </w:r>
      <w:r>
        <w:t xml:space="preserve"> now, which sounds professional. Six hours of sleep on a good night, five on a normal one. You haven't woken without an alarm in four years. You've forgotten that waking without an alarm is </w:t>
      </w:r>
      <w:ins w:id="958" w:author="Clau Kegode" w:date="2026-07-10T16:04:00Z" w16du:dateUtc="2026-07-10T13:04:00Z">
        <w:r w:rsidR="003D74AE">
          <w:t xml:space="preserve">even </w:t>
        </w:r>
      </w:ins>
      <w:r>
        <w:t>a thing bodies do.</w:t>
      </w:r>
    </w:p>
    <w:p w14:paraId="5483C40D" w14:textId="140C4A08" w:rsidR="00D629B2" w:rsidRDefault="001305DF">
      <w:pPr>
        <w:spacing w:before="240" w:after="240"/>
      </w:pPr>
      <w:r>
        <w:t xml:space="preserve">The body, it turns out, keeps its own ledger. Every skipped meal, every five-hour night, every midnight adrenaline spike pushed through with coffee — all of it gets recorded. The body doesn't send invoices. It sends symptoms, and symptoms arrive without </w:t>
      </w:r>
      <w:del w:id="959" w:author="Clau Kegode" w:date="2026-07-10T16:04:00Z" w16du:dateUtc="2026-07-10T13:04:00Z">
        <w:r w:rsidDel="00E33549">
          <w:delText>warning</w:delText>
        </w:r>
      </w:del>
      <w:ins w:id="960" w:author="Clau Kegode" w:date="2026-07-10T16:04:00Z" w16du:dateUtc="2026-07-10T13:04:00Z">
        <w:r w:rsidR="00E33549">
          <w:t>appointments</w:t>
        </w:r>
        <w:r w:rsidR="00DE0E99">
          <w:t>, without warnin</w:t>
        </w:r>
      </w:ins>
      <w:ins w:id="961" w:author="Clau Kegode" w:date="2026-07-10T16:05:00Z" w16du:dateUtc="2026-07-10T13:05:00Z">
        <w:r w:rsidR="00DE0E99">
          <w:t>g,</w:t>
        </w:r>
      </w:ins>
      <w:r>
        <w:t xml:space="preserve"> and without negotiation. The World Health Organization and the ILO ran the numbers jointly: working 55 or more hours a week is associated with a 35% higher risk of stroke and a 17% higher risk of dying from heart disease than a standard </w:t>
      </w:r>
      <w:ins w:id="962" w:author="Clau Kegode" w:date="2026-07-10T16:05:00Z" w16du:dateUtc="2026-07-10T13:05:00Z">
        <w:r w:rsidR="00DE0E99">
          <w:t>work</w:t>
        </w:r>
      </w:ins>
      <w:r>
        <w:t>week.</w:t>
      </w:r>
    </w:p>
    <w:p w14:paraId="5483C40E" w14:textId="49498BB2" w:rsidR="00D629B2" w:rsidRDefault="001305DF">
      <w:pPr>
        <w:spacing w:before="240" w:after="240"/>
      </w:pPr>
      <w:r>
        <w:t xml:space="preserve">You are not working 55. You never </w:t>
      </w:r>
      <w:ins w:id="963" w:author="Clau Kegode" w:date="2026-07-10T16:06:00Z" w16du:dateUtc="2026-07-10T13:06:00Z">
        <w:r w:rsidR="00266796">
          <w:t>were</w:t>
        </w:r>
      </w:ins>
      <w:del w:id="964" w:author="Clau Kegode" w:date="2026-07-10T16:06:00Z" w16du:dateUtc="2026-07-10T13:06:00Z">
        <w:r w:rsidDel="00266796">
          <w:delText>have been</w:delText>
        </w:r>
      </w:del>
      <w:r>
        <w:t>.</w:t>
      </w:r>
    </w:p>
    <w:p w14:paraId="5483C40F" w14:textId="7A47BB5A" w:rsidR="00D629B2" w:rsidRDefault="001305DF">
      <w:pPr>
        <w:spacing w:before="240" w:after="240"/>
      </w:pPr>
      <w:r>
        <w:t>At 29, the ledger c</w:t>
      </w:r>
      <w:ins w:id="965" w:author="Clau Kegode" w:date="2026-07-10T16:06:00Z" w16du:dateUtc="2026-07-10T13:06:00Z">
        <w:r w:rsidR="00266796">
          <w:t>omes to collect</w:t>
        </w:r>
      </w:ins>
      <w:del w:id="966" w:author="Clau Kegode" w:date="2026-07-10T16:06:00Z" w16du:dateUtc="2026-07-10T13:06:00Z">
        <w:r w:rsidDel="00266796">
          <w:delText>alls in a payment</w:delText>
        </w:r>
      </w:del>
      <w:r>
        <w:t xml:space="preserve">. Not a cold — a full-stop collapse. One Thursday morning your body simply </w:t>
      </w:r>
      <w:ins w:id="967" w:author="Clau Kegode" w:date="2026-07-10T16:06:00Z" w16du:dateUtc="2026-07-10T13:06:00Z">
        <w:r w:rsidR="00C27D9A">
          <w:t>says no</w:t>
        </w:r>
      </w:ins>
      <w:ins w:id="968" w:author="Clau Kegode" w:date="2026-07-10T16:09:00Z" w16du:dateUtc="2026-07-10T13:09:00Z">
        <w:r w:rsidR="003036A9">
          <w:t xml:space="preserve"> </w:t>
        </w:r>
      </w:ins>
      <w:del w:id="969" w:author="Clau Kegode" w:date="2026-07-10T16:06:00Z" w16du:dateUtc="2026-07-10T13:06:00Z">
        <w:r w:rsidDel="00C27D9A">
          <w:delText>declines</w:delText>
        </w:r>
      </w:del>
      <w:r>
        <w:t xml:space="preserve">, and the room moves when you try to stand. Four days </w:t>
      </w:r>
      <w:ins w:id="970" w:author="Clau Kegode" w:date="2026-07-10T16:07:00Z" w16du:dateUtc="2026-07-10T13:07:00Z">
        <w:r w:rsidR="00C27D9A">
          <w:t xml:space="preserve">alone </w:t>
        </w:r>
      </w:ins>
      <w:r>
        <w:t xml:space="preserve">in the apartment. You watch </w:t>
      </w:r>
      <w:ins w:id="971" w:author="Clau Kegode" w:date="2026-07-10T16:07:00Z" w16du:dateUtc="2026-07-10T13:07:00Z">
        <w:r w:rsidR="00C27D9A">
          <w:t xml:space="preserve">the same </w:t>
        </w:r>
      </w:ins>
      <w:r>
        <w:t xml:space="preserve">three things on Netflix. You stare at the ceiling. And in the silence — the first </w:t>
      </w:r>
      <w:del w:id="972" w:author="Clau Kegode" w:date="2026-07-10T16:07:00Z" w16du:dateUtc="2026-07-10T13:07:00Z">
        <w:r w:rsidDel="00E02660">
          <w:delText>real</w:delText>
        </w:r>
      </w:del>
      <w:ins w:id="973" w:author="Clau Kegode" w:date="2026-07-10T16:07:00Z" w16du:dateUtc="2026-07-10T13:07:00Z">
        <w:r w:rsidR="00E02660">
          <w:t>genuine</w:t>
        </w:r>
      </w:ins>
      <w:r>
        <w:t xml:space="preserve"> silence in years — your own thoughts finally have room, and they are not </w:t>
      </w:r>
      <w:del w:id="974" w:author="Clau Kegode" w:date="2026-07-10T16:07:00Z" w16du:dateUtc="2026-07-10T13:07:00Z">
        <w:r w:rsidDel="00E02660">
          <w:delText>entire</w:delText>
        </w:r>
      </w:del>
      <w:del w:id="975" w:author="Clau Kegode" w:date="2026-07-10T16:08:00Z" w16du:dateUtc="2026-07-10T13:08:00Z">
        <w:r w:rsidDel="00E02660">
          <w:delText>ly</w:delText>
        </w:r>
      </w:del>
      <w:ins w:id="976" w:author="Clau Kegode" w:date="2026-07-10T16:08:00Z" w16du:dateUtc="2026-07-10T13:08:00Z">
        <w:r w:rsidR="00E02660">
          <w:t>especially</w:t>
        </w:r>
      </w:ins>
      <w:r>
        <w:t xml:space="preserve"> comfortable company.</w:t>
      </w:r>
    </w:p>
    <w:p w14:paraId="5483C410" w14:textId="77777777" w:rsidR="00D629B2" w:rsidRDefault="001305DF">
      <w:pPr>
        <w:spacing w:before="240" w:after="240"/>
        <w:rPr>
          <w:i/>
          <w:iCs/>
        </w:rPr>
      </w:pPr>
      <w:r>
        <w:t xml:space="preserve">For the first time, you ask the question directly: </w:t>
      </w:r>
      <w:r>
        <w:rPr>
          <w:i/>
          <w:iCs/>
        </w:rPr>
        <w:t>what is all of this for?</w:t>
      </w:r>
    </w:p>
    <w:p w14:paraId="5483C411" w14:textId="67F83FEF" w:rsidR="00D629B2" w:rsidRDefault="001305DF">
      <w:pPr>
        <w:spacing w:before="240" w:after="240"/>
      </w:pPr>
      <w:r>
        <w:t xml:space="preserve">Not rhetorically. </w:t>
      </w:r>
      <w:ins w:id="977" w:author="Clau Kegode" w:date="2026-07-10T16:08:00Z" w16du:dateUtc="2026-07-10T13:08:00Z">
        <w:r w:rsidR="00E02660">
          <w:t xml:space="preserve">Not emotionally. </w:t>
        </w:r>
      </w:ins>
      <w:r>
        <w:t xml:space="preserve">With a calculator. Roughly $900,000 in total compensation over six years; closer to $560,000 after tax. Subtract the $4,200-a-month one-bedroom, the food you </w:t>
      </w:r>
      <w:del w:id="978" w:author="Clau Kegode" w:date="2026-07-10T16:08:00Z" w16du:dateUtc="2026-07-10T13:08:00Z">
        <w:r w:rsidDel="00256699">
          <w:delText>do</w:delText>
        </w:r>
      </w:del>
      <w:ins w:id="979" w:author="Clau Kegode" w:date="2026-07-10T16:08:00Z" w16du:dateUtc="2026-07-10T13:08:00Z">
        <w:r w:rsidR="00256699">
          <w:t>actually</w:t>
        </w:r>
      </w:ins>
      <w:r>
        <w:t xml:space="preserve"> buy, the leased car you convinced yourself you needed, the two obligatory trips </w:t>
      </w:r>
      <w:ins w:id="980" w:author="Clau Kegode" w:date="2026-07-10T16:08:00Z" w16du:dateUtc="2026-07-10T13:08:00Z">
        <w:r w:rsidR="00256699">
          <w:t xml:space="preserve">home </w:t>
        </w:r>
      </w:ins>
      <w:r>
        <w:t xml:space="preserve">a year — and your net worth at 29 is $290,000. Which is not nothing. But it is not what the gross number </w:t>
      </w:r>
      <w:ins w:id="981" w:author="Clau Kegode" w:date="2026-07-10T16:09:00Z" w16du:dateUtc="2026-07-10T13:09:00Z">
        <w:r w:rsidR="00647D4B">
          <w:t>ha</w:t>
        </w:r>
      </w:ins>
      <w:ins w:id="982" w:author="Clau Kegode" w:date="2026-07-10T16:10:00Z" w16du:dateUtc="2026-07-10T13:10:00Z">
        <w:r w:rsidR="00647D4B">
          <w:t xml:space="preserve">d quietly </w:t>
        </w:r>
      </w:ins>
      <w:r>
        <w:t>promised at 23.</w:t>
      </w:r>
    </w:p>
    <w:p w14:paraId="5483C412" w14:textId="77777777" w:rsidR="00D629B2" w:rsidRDefault="001305DF">
      <w:pPr>
        <w:spacing w:before="240" w:after="240"/>
        <w:rPr>
          <w:ins w:id="983" w:author="Clau Kegode" w:date="2026-07-10T16:10:00Z" w16du:dateUtc="2026-07-10T13:10:00Z"/>
        </w:rPr>
      </w:pPr>
      <w:r>
        <w:t>Then, lying on the couch with a fever, you do the division nobody at the bank ever does out loud. Six years. Eighty hours a week. Fifty weeks a year. Twenty-four thousand hours. Your effective wage across the entire run: just over $23 an hour.</w:t>
      </w:r>
    </w:p>
    <w:p w14:paraId="58DBFA95" w14:textId="04645387" w:rsidR="0030475B" w:rsidRDefault="0030475B">
      <w:pPr>
        <w:spacing w:before="240" w:after="240"/>
      </w:pPr>
      <w:ins w:id="984" w:author="Clau Kegode" w:date="2026-07-10T16:10:00Z">
        <w:r w:rsidRPr="0030475B">
          <w:t>Numbers have a way of changing character once you divide them by time. That's when compensation stops looking like prestige and starts looking like a trade.</w:t>
        </w:r>
      </w:ins>
    </w:p>
    <w:p w14:paraId="5483C413" w14:textId="269EF224" w:rsidR="00D629B2" w:rsidRDefault="001305DF">
      <w:pPr>
        <w:spacing w:before="240" w:after="240"/>
      </w:pPr>
      <w:r>
        <w:t xml:space="preserve">A senior nurse earns more than that. A firefighter earns more than that. You stare at the ceiling and the salary number and the hourly number sit side by side in your head, and you </w:t>
      </w:r>
      <w:ins w:id="985" w:author="Clau Kegode" w:date="2026-07-10T16:10:00Z" w16du:dateUtc="2026-07-10T13:10:00Z">
        <w:r w:rsidR="0030475B">
          <w:t xml:space="preserve">finally </w:t>
        </w:r>
      </w:ins>
      <w:r>
        <w:t xml:space="preserve">understand that they were never the same number. You just weren't </w:t>
      </w:r>
      <w:ins w:id="986" w:author="Clau Kegode" w:date="2026-07-10T16:10:00Z" w16du:dateUtc="2026-07-10T13:10:00Z">
        <w:r w:rsidR="0030475B">
          <w:t>doing th</w:t>
        </w:r>
        <w:r w:rsidR="00365145">
          <w:t xml:space="preserve">e </w:t>
        </w:r>
      </w:ins>
      <w:r>
        <w:t>divi</w:t>
      </w:r>
      <w:ins w:id="987" w:author="Clau Kegode" w:date="2026-07-10T16:10:00Z" w16du:dateUtc="2026-07-10T13:10:00Z">
        <w:r w:rsidR="00365145">
          <w:t>s</w:t>
        </w:r>
      </w:ins>
      <w:ins w:id="988" w:author="Clau Kegode" w:date="2026-07-10T16:11:00Z" w16du:dateUtc="2026-07-10T13:11:00Z">
        <w:r w:rsidR="00365145">
          <w:t>ion</w:t>
        </w:r>
      </w:ins>
      <w:del w:id="989" w:author="Clau Kegode" w:date="2026-07-10T16:10:00Z" w16du:dateUtc="2026-07-10T13:10:00Z">
        <w:r w:rsidDel="00365145">
          <w:delText>ding</w:delText>
        </w:r>
      </w:del>
      <w:r>
        <w:t>.</w:t>
      </w:r>
    </w:p>
    <w:p w14:paraId="5483C414" w14:textId="77777777" w:rsidR="00D629B2" w:rsidRDefault="00570DF6">
      <w:r>
        <w:pict w14:anchorId="5483C59C">
          <v:rect id="_x0000_i1051" style="width:0;height:1.5pt" o:hralign="center" o:hrstd="t" o:hr="t" fillcolor="#a0a0a0" stroked="f"/>
        </w:pict>
      </w:r>
    </w:p>
    <w:p w14:paraId="5483C415" w14:textId="6D6F3A9C" w:rsidR="00D629B2" w:rsidRDefault="001305DF">
      <w:pPr>
        <w:spacing w:before="240" w:after="240"/>
      </w:pPr>
      <w:r>
        <w:lastRenderedPageBreak/>
        <w:t xml:space="preserve">At 30 — net worth $340,000 — you run an experiment. Nothing </w:t>
      </w:r>
      <w:ins w:id="990" w:author="Clau Kegode" w:date="2026-07-10T16:11:00Z" w16du:dateUtc="2026-07-10T13:11:00Z">
        <w:r w:rsidR="00365145">
          <w:t>radical</w:t>
        </w:r>
      </w:ins>
      <w:del w:id="991" w:author="Clau Kegode" w:date="2026-07-10T16:11:00Z" w16du:dateUtc="2026-07-10T13:11:00Z">
        <w:r w:rsidDel="00365145">
          <w:delText>dramatic</w:delText>
        </w:r>
      </w:del>
      <w:r>
        <w:t xml:space="preserve">. Once a week, you say no to one thing you'd have </w:t>
      </w:r>
      <w:ins w:id="992" w:author="Clau Kegode" w:date="2026-07-10T16:11:00Z" w16du:dateUtc="2026-07-10T13:11:00Z">
        <w:r w:rsidR="00365145">
          <w:t xml:space="preserve">once </w:t>
        </w:r>
      </w:ins>
      <w:r>
        <w:t xml:space="preserve">automatically said yes to. One night you leave at 9 instead of 1. One weekend the laptop stays shut until Sunday afternoon. You brace </w:t>
      </w:r>
      <w:ins w:id="993" w:author="Clau Kegode" w:date="2026-07-10T16:11:00Z" w16du:dateUtc="2026-07-10T13:11:00Z">
        <w:r w:rsidR="00217138">
          <w:t xml:space="preserve">yourself </w:t>
        </w:r>
      </w:ins>
      <w:del w:id="994" w:author="Clau Kegode" w:date="2026-07-10T16:11:00Z" w16du:dateUtc="2026-07-10T13:11:00Z">
        <w:r w:rsidDel="00217138">
          <w:delText xml:space="preserve">to </w:delText>
        </w:r>
      </w:del>
      <w:r>
        <w:t>get fired.</w:t>
      </w:r>
    </w:p>
    <w:p w14:paraId="5483C416" w14:textId="77777777" w:rsidR="00D629B2" w:rsidRDefault="001305DF">
      <w:pPr>
        <w:spacing w:before="240" w:after="240"/>
      </w:pPr>
      <w:r>
        <w:t>You do not get fired. Nobody notices.</w:t>
      </w:r>
    </w:p>
    <w:p w14:paraId="5483C417" w14:textId="04D3B6AC" w:rsidR="00D629B2" w:rsidRDefault="001305DF">
      <w:pPr>
        <w:spacing w:before="240" w:after="240"/>
      </w:pPr>
      <w:r>
        <w:rPr>
          <w:i/>
          <w:iCs/>
        </w:rPr>
        <w:t>Nobody notices.</w:t>
      </w:r>
      <w:r>
        <w:t xml:space="preserve"> Sit with that. The eighty-hour culture, it turns out, is </w:t>
      </w:r>
      <w:del w:id="995" w:author="Clau Kegode" w:date="2026-07-10T16:12:00Z" w16du:dateUtc="2026-07-10T13:12:00Z">
        <w:r w:rsidDel="00E5166D">
          <w:delText>substantially</w:delText>
        </w:r>
      </w:del>
      <w:ins w:id="996" w:author="Clau Kegode" w:date="2026-07-10T16:12:00Z" w16du:dateUtc="2026-07-10T13:12:00Z">
        <w:r w:rsidR="00E5166D">
          <w:t>partly</w:t>
        </w:r>
      </w:ins>
      <w:r>
        <w:t xml:space="preserve"> a performance. The work is real; the hours are real. But the requirement that you personally be visible doing all of it, at all hours — that part is </w:t>
      </w:r>
      <w:ins w:id="997" w:author="Clau Kegode" w:date="2026-07-10T16:12:00Z" w16du:dateUtc="2026-07-10T13:12:00Z">
        <w:r w:rsidR="00E5166D">
          <w:t xml:space="preserve">largely </w:t>
        </w:r>
      </w:ins>
      <w:r>
        <w:t xml:space="preserve">constructed, and it sustains itself because everyone inside it is too exhausted to </w:t>
      </w:r>
      <w:del w:id="998" w:author="Clau Kegode" w:date="2026-07-10T16:12:00Z" w16du:dateUtc="2026-07-10T13:12:00Z">
        <w:r w:rsidDel="00E5166D">
          <w:delText>interroga</w:delText>
        </w:r>
        <w:r w:rsidDel="00C54206">
          <w:delText>te</w:delText>
        </w:r>
      </w:del>
      <w:ins w:id="999" w:author="Clau Kegode" w:date="2026-07-10T16:12:00Z" w16du:dateUtc="2026-07-10T13:12:00Z">
        <w:r w:rsidR="00C54206">
          <w:t>question</w:t>
        </w:r>
      </w:ins>
      <w:r>
        <w:t xml:space="preserve"> it. Being seen working is not the same as </w:t>
      </w:r>
      <w:ins w:id="1000" w:author="Clau Kegode" w:date="2026-07-10T16:13:00Z" w16du:dateUtc="2026-07-10T13:13:00Z">
        <w:r w:rsidR="00C54206">
          <w:t>creating value</w:t>
        </w:r>
      </w:ins>
      <w:del w:id="1001" w:author="Clau Kegode" w:date="2026-07-10T16:13:00Z" w16du:dateUtc="2026-07-10T13:13:00Z">
        <w:r w:rsidDel="00C54206">
          <w:delText>working</w:delText>
        </w:r>
      </w:del>
      <w:r>
        <w:t>. A culture that rewards visibility over output will extract exactly as much visibility as you're willing to donate.</w:t>
      </w:r>
    </w:p>
    <w:p w14:paraId="5483C418" w14:textId="4DCF91E6" w:rsidR="00D629B2" w:rsidRDefault="001305DF">
      <w:pPr>
        <w:spacing w:before="240" w:after="240"/>
      </w:pPr>
      <w:r>
        <w:t xml:space="preserve">You had been donating </w:t>
      </w:r>
      <w:ins w:id="1002" w:author="Clau Kegode" w:date="2026-07-10T16:14:00Z" w16du:dateUtc="2026-07-10T13:14:00Z">
        <w:r w:rsidR="00A54BD2">
          <w:t>all of it</w:t>
        </w:r>
      </w:ins>
      <w:del w:id="1003" w:author="Clau Kegode" w:date="2026-07-10T16:14:00Z" w16du:dateUtc="2026-07-10T13:14:00Z">
        <w:r w:rsidDel="00A54BD2">
          <w:delText>everything</w:delText>
        </w:r>
      </w:del>
      <w:r>
        <w:t>.</w:t>
      </w:r>
    </w:p>
    <w:p w14:paraId="5483C419" w14:textId="781E73DA" w:rsidR="00D629B2" w:rsidRDefault="001305DF">
      <w:pPr>
        <w:spacing w:before="240" w:after="240"/>
      </w:pPr>
      <w:r>
        <w:t xml:space="preserve">By 32 — net worth $490,000 — something has </w:t>
      </w:r>
      <w:ins w:id="1004" w:author="Clau Kegode" w:date="2026-07-10T16:14:00Z" w16du:dateUtc="2026-07-10T13:14:00Z">
        <w:r w:rsidR="00C21BA9" w:rsidRPr="00C21BA9">
          <w:t>quietly</w:t>
        </w:r>
      </w:ins>
      <w:del w:id="1005" w:author="Clau Kegode" w:date="2026-07-10T16:14:00Z" w16du:dateUtc="2026-07-10T13:14:00Z">
        <w:r w:rsidDel="00C21BA9">
          <w:delText>genuinely</w:delText>
        </w:r>
      </w:del>
      <w:r>
        <w:t xml:space="preserve"> inverted. You're better at the job than you've ever been, precisely because you work </w:t>
      </w:r>
      <w:r>
        <w:rPr>
          <w:i/>
          <w:iCs/>
        </w:rPr>
        <w:t>fewer</w:t>
      </w:r>
      <w:r>
        <w:t xml:space="preserve"> hours and the remaining ones are </w:t>
      </w:r>
      <w:ins w:id="1006" w:author="Clau Kegode" w:date="2026-07-10T16:14:00Z">
        <w:r w:rsidR="004D3CA6" w:rsidRPr="004D3CA6">
          <w:t>deliberate</w:t>
        </w:r>
      </w:ins>
      <w:del w:id="1007" w:author="Clau Kegode" w:date="2026-07-10T16:14:00Z" w16du:dateUtc="2026-07-10T13:14:00Z">
        <w:r w:rsidDel="004D3CA6">
          <w:delText>sharp</w:delText>
        </w:r>
      </w:del>
      <w:r>
        <w:t xml:space="preserve">. You've stopped doing work that should be delegated, stopped attending meetings your presence </w:t>
      </w:r>
      <w:ins w:id="1008" w:author="Clau Kegode" w:date="2026-07-10T16:15:00Z" w16du:dateUtc="2026-07-10T13:15:00Z">
        <w:r w:rsidR="004D3CA6">
          <w:t>can’t</w:t>
        </w:r>
      </w:ins>
      <w:del w:id="1009" w:author="Clau Kegode" w:date="2026-07-10T16:15:00Z" w16du:dateUtc="2026-07-10T13:15:00Z">
        <w:r w:rsidDel="004D3CA6">
          <w:delText>doesn't</w:delText>
        </w:r>
      </w:del>
      <w:r>
        <w:t xml:space="preserve"> change. Output: unchanged. Hours: 60, not 80. And the only difference anyone registers is that you seem less exhausted. One director tells you, approvingly, that you seem </w:t>
      </w:r>
      <w:r>
        <w:rPr>
          <w:i/>
          <w:iCs/>
        </w:rPr>
        <w:t>more senior</w:t>
      </w:r>
      <w:r>
        <w:t xml:space="preserve"> lately. You haven't been promoted. You've just stopped </w:t>
      </w:r>
      <w:ins w:id="1010" w:author="Clau Kegode" w:date="2026-07-10T16:15:00Z" w16du:dateUtc="2026-07-10T13:15:00Z">
        <w:r w:rsidR="00A70B6D">
          <w:t>mistaking</w:t>
        </w:r>
      </w:ins>
      <w:del w:id="1011" w:author="Clau Kegode" w:date="2026-07-10T16:15:00Z" w16du:dateUtc="2026-07-10T13:15:00Z">
        <w:r w:rsidDel="00A70B6D">
          <w:delText>performing</w:delText>
        </w:r>
      </w:del>
      <w:r>
        <w:t xml:space="preserve"> exhaustion</w:t>
      </w:r>
      <w:ins w:id="1012" w:author="Clau Kegode" w:date="2026-07-10T16:15:00Z" w16du:dateUtc="2026-07-10T13:15:00Z">
        <w:r w:rsidR="00A70B6D">
          <w:t xml:space="preserve"> for </w:t>
        </w:r>
        <w:proofErr w:type="spellStart"/>
        <w:r w:rsidR="00A70B6D">
          <w:t>perfomance</w:t>
        </w:r>
      </w:ins>
      <w:proofErr w:type="spellEnd"/>
      <w:r>
        <w:t>.</w:t>
      </w:r>
    </w:p>
    <w:p w14:paraId="5483C41A" w14:textId="77777777" w:rsidR="00D629B2" w:rsidRDefault="001305DF">
      <w:pPr>
        <w:spacing w:before="240" w:after="240"/>
      </w:pPr>
      <w:r>
        <w:t>That's when the darkest realization of the decade lands: the exhaustion was never the byproduct. It was the product. The system needed you tired. Tired people don't ask questions. Tired people don't negotiate. Tired people don't leave.</w:t>
      </w:r>
    </w:p>
    <w:p w14:paraId="5483C41B" w14:textId="74072EB1" w:rsidR="00D629B2" w:rsidRDefault="001305DF">
      <w:pPr>
        <w:spacing w:before="240" w:after="240"/>
      </w:pPr>
      <w:r>
        <w:t xml:space="preserve">At 34: net worth $720,000, and the money has started taking different shapes — a small stake in a friend's commercial property, a dividend portfolio quietly dropping $1,400 a month into your account whether you show up anywhere or not. And you find yourself thinking about the 24,000 hours. Not to mourn them. To </w:t>
      </w:r>
      <w:ins w:id="1013" w:author="Clau Kegode" w:date="2026-07-10T16:16:00Z" w16du:dateUtc="2026-07-10T13:16:00Z">
        <w:r w:rsidR="003E34D1" w:rsidRPr="003E34D1">
          <w:t>value them differently</w:t>
        </w:r>
      </w:ins>
      <w:del w:id="1014" w:author="Clau Kegode" w:date="2026-07-10T16:16:00Z" w16du:dateUtc="2026-07-10T13:16:00Z">
        <w:r w:rsidDel="003E34D1">
          <w:delText>reprice them</w:delText>
        </w:r>
      </w:del>
      <w:r>
        <w:t xml:space="preserve">. What would 24,000 hours have compounded into if </w:t>
      </w:r>
      <w:del w:id="1015" w:author="Clau Kegode" w:date="2026-07-10T16:16:00Z" w16du:dateUtc="2026-07-10T13:16:00Z">
        <w:r w:rsidDel="00462690">
          <w:delText>some</w:delText>
        </w:r>
      </w:del>
      <w:ins w:id="1016" w:author="Clau Kegode" w:date="2026-07-10T16:16:00Z" w16du:dateUtc="2026-07-10T13:16:00Z">
        <w:r w:rsidR="00462690">
          <w:t>more o</w:t>
        </w:r>
      </w:ins>
      <w:ins w:id="1017" w:author="Clau Kegode" w:date="2026-07-10T16:17:00Z" w16du:dateUtc="2026-07-10T13:17:00Z">
        <w:r w:rsidR="00462690">
          <w:t>f them</w:t>
        </w:r>
      </w:ins>
      <w:r>
        <w:t xml:space="preserve"> had gone into relationships, into health, into skills that live outside one industry? Because money compounds — but so do relationships, and so does health, and the things you neglect at 24 don't wait patiently. They charge interest in their own currency, and their currency is not dollars.</w:t>
      </w:r>
    </w:p>
    <w:p w14:paraId="5483C41C" w14:textId="77777777" w:rsidR="00D629B2" w:rsidRDefault="00570DF6">
      <w:r>
        <w:pict w14:anchorId="5483C59D">
          <v:rect id="_x0000_i1052" style="width:0;height:1.5pt" o:hralign="center" o:hrstd="t" o:hr="t" fillcolor="#a0a0a0" stroked="f"/>
        </w:pict>
      </w:r>
    </w:p>
    <w:p w14:paraId="5483C41D" w14:textId="33B2B9BE" w:rsidR="00D629B2" w:rsidRDefault="001305DF">
      <w:pPr>
        <w:spacing w:before="240" w:after="240"/>
      </w:pPr>
      <w:r>
        <w:t xml:space="preserve">The million arrives at 36. On a Wednesday — not the Tuesday you'd always </w:t>
      </w:r>
      <w:ins w:id="1018" w:author="Clau Kegode" w:date="2026-07-10T16:22:00Z">
        <w:r w:rsidR="00DB27E0" w:rsidRPr="00DB27E0">
          <w:t>quietly</w:t>
        </w:r>
      </w:ins>
      <w:ins w:id="1019" w:author="Clau Kegode" w:date="2026-07-10T16:22:00Z" w16du:dateUtc="2026-07-10T13:22:00Z">
        <w:r w:rsidR="00DB27E0">
          <w:t xml:space="preserve"> </w:t>
        </w:r>
      </w:ins>
      <w:del w:id="1020" w:author="Clau Kegode" w:date="2026-07-10T16:22:00Z" w16du:dateUtc="2026-07-10T13:22:00Z">
        <w:r w:rsidDel="00DB27E0">
          <w:delText xml:space="preserve">vaguely </w:delText>
        </w:r>
      </w:del>
      <w:r>
        <w:t>pictured. You're on a call when it happens; you notice the number during a</w:t>
      </w:r>
      <w:ins w:id="1021" w:author="Clau Kegode" w:date="2026-07-10T16:22:00Z" w16du:dateUtc="2026-07-10T13:22:00Z">
        <w:r w:rsidR="00661761">
          <w:t xml:space="preserve"> </w:t>
        </w:r>
      </w:ins>
      <w:ins w:id="1022" w:author="Clau Kegode" w:date="2026-07-10T16:22:00Z">
        <w:r w:rsidR="00661761" w:rsidRPr="00661761">
          <w:t>brief</w:t>
        </w:r>
      </w:ins>
      <w:r>
        <w:t xml:space="preserve"> pause between agenda items. There's no one in the room to tell. You text your sister. She sends back a string of emojis. You look at them for a long time</w:t>
      </w:r>
      <w:ins w:id="1023" w:author="Clau Kegode" w:date="2026-07-10T16:22:00Z" w16du:dateUtc="2026-07-10T13:22:00Z">
        <w:r w:rsidR="00661761">
          <w:t xml:space="preserve">, </w:t>
        </w:r>
        <w:r w:rsidR="00661761" w:rsidRPr="00661761">
          <w:t>smiling more than you expected.</w:t>
        </w:r>
      </w:ins>
      <w:r>
        <w:t>.</w:t>
      </w:r>
    </w:p>
    <w:p w14:paraId="5483C41E" w14:textId="4E6A706B" w:rsidR="00D629B2" w:rsidRDefault="001305DF">
      <w:pPr>
        <w:spacing w:before="240" w:after="240"/>
      </w:pPr>
      <w:r>
        <w:lastRenderedPageBreak/>
        <w:t xml:space="preserve">And a million at 36, after a decade of eighty-hour weeks, does not feel like freedom. It feels like </w:t>
      </w:r>
      <w:del w:id="1024" w:author="Clau Kegode" w:date="2026-07-10T16:22:00Z" w16du:dateUtc="2026-07-10T13:22:00Z">
        <w:r w:rsidDel="00661761">
          <w:rPr>
            <w:i/>
            <w:iCs/>
          </w:rPr>
          <w:delText>evide</w:delText>
        </w:r>
      </w:del>
      <w:del w:id="1025" w:author="Clau Kegode" w:date="2026-07-10T16:23:00Z" w16du:dateUtc="2026-07-10T13:23:00Z">
        <w:r w:rsidDel="00661761">
          <w:rPr>
            <w:i/>
            <w:iCs/>
          </w:rPr>
          <w:delText>nce</w:delText>
        </w:r>
      </w:del>
      <w:ins w:id="1026" w:author="Clau Kegode" w:date="2026-07-10T16:23:00Z" w16du:dateUtc="2026-07-10T13:23:00Z">
        <w:r w:rsidR="00661761">
          <w:rPr>
            <w:i/>
            <w:iCs/>
          </w:rPr>
          <w:t>proof</w:t>
        </w:r>
      </w:ins>
      <w:r>
        <w:t xml:space="preserve">. The system worked. The trade </w:t>
      </w:r>
      <w:del w:id="1027" w:author="Clau Kegode" w:date="2026-07-10T16:23:00Z" w16du:dateUtc="2026-07-10T13:23:00Z">
        <w:r w:rsidDel="003B15AB">
          <w:delText>executed</w:delText>
        </w:r>
      </w:del>
      <w:ins w:id="1028" w:author="Clau Kegode" w:date="2026-07-10T16:23:00Z" w16du:dateUtc="2026-07-10T13:23:00Z">
        <w:r w:rsidR="003B15AB">
          <w:t>went through</w:t>
        </w:r>
      </w:ins>
      <w:r>
        <w:t xml:space="preserve">. You gave the time; you got the money; the contract was honored </w:t>
      </w:r>
      <w:ins w:id="1029" w:author="Clau Kegode" w:date="2026-07-10T16:23:00Z" w16du:dateUtc="2026-07-10T13:23:00Z">
        <w:r w:rsidR="003B15AB">
          <w:t xml:space="preserve">exactly </w:t>
        </w:r>
      </w:ins>
      <w:r>
        <w:t>to the letter.</w:t>
      </w:r>
    </w:p>
    <w:p w14:paraId="5483C41F" w14:textId="25F0BC40" w:rsidR="00D629B2" w:rsidRDefault="001305DF">
      <w:pPr>
        <w:spacing w:before="240" w:after="240"/>
      </w:pPr>
      <w:r>
        <w:t>But a contract being honored is not the same as a contract being fair.</w:t>
      </w:r>
      <w:ins w:id="1030" w:author="Clau Kegode" w:date="2026-07-10T16:23:00Z" w16du:dateUtc="2026-07-10T13:23:00Z">
        <w:r w:rsidR="003B15AB">
          <w:t xml:space="preserve"> T</w:t>
        </w:r>
      </w:ins>
      <w:ins w:id="1031" w:author="Clau Kegode" w:date="2026-07-10T16:23:00Z">
        <w:r w:rsidR="003B15AB" w:rsidRPr="003B15AB">
          <w:t>hat distinction takes you far longer to understand than it should.</w:t>
        </w:r>
      </w:ins>
    </w:p>
    <w:p w14:paraId="5483C420" w14:textId="283C9759" w:rsidR="00D629B2" w:rsidRDefault="001305DF">
      <w:pPr>
        <w:spacing w:before="240" w:after="240"/>
        <w:rPr>
          <w:ins w:id="1032" w:author="Clau Kegode" w:date="2026-07-10T16:25:00Z" w16du:dateUtc="2026-07-10T13:25:00Z"/>
        </w:rPr>
      </w:pPr>
      <w:r>
        <w:t>So you start doing a kind of math you've never done. Not net-worth math —</w:t>
      </w:r>
      <w:ins w:id="1033" w:author="Clau Kegode" w:date="2026-07-10T16:23:00Z" w16du:dateUtc="2026-07-10T13:23:00Z">
        <w:r w:rsidR="003B15AB">
          <w:t xml:space="preserve"> but</w:t>
        </w:r>
      </w:ins>
      <w:r>
        <w:t xml:space="preserve"> time </w:t>
      </w:r>
      <w:ins w:id="1034" w:author="Clau Kegode" w:date="2026-07-10T16:23:00Z" w16du:dateUtc="2026-07-10T13:23:00Z">
        <w:r w:rsidR="003B15AB">
          <w:t xml:space="preserve">is </w:t>
        </w:r>
      </w:ins>
      <w:r>
        <w:t xml:space="preserve">math. You're 36. </w:t>
      </w:r>
      <w:ins w:id="1035" w:author="Clau Kegode" w:date="2026-07-10T16:24:00Z" w16du:dateUtc="2026-07-10T13:24:00Z">
        <w:r w:rsidR="00F666E8">
          <w:t>If you l</w:t>
        </w:r>
      </w:ins>
      <w:del w:id="1036" w:author="Clau Kegode" w:date="2026-07-10T16:24:00Z" w16du:dateUtc="2026-07-10T13:24:00Z">
        <w:r w:rsidDel="00F666E8">
          <w:delText>L</w:delText>
        </w:r>
      </w:del>
      <w:r>
        <w:t xml:space="preserve">ive to 80, and there are roughly 44 years left. Forty-four summers. If you have children — which you don't yet, but </w:t>
      </w:r>
      <w:ins w:id="1037" w:author="Clau Kegode" w:date="2026-07-10T16:24:00Z">
        <w:r w:rsidR="00F666E8" w:rsidRPr="00F666E8">
          <w:t>find yourself thinking about</w:t>
        </w:r>
      </w:ins>
      <w:ins w:id="1038" w:author="Clau Kegode" w:date="2026-07-10T16:24:00Z" w16du:dateUtc="2026-07-10T13:24:00Z">
        <w:r w:rsidR="00F666E8">
          <w:t xml:space="preserve"> </w:t>
        </w:r>
      </w:ins>
      <w:del w:id="1039" w:author="Clau Kegode" w:date="2026-07-10T16:24:00Z" w16du:dateUtc="2026-07-10T13:24:00Z">
        <w:r w:rsidDel="00F666E8">
          <w:delText xml:space="preserve">think about </w:delText>
        </w:r>
      </w:del>
      <w:r>
        <w:t xml:space="preserve">more now — their childhood is a 20-year window that runs </w:t>
      </w:r>
      <w:ins w:id="1040" w:author="Clau Kegode" w:date="2026-07-10T16:24:00Z" w16du:dateUtc="2026-07-10T13:24:00Z">
        <w:r w:rsidR="00F666E8">
          <w:t xml:space="preserve">only </w:t>
        </w:r>
      </w:ins>
      <w:r>
        <w:t xml:space="preserve">once. You've already spent the first decade of your adult life inside a building, and the remaining inventory, laid out </w:t>
      </w:r>
      <w:ins w:id="1041" w:author="Clau Kegode" w:date="2026-07-10T16:24:00Z" w16du:dateUtc="2026-07-10T13:24:00Z">
        <w:r w:rsidR="00F666E8">
          <w:t xml:space="preserve">that </w:t>
        </w:r>
      </w:ins>
      <w:r>
        <w:t xml:space="preserve">plainly, is more clarifying than any financial model you've ever built. Because wealth without time is a building you cannot enter. The number in the account and the life actually being lived are two separate things, and </w:t>
      </w:r>
      <w:ins w:id="1042" w:author="Clau Kegode" w:date="2026-07-10T16:25:00Z">
        <w:r w:rsidR="008C1E28" w:rsidRPr="008C1E28">
          <w:t>beyond</w:t>
        </w:r>
      </w:ins>
      <w:ins w:id="1043" w:author="Clau Kegode" w:date="2026-07-10T16:25:00Z" w16du:dateUtc="2026-07-10T13:25:00Z">
        <w:r w:rsidR="008C1E28">
          <w:t xml:space="preserve"> </w:t>
        </w:r>
      </w:ins>
      <w:del w:id="1044" w:author="Clau Kegode" w:date="2026-07-10T16:25:00Z" w16du:dateUtc="2026-07-10T13:25:00Z">
        <w:r w:rsidDel="008C1E28">
          <w:delText xml:space="preserve">past a </w:delText>
        </w:r>
      </w:del>
      <w:r>
        <w:t>certain point, the gap between them is the only question left.</w:t>
      </w:r>
    </w:p>
    <w:p w14:paraId="021A384A" w14:textId="37F5B262" w:rsidR="008C1E28" w:rsidRDefault="008C1E28">
      <w:pPr>
        <w:spacing w:before="240" w:after="240"/>
      </w:pPr>
      <w:ins w:id="1045" w:author="Clau Kegode" w:date="2026-07-10T16:25:00Z">
        <w:r w:rsidRPr="008C1E28">
          <w:t>The spreadsheets measured every dollar with precision. They never once measured the years those dollars quietly consumed.</w:t>
        </w:r>
      </w:ins>
    </w:p>
    <w:p w14:paraId="5483C421" w14:textId="02A8320C" w:rsidR="00D629B2" w:rsidRDefault="001305DF">
      <w:pPr>
        <w:spacing w:before="240" w:after="240"/>
      </w:pPr>
      <w:r>
        <w:t xml:space="preserve">At 38 — net worth $1.6 million — you leave. Not in anger. You negotiate a transition into a role that pays 40% less and asks for </w:t>
      </w:r>
      <w:ins w:id="1046" w:author="Clau Kegode" w:date="2026-07-10T16:25:00Z" w16du:dateUtc="2026-07-10T13:25:00Z">
        <w:r w:rsidR="009E5886">
          <w:t xml:space="preserve">only </w:t>
        </w:r>
      </w:ins>
      <w:r>
        <w:t xml:space="preserve">45 hours. People from the old world quietly conclude you've lost your mind. You don't argue. Explanation requires a shared </w:t>
      </w:r>
      <w:ins w:id="1047" w:author="Clau Kegode" w:date="2026-07-10T16:26:00Z">
        <w:r w:rsidR="009E5886" w:rsidRPr="009E5886">
          <w:t>way of seeing the world</w:t>
        </w:r>
      </w:ins>
      <w:del w:id="1048" w:author="Clau Kegode" w:date="2026-07-10T16:26:00Z" w16du:dateUtc="2026-07-10T13:26:00Z">
        <w:r w:rsidDel="009E5886">
          <w:delText>framework</w:delText>
        </w:r>
      </w:del>
      <w:r>
        <w:t>, and they don't have it yet. Neither did you, at 28.</w:t>
      </w:r>
    </w:p>
    <w:p w14:paraId="5483C422" w14:textId="499CB393" w:rsidR="00D629B2" w:rsidRDefault="001305DF">
      <w:pPr>
        <w:spacing w:before="240" w:after="240"/>
      </w:pPr>
      <w:r>
        <w:t xml:space="preserve">Your first unscheduled Saturday, you sit in a coffee shop for two hours doing absolutely nothing </w:t>
      </w:r>
      <w:ins w:id="1049" w:author="Clau Kegode" w:date="2026-07-10T16:26:00Z">
        <w:r w:rsidR="00071D60" w:rsidRPr="00071D60">
          <w:t>that could be called</w:t>
        </w:r>
      </w:ins>
      <w:ins w:id="1050" w:author="Clau Kegode" w:date="2026-07-10T16:26:00Z" w16du:dateUtc="2026-07-10T13:26:00Z">
        <w:r w:rsidR="00071D60">
          <w:t xml:space="preserve"> </w:t>
        </w:r>
      </w:ins>
      <w:r>
        <w:t xml:space="preserve">productive. A father wrangles a four-year-old who keeps dropping his spoon. A couple reads different books at the same table. Two old men play chess with the unhurried cruelty </w:t>
      </w:r>
      <w:del w:id="1051" w:author="Clau Kegode" w:date="2026-07-10T16:26:00Z" w16du:dateUtc="2026-07-10T13:26:00Z">
        <w:r w:rsidDel="00CD316F">
          <w:delText>of</w:delText>
        </w:r>
      </w:del>
      <w:ins w:id="1052" w:author="Clau Kegode" w:date="2026-07-10T16:26:00Z" w16du:dateUtc="2026-07-10T13:26:00Z">
        <w:r w:rsidR="00CD316F">
          <w:t>that only</w:t>
        </w:r>
      </w:ins>
      <w:r>
        <w:t xml:space="preserve"> old men playing chess</w:t>
      </w:r>
      <w:ins w:id="1053" w:author="Clau Kegode" w:date="2026-07-10T16:27:00Z" w16du:dateUtc="2026-07-10T13:27:00Z">
        <w:r w:rsidR="00CD316F">
          <w:t xml:space="preserve"> seem to possess</w:t>
        </w:r>
      </w:ins>
      <w:r>
        <w:t>. And two hours in, you identify the unfamiliar sensation: you feel like a person. Not a function. A person.</w:t>
      </w:r>
    </w:p>
    <w:p w14:paraId="5483C423" w14:textId="34C510E9" w:rsidR="00D629B2" w:rsidRDefault="001305DF">
      <w:pPr>
        <w:spacing w:before="240" w:after="240"/>
      </w:pPr>
      <w:r>
        <w:t xml:space="preserve">You call your mother. She answers on the second ring. You talk for an hour and forty minutes about nothing in particular, and it is the best conversation you've had in years. That is not a metaphor. That is a </w:t>
      </w:r>
      <w:ins w:id="1054" w:author="Clau Kegode" w:date="2026-07-10T16:27:00Z" w16du:dateUtc="2026-07-10T13:27:00Z">
        <w:r w:rsidR="00D837D8">
          <w:t xml:space="preserve">piece of </w:t>
        </w:r>
      </w:ins>
      <w:r>
        <w:t>data</w:t>
      </w:r>
      <w:del w:id="1055" w:author="Clau Kegode" w:date="2026-07-10T16:27:00Z" w16du:dateUtc="2026-07-10T13:27:00Z">
        <w:r w:rsidDel="00D837D8">
          <w:delText xml:space="preserve"> point</w:delText>
        </w:r>
      </w:del>
      <w:r>
        <w:t>.</w:t>
      </w:r>
    </w:p>
    <w:p w14:paraId="5483C424" w14:textId="469D37E5" w:rsidR="00D629B2" w:rsidDel="00AB047D" w:rsidRDefault="001305DF">
      <w:pPr>
        <w:spacing w:before="240" w:after="240"/>
        <w:rPr>
          <w:del w:id="1056" w:author="Clau Kegode" w:date="2026-07-10T16:29:00Z" w16du:dateUtc="2026-07-10T13:29:00Z"/>
        </w:rPr>
      </w:pPr>
      <w:r>
        <w:t>At 40: net worth $2.1 million,</w:t>
      </w:r>
      <w:ins w:id="1057" w:author="Clau Kegode" w:date="2026-07-10T16:27:00Z" w16du:dateUtc="2026-07-10T13:27:00Z">
        <w:r w:rsidR="00885874">
          <w:t xml:space="preserve"> </w:t>
        </w:r>
      </w:ins>
      <w:ins w:id="1058" w:author="Clau Kegode" w:date="2026-07-10T16:27:00Z">
        <w:r w:rsidR="00885874" w:rsidRPr="00885874">
          <w:t>with</w:t>
        </w:r>
      </w:ins>
      <w:r>
        <w:t xml:space="preserve"> the assets doing the heavy lifting now — the dividends </w:t>
      </w:r>
      <w:ins w:id="1059" w:author="Clau Kegode" w:date="2026-07-10T16:28:00Z">
        <w:r w:rsidR="00885874" w:rsidRPr="00885874">
          <w:t>have</w:t>
        </w:r>
      </w:ins>
      <w:ins w:id="1060" w:author="Clau Kegode" w:date="2026-07-10T16:28:00Z" w16du:dateUtc="2026-07-10T13:28:00Z">
        <w:r w:rsidR="00885874">
          <w:t xml:space="preserve"> </w:t>
        </w:r>
      </w:ins>
      <w:r>
        <w:t>grown, the property stake</w:t>
      </w:r>
      <w:ins w:id="1061" w:author="Clau Kegode" w:date="2026-07-10T16:28:00Z" w16du:dateUtc="2026-07-10T13:28:00Z">
        <w:r w:rsidR="00885874">
          <w:t xml:space="preserve"> has</w:t>
        </w:r>
      </w:ins>
      <w:r>
        <w:t xml:space="preserve"> returned. And you can </w:t>
      </w:r>
      <w:r>
        <w:rPr>
          <w:i/>
          <w:iCs/>
        </w:rPr>
        <w:t>think</w:t>
      </w:r>
      <w:r>
        <w:t xml:space="preserve"> again. Not the caffeinated, reactive fog of the eighty-hour week, but </w:t>
      </w:r>
      <w:del w:id="1062" w:author="Clau Kegode" w:date="2026-07-10T16:28:00Z" w16du:dateUtc="2026-07-10T13:28:00Z">
        <w:r w:rsidDel="00F47BE7">
          <w:delText>real</w:delText>
        </w:r>
      </w:del>
      <w:ins w:id="1063" w:author="Clau Kegode" w:date="2026-07-10T16:28:00Z" w16du:dateUtc="2026-07-10T13:28:00Z">
        <w:r w:rsidR="00F47BE7">
          <w:t>slow, deliberated</w:t>
        </w:r>
      </w:ins>
      <w:r>
        <w:t xml:space="preserve"> thought, the kind where a problem sits quietly in your mind for two days and then resolves itself on a Tuesday morning over coffee. Which delivers the decade's final invoice, </w:t>
      </w:r>
      <w:ins w:id="1064" w:author="Clau Kegode" w:date="2026-07-10T16:29:00Z" w16du:dateUtc="2026-07-10T13:29:00Z">
        <w:r w:rsidR="00F47BE7">
          <w:t xml:space="preserve">fully </w:t>
        </w:r>
      </w:ins>
      <w:r>
        <w:t xml:space="preserve">stamped and itemized: one good decision at 40 is worth more than eighty hours of execution at 28. That's not a consolation. It's a fact — and you'd trade a great deal for someone to have said it to you plainly at 23, in the back of a cab, at 1:17 in the morning, with $47 in your pocket and a cold dinner waiting </w:t>
      </w:r>
      <w:ins w:id="1065" w:author="Clau Kegode" w:date="2026-07-10T16:29:00Z" w16du:dateUtc="2026-07-10T13:29:00Z">
        <w:r w:rsidR="00F47BE7">
          <w:t xml:space="preserve">back </w:t>
        </w:r>
      </w:ins>
      <w:r>
        <w:t>on a desk.</w:t>
      </w:r>
    </w:p>
    <w:p w14:paraId="2969EB42" w14:textId="77777777" w:rsidR="00AB047D" w:rsidRDefault="00AB047D">
      <w:pPr>
        <w:spacing w:before="240" w:after="240"/>
        <w:rPr>
          <w:ins w:id="1066" w:author="Clau Kegode" w:date="2026-07-10T16:29:00Z" w16du:dateUtc="2026-07-10T13:29:00Z"/>
        </w:rPr>
      </w:pPr>
    </w:p>
    <w:p w14:paraId="1A1671D2" w14:textId="2DB21D35" w:rsidR="00AB047D" w:rsidRDefault="00AB047D">
      <w:pPr>
        <w:spacing w:before="240" w:after="240"/>
        <w:rPr>
          <w:ins w:id="1067" w:author="Clau Kegode" w:date="2026-07-10T16:29:00Z" w16du:dateUtc="2026-07-10T13:29:00Z"/>
        </w:rPr>
      </w:pPr>
      <w:ins w:id="1068" w:author="Clau Kegode" w:date="2026-07-10T16:29:00Z">
        <w:r w:rsidRPr="00AB047D">
          <w:lastRenderedPageBreak/>
          <w:t>The irony is almost unbearable. You spent your twenties believing speed was the advantage, only to discover that clarity was the thing creating all the value.</w:t>
        </w:r>
      </w:ins>
    </w:p>
    <w:p w14:paraId="5483C425" w14:textId="4F8392B1" w:rsidR="00D629B2" w:rsidRDefault="001305DF">
      <w:pPr>
        <w:spacing w:before="240" w:after="240"/>
      </w:pPr>
      <w:r>
        <w:t>Then one morning — an ordinary one,</w:t>
      </w:r>
      <w:ins w:id="1069" w:author="Clau Kegode" w:date="2026-07-10T16:29:00Z" w16du:dateUtc="2026-07-10T13:29:00Z">
        <w:r w:rsidR="00AB047D">
          <w:t xml:space="preserve"> wi</w:t>
        </w:r>
      </w:ins>
      <w:ins w:id="1070" w:author="Clau Kegode" w:date="2026-07-10T16:30:00Z" w16du:dateUtc="2026-07-10T13:30:00Z">
        <w:r w:rsidR="00AB047D">
          <w:t>th</w:t>
        </w:r>
      </w:ins>
      <w:r>
        <w:t xml:space="preserve"> nothing marked on </w:t>
      </w:r>
      <w:del w:id="1071" w:author="Clau Kegode" w:date="2026-07-10T16:30:00Z" w16du:dateUtc="2026-07-10T13:30:00Z">
        <w:r w:rsidDel="00AB047D">
          <w:delText>any</w:delText>
        </w:r>
      </w:del>
      <w:ins w:id="1072" w:author="Clau Kegode" w:date="2026-07-10T16:30:00Z" w16du:dateUtc="2026-07-10T13:30:00Z">
        <w:r w:rsidR="00AB047D">
          <w:t>the</w:t>
        </w:r>
      </w:ins>
      <w:r>
        <w:t xml:space="preserve"> calendar — you wake up and the room is bright and the clock says 7:40 and no alarm made a sound, because you stopped setting one months ago and your body has finally,</w:t>
      </w:r>
      <w:ins w:id="1073" w:author="Clau Kegode" w:date="2026-07-10T16:30:00Z" w16du:dateUtc="2026-07-10T13:30:00Z">
        <w:r w:rsidR="005827CB">
          <w:t xml:space="preserve"> almost</w:t>
        </w:r>
      </w:ins>
      <w:r>
        <w:t xml:space="preserve"> cautiously, stopped bracing for it. You lie there </w:t>
      </w:r>
      <w:ins w:id="1074" w:author="Clau Kegode" w:date="2026-07-10T16:30:00Z" w16du:dateUtc="2026-07-10T13:30:00Z">
        <w:r w:rsidR="005827CB">
          <w:t xml:space="preserve">for </w:t>
        </w:r>
      </w:ins>
      <w:r>
        <w:t>a moment, doing nothing, which is a skill now, hard-won.</w:t>
      </w:r>
    </w:p>
    <w:p w14:paraId="5483C426" w14:textId="77777777" w:rsidR="00D629B2" w:rsidRDefault="001305DF">
      <w:pPr>
        <w:spacing w:before="240" w:after="240"/>
      </w:pPr>
      <w:r>
        <w:t>Seventeen years and two million dollars.</w:t>
      </w:r>
    </w:p>
    <w:p w14:paraId="5483C427" w14:textId="36EC00DF" w:rsidR="00D629B2" w:rsidRDefault="001305DF">
      <w:pPr>
        <w:spacing w:before="240" w:after="240"/>
      </w:pPr>
      <w:r>
        <w:t xml:space="preserve">That's what it cost to buy back the thing you gave away </w:t>
      </w:r>
      <w:ins w:id="1075" w:author="Clau Kegode" w:date="2026-07-10T16:30:00Z">
        <w:r w:rsidR="00D606FE" w:rsidRPr="00D606FE">
          <w:t>without realizing it</w:t>
        </w:r>
      </w:ins>
      <w:del w:id="1076" w:author="Clau Kegode" w:date="2026-07-10T16:30:00Z" w16du:dateUtc="2026-07-10T13:30:00Z">
        <w:r w:rsidDel="00D606FE">
          <w:delText>for free</w:delText>
        </w:r>
      </w:del>
      <w:r>
        <w:t xml:space="preserve"> at 23:</w:t>
      </w:r>
    </w:p>
    <w:p w14:paraId="5483C428" w14:textId="77777777" w:rsidR="00D629B2" w:rsidRDefault="001305DF">
      <w:pPr>
        <w:spacing w:before="240" w:after="240"/>
      </w:pPr>
      <w:r>
        <w:t>a morning.</w:t>
      </w:r>
    </w:p>
    <w:p w14:paraId="5483C429" w14:textId="77777777" w:rsidR="00D629B2" w:rsidRDefault="001305DF">
      <w:pPr>
        <w:pStyle w:val="Heading1"/>
        <w:keepNext w:val="0"/>
        <w:keepLines w:val="0"/>
        <w:spacing w:before="480"/>
        <w:rPr>
          <w:b/>
          <w:bCs/>
          <w:sz w:val="46"/>
          <w:szCs w:val="46"/>
        </w:rPr>
      </w:pPr>
      <w:bookmarkStart w:id="1077" w:name="_sy1k5l7mck2r" w:colFirst="0" w:colLast="0"/>
      <w:bookmarkEnd w:id="1077"/>
      <w:r>
        <w:rPr>
          <w:b/>
          <w:bCs/>
          <w:sz w:val="46"/>
          <w:szCs w:val="46"/>
        </w:rPr>
        <w:t>POV: You Quit Your Job Without a Plan</w:t>
      </w:r>
    </w:p>
    <w:p w14:paraId="5483C42A" w14:textId="37CE3089" w:rsidR="00D629B2" w:rsidRDefault="001305DF">
      <w:pPr>
        <w:spacing w:before="240" w:after="240"/>
      </w:pPr>
      <w:r>
        <w:t xml:space="preserve">$500. That's what you have. Not $500 in savings. Not $500 </w:t>
      </w:r>
      <w:ins w:id="1078" w:author="Clau Kegode" w:date="2026-07-10T16:33:00Z">
        <w:r w:rsidR="0018359D" w:rsidRPr="0018359D">
          <w:t>to fall back on</w:t>
        </w:r>
      </w:ins>
      <w:del w:id="1079" w:author="Clau Kegode" w:date="2026-07-10T16:33:00Z" w16du:dateUtc="2026-07-10T13:33:00Z">
        <w:r w:rsidDel="0018359D">
          <w:delText>spare</w:delText>
        </w:r>
      </w:del>
      <w:r>
        <w:t xml:space="preserve">. $500 total, sitting in a checking account at 7:52 on a Monday morning — eight minutes before a call you don't want to take, for a job you stopped believing in </w:t>
      </w:r>
      <w:ins w:id="1080" w:author="Clau Kegode" w:date="2026-07-10T16:33:00Z" w16du:dateUtc="2026-07-10T13:33:00Z">
        <w:r w:rsidR="0018359D">
          <w:t xml:space="preserve">almost </w:t>
        </w:r>
      </w:ins>
      <w:r>
        <w:t>eleven months ago.</w:t>
      </w:r>
    </w:p>
    <w:p w14:paraId="5483C42B" w14:textId="77777777" w:rsidR="00D629B2" w:rsidRDefault="001305DF">
      <w:pPr>
        <w:spacing w:before="240" w:after="240"/>
      </w:pPr>
      <w:r>
        <w:t>You quit today.</w:t>
      </w:r>
    </w:p>
    <w:p w14:paraId="5483C42C" w14:textId="67430F91" w:rsidR="00D629B2" w:rsidRDefault="001305DF">
      <w:pPr>
        <w:spacing w:before="240" w:after="240"/>
      </w:pPr>
      <w:r>
        <w:t xml:space="preserve">No offer letter waiting. No freelance contract. No business plan </w:t>
      </w:r>
      <w:ins w:id="1081" w:author="Clau Kegode" w:date="2026-07-10T16:33:00Z" w16du:dateUtc="2026-07-10T13:33:00Z">
        <w:r w:rsidR="0018359D">
          <w:t xml:space="preserve">hidden </w:t>
        </w:r>
      </w:ins>
      <w:r>
        <w:t xml:space="preserve">in a drawer. What you have is a resignation letter written at 1:30 in the morning, half a cup of </w:t>
      </w:r>
      <w:ins w:id="1082" w:author="Clau Kegode" w:date="2026-07-10T16:34:00Z" w16du:dateUtc="2026-07-10T13:34:00Z">
        <w:r w:rsidR="0018359D">
          <w:t>stale</w:t>
        </w:r>
      </w:ins>
      <w:del w:id="1083" w:author="Clau Kegode" w:date="2026-07-10T16:34:00Z" w16du:dateUtc="2026-07-10T13:34:00Z">
        <w:r w:rsidDel="0018359D">
          <w:delText>cooling</w:delText>
        </w:r>
      </w:del>
      <w:r>
        <w:t xml:space="preserve"> coffee, and $500.</w:t>
      </w:r>
    </w:p>
    <w:p w14:paraId="5483C42D" w14:textId="76AB2C59" w:rsidR="00D629B2" w:rsidRDefault="001305DF">
      <w:pPr>
        <w:spacing w:before="240" w:after="240"/>
      </w:pPr>
      <w:r>
        <w:t xml:space="preserve">The decision has been </w:t>
      </w:r>
      <w:ins w:id="1084" w:author="Clau Kegode" w:date="2026-07-10T16:34:00Z">
        <w:r w:rsidR="003D174F" w:rsidRPr="003D174F">
          <w:t>quietly</w:t>
        </w:r>
      </w:ins>
      <w:ins w:id="1085" w:author="Clau Kegode" w:date="2026-07-10T16:34:00Z" w16du:dateUtc="2026-07-10T13:34:00Z">
        <w:r w:rsidR="003D174F">
          <w:t xml:space="preserve"> </w:t>
        </w:r>
      </w:ins>
      <w:r>
        <w:t xml:space="preserve">assembling itself for a year. It started with the Sunday dread — quiet at first, then louder, until it was the loudest thing in the room. Every Sunday around 4 p.m., a low, dull weight </w:t>
      </w:r>
      <w:del w:id="1086" w:author="Clau Kegode" w:date="2026-07-10T16:34:00Z" w16du:dateUtc="2026-07-10T13:34:00Z">
        <w:r w:rsidDel="003D174F">
          <w:delText>settling on</w:delText>
        </w:r>
      </w:del>
      <w:ins w:id="1087" w:author="Clau Kegode" w:date="2026-07-10T16:34:00Z" w16du:dateUtc="2026-07-10T13:34:00Z">
        <w:r w:rsidR="003D174F">
          <w:t>would settle on</w:t>
        </w:r>
      </w:ins>
      <w:r>
        <w:t xml:space="preserve"> the chest. Not cinematic. Just there. You started counting hours until Friday. Then you caught yourself counting years until retirement, and the second calculation frightened you more than the first, because that math </w:t>
      </w:r>
      <w:del w:id="1088" w:author="Clau Kegode" w:date="2026-07-10T16:34:00Z" w16du:dateUtc="2026-07-10T13:34:00Z">
        <w:r w:rsidDel="006D3B6B">
          <w:delText>didn't work</w:delText>
        </w:r>
      </w:del>
      <w:ins w:id="1089" w:author="Clau Kegode" w:date="2026-07-10T16:34:00Z" w16du:dateUtc="2026-07-10T13:34:00Z">
        <w:r w:rsidR="006D3B6B">
          <w:t>was</w:t>
        </w:r>
      </w:ins>
      <w:ins w:id="1090" w:author="Clau Kegode" w:date="2026-07-10T16:35:00Z" w16du:dateUtc="2026-07-10T13:35:00Z">
        <w:r w:rsidR="006D3B6B">
          <w:t>n’t adding up</w:t>
        </w:r>
      </w:ins>
      <w:r>
        <w:t xml:space="preserve"> either.</w:t>
      </w:r>
    </w:p>
    <w:p w14:paraId="5483C42E" w14:textId="77777777" w:rsidR="00D629B2" w:rsidRDefault="001305DF">
      <w:pPr>
        <w:spacing w:before="240" w:after="240"/>
      </w:pPr>
      <w:r>
        <w:t>So you hit send.</w:t>
      </w:r>
    </w:p>
    <w:p w14:paraId="5483C42F" w14:textId="7B10B7FA" w:rsidR="00D629B2" w:rsidRDefault="001305DF">
      <w:pPr>
        <w:spacing w:before="240" w:after="240"/>
        <w:rPr>
          <w:i/>
          <w:iCs/>
        </w:rPr>
      </w:pPr>
      <w:r>
        <w:t xml:space="preserve">And for exactly forty-seven minutes, you feel free. Then the arithmetic starts. Rent: $1,400. Car insurance: $180. Groceries, utilities, phone, the subscriptions you keep forgetting — $3,100 a month, minimum, just to exist. You have $500, no income, no plan, and — this one lands </w:t>
      </w:r>
      <w:ins w:id="1091" w:author="Clau Kegode" w:date="2026-07-10T16:35:00Z" w16du:dateUtc="2026-07-10T13:35:00Z">
        <w:r w:rsidR="006D3B6B">
          <w:t xml:space="preserve">particularly </w:t>
        </w:r>
      </w:ins>
      <w:r>
        <w:t xml:space="preserve">strangely — no title. No answer to the question every dinner party and family gathering </w:t>
      </w:r>
      <w:ins w:id="1092" w:author="Clau Kegode" w:date="2026-07-10T16:35:00Z" w16du:dateUtc="2026-07-10T13:35:00Z">
        <w:r w:rsidR="006D3B6B">
          <w:t xml:space="preserve">quietly </w:t>
        </w:r>
      </w:ins>
      <w:r>
        <w:t xml:space="preserve">runs on: </w:t>
      </w:r>
      <w:r>
        <w:rPr>
          <w:i/>
          <w:iCs/>
        </w:rPr>
        <w:t>So, what do you do?</w:t>
      </w:r>
    </w:p>
    <w:p w14:paraId="5483C430" w14:textId="7234E8AC" w:rsidR="00D629B2" w:rsidRDefault="001305DF">
      <w:pPr>
        <w:spacing w:before="240" w:after="240"/>
        <w:rPr>
          <w:ins w:id="1093" w:author="Clau Kegode" w:date="2026-07-10T16:35:00Z" w16du:dateUtc="2026-07-10T13:35:00Z"/>
        </w:rPr>
      </w:pPr>
      <w:r>
        <w:t>You don't know. That's the honest answer, and it's not one polite society</w:t>
      </w:r>
      <w:ins w:id="1094" w:author="Clau Kegode" w:date="2026-07-10T16:35:00Z" w16du:dateUtc="2026-07-10T13:35:00Z">
        <w:r w:rsidR="006D3B6B">
          <w:t xml:space="preserve"> knows how</w:t>
        </w:r>
      </w:ins>
      <w:r>
        <w:t xml:space="preserve"> accepts.</w:t>
      </w:r>
    </w:p>
    <w:p w14:paraId="28EFE9D2" w14:textId="6E8E6F49" w:rsidR="00E777CE" w:rsidRDefault="00E777CE">
      <w:pPr>
        <w:spacing w:before="240" w:after="240"/>
      </w:pPr>
      <w:ins w:id="1095" w:author="Clau Kegode" w:date="2026-07-10T16:35:00Z">
        <w:r w:rsidRPr="00E777CE">
          <w:t>The strange thing about losing a title is that nothing physical disappears, yet the world suddenly has fewer ways to categorize you.</w:t>
        </w:r>
      </w:ins>
    </w:p>
    <w:p w14:paraId="5483C431" w14:textId="77777777" w:rsidR="00D629B2" w:rsidRDefault="001305DF">
      <w:pPr>
        <w:spacing w:before="240" w:after="240"/>
      </w:pPr>
      <w:r>
        <w:lastRenderedPageBreak/>
        <w:t xml:space="preserve">Anthropologists actually have a word for where you're standing. Over a century ago, Arnold van </w:t>
      </w:r>
      <w:proofErr w:type="spellStart"/>
      <w:r>
        <w:t>Gennep</w:t>
      </w:r>
      <w:proofErr w:type="spellEnd"/>
      <w:r>
        <w:t xml:space="preserve"> studied rites of passage and identified the middle stage — after you've left the old identity, before the new one exists — and called it </w:t>
      </w:r>
      <w:r>
        <w:rPr>
          <w:i/>
          <w:iCs/>
        </w:rPr>
        <w:t>liminality</w:t>
      </w:r>
      <w:r>
        <w:t>. The threshold. In traditional societies it was ritualized, protected, temporary: the initiate goes into the forest, everyone knows he'll return as something else. Modern life has abolished the ritual but kept the forest. You've just walked into it with $500 and no map, and there is no elder waiting.</w:t>
      </w:r>
    </w:p>
    <w:p w14:paraId="5483C432" w14:textId="77777777" w:rsidR="00D629B2" w:rsidRDefault="001305DF">
      <w:pPr>
        <w:spacing w:before="240" w:after="240"/>
      </w:pPr>
      <w:r>
        <w:t xml:space="preserve">The first thing that changes is the money itself. It stops being abstract and becomes the most concrete object in your life. Every dollar suddenly has mass. Every purchase is a negotiation. You stop thinking in months of income and start thinking in </w:t>
      </w:r>
      <w:r>
        <w:rPr>
          <w:i/>
          <w:iCs/>
        </w:rPr>
        <w:t>days of runway</w:t>
      </w:r>
      <w:r>
        <w:t xml:space="preserve"> — a unit of measurement you didn't know existed last week.</w:t>
      </w:r>
    </w:p>
    <w:p w14:paraId="5483C433" w14:textId="77777777" w:rsidR="00D629B2" w:rsidRDefault="00570DF6">
      <w:r>
        <w:pict w14:anchorId="5483C59E">
          <v:rect id="_x0000_i1053" style="width:0;height:1.5pt" o:hralign="center" o:hrstd="t" o:hr="t" fillcolor="#a0a0a0" stroked="f"/>
        </w:pict>
      </w:r>
    </w:p>
    <w:p w14:paraId="5483C434" w14:textId="740911C3" w:rsidR="00D629B2" w:rsidRDefault="001305DF">
      <w:pPr>
        <w:spacing w:before="240" w:after="240"/>
      </w:pPr>
      <w:r>
        <w:t xml:space="preserve">Week one feels like </w:t>
      </w:r>
      <w:ins w:id="1096" w:author="Clau Kegode" w:date="2026-07-10T16:37:00Z">
        <w:r w:rsidR="004B2BF8" w:rsidRPr="004B2BF8">
          <w:t>a vacation you haven't earned ye</w:t>
        </w:r>
      </w:ins>
      <w:ins w:id="1097" w:author="Clau Kegode" w:date="2026-07-10T16:37:00Z" w16du:dateUtc="2026-07-10T13:37:00Z">
        <w:r w:rsidR="004B2BF8">
          <w:t>t</w:t>
        </w:r>
      </w:ins>
      <w:del w:id="1098" w:author="Clau Kegode" w:date="2026-07-10T16:37:00Z" w16du:dateUtc="2026-07-10T13:37:00Z">
        <w:r w:rsidDel="004B2BF8">
          <w:delText>vacation</w:delText>
        </w:r>
      </w:del>
      <w:r>
        <w:t xml:space="preserve">. You sleep past seven. You make coffee slowly, like a </w:t>
      </w:r>
      <w:ins w:id="1099" w:author="Clau Kegode" w:date="2026-07-10T16:38:00Z">
        <w:r w:rsidR="00DA626E" w:rsidRPr="00DA626E">
          <w:t>someone with nowhere urgent to be</w:t>
        </w:r>
      </w:ins>
      <w:del w:id="1100" w:author="Clau Kegode" w:date="2026-07-10T16:38:00Z" w16du:dateUtc="2026-07-10T13:38:00Z">
        <w:r w:rsidDel="00DA626E">
          <w:delText>person in a commercial</w:delText>
        </w:r>
      </w:del>
      <w:r>
        <w:t xml:space="preserve">. You take a walk at 10 a.m. on a Tuesday and feel </w:t>
      </w:r>
      <w:ins w:id="1101" w:author="Clau Kegode" w:date="2026-07-10T16:38:00Z">
        <w:r w:rsidR="00DA626E" w:rsidRPr="00DA626E">
          <w:t>strangely, almost irrationally guilty</w:t>
        </w:r>
      </w:ins>
      <w:ins w:id="1102" w:author="Clau Kegode" w:date="2026-07-10T16:38:00Z" w16du:dateUtc="2026-07-10T13:38:00Z">
        <w:r w:rsidR="00DA626E">
          <w:t xml:space="preserve"> </w:t>
        </w:r>
      </w:ins>
      <w:del w:id="1103" w:author="Clau Kegode" w:date="2026-07-10T16:38:00Z" w16du:dateUtc="2026-07-10T13:38:00Z">
        <w:r w:rsidDel="00DA626E">
          <w:delText xml:space="preserve">faintly criminal </w:delText>
        </w:r>
      </w:del>
      <w:r>
        <w:t xml:space="preserve">about it. The plan will come, you tell yourself. </w:t>
      </w:r>
      <w:ins w:id="1104" w:author="Clau Kegode" w:date="2026-07-10T16:38:00Z">
        <w:r w:rsidR="00B82B22" w:rsidRPr="00B82B22">
          <w:t>The answer will appear.</w:t>
        </w:r>
      </w:ins>
      <w:ins w:id="1105" w:author="Clau Kegode" w:date="2026-07-10T16:38:00Z" w16du:dateUtc="2026-07-10T13:38:00Z">
        <w:r w:rsidR="00B82B22">
          <w:t xml:space="preserve"> </w:t>
        </w:r>
      </w:ins>
      <w:r>
        <w:t xml:space="preserve">You tell yourself </w:t>
      </w:r>
      <w:ins w:id="1106" w:author="Clau Kegode" w:date="2026-07-10T16:38:00Z" w16du:dateUtc="2026-07-10T13:38:00Z">
        <w:r w:rsidR="00B82B22">
          <w:t>many</w:t>
        </w:r>
      </w:ins>
      <w:del w:id="1107" w:author="Clau Kegode" w:date="2026-07-10T16:38:00Z" w16du:dateUtc="2026-07-10T13:38:00Z">
        <w:r w:rsidDel="00B82B22">
          <w:delText>a lot of</w:delText>
        </w:r>
      </w:del>
      <w:r>
        <w:t xml:space="preserve"> things in week one.</w:t>
      </w:r>
    </w:p>
    <w:p w14:paraId="5483C435" w14:textId="081BCF28" w:rsidR="00D629B2" w:rsidRDefault="001305DF">
      <w:pPr>
        <w:spacing w:before="240" w:after="240"/>
      </w:pPr>
      <w:r>
        <w:t>Week two, the silence gets</w:t>
      </w:r>
      <w:ins w:id="1108" w:author="Clau Kegode" w:date="2026-07-10T16:39:00Z" w16du:dateUtc="2026-07-10T13:39:00Z">
        <w:r w:rsidR="00B82B22">
          <w:t xml:space="preserve"> uncomfortably</w:t>
        </w:r>
      </w:ins>
      <w:r>
        <w:t xml:space="preserve"> loud. You open LinkedIn at 9 a.m. — not because you want to, but because your hands don't know what else to open at 9 a.m. Your former colleagues are posting about projects you used to be on. What you feel isn't quite jealousy. It's more like watching a train pull out of a station you chose to </w:t>
      </w:r>
      <w:del w:id="1109" w:author="Clau Kegode" w:date="2026-07-10T16:39:00Z" w16du:dateUtc="2026-07-10T13:39:00Z">
        <w:r w:rsidDel="00AE56B1">
          <w:delText>step off of</w:delText>
        </w:r>
      </w:del>
      <w:ins w:id="1110" w:author="Clau Kegode" w:date="2026-07-10T16:39:00Z" w16du:dateUtc="2026-07-10T13:39:00Z">
        <w:r w:rsidR="00AE56B1">
          <w:t>leave</w:t>
        </w:r>
      </w:ins>
      <w:r>
        <w:t xml:space="preserve">, and suddenly wondering whether you </w:t>
      </w:r>
      <w:ins w:id="1111" w:author="Clau Kegode" w:date="2026-07-10T16:40:00Z" w16du:dateUtc="2026-07-10T13:40:00Z">
        <w:r w:rsidR="00377B99" w:rsidRPr="00377B99">
          <w:t>misunderstood the destination.</w:t>
        </w:r>
      </w:ins>
      <w:del w:id="1112" w:author="Clau Kegode" w:date="2026-07-10T16:40:00Z" w16du:dateUtc="2026-07-10T13:40:00Z">
        <w:r w:rsidDel="00377B99">
          <w:delText>read the schedule right</w:delText>
        </w:r>
      </w:del>
      <w:r>
        <w:t>.</w:t>
      </w:r>
    </w:p>
    <w:p w14:paraId="5483C436" w14:textId="06C15F51" w:rsidR="00D629B2" w:rsidRDefault="001305DF">
      <w:pPr>
        <w:spacing w:before="240" w:after="240"/>
      </w:pPr>
      <w:r>
        <w:t xml:space="preserve">The $500 starts </w:t>
      </w:r>
      <w:ins w:id="1113" w:author="Clau Kegode" w:date="2026-07-10T16:40:00Z" w16du:dateUtc="2026-07-10T13:40:00Z">
        <w:r w:rsidR="00377B99">
          <w:t xml:space="preserve">quietly </w:t>
        </w:r>
      </w:ins>
      <w:r>
        <w:t xml:space="preserve">leaking. $63 on groceries. $47 on a dinner you file under </w:t>
      </w:r>
      <w:r>
        <w:rPr>
          <w:i/>
          <w:iCs/>
        </w:rPr>
        <w:t>being brave.</w:t>
      </w:r>
      <w:r>
        <w:t xml:space="preserve"> $22 on something you genuinely cannot </w:t>
      </w:r>
      <w:ins w:id="1114" w:author="Clau Kegode" w:date="2026-07-10T17:57:00Z" w16du:dateUtc="2026-07-10T14:57:00Z">
        <w:r w:rsidR="00A522C5">
          <w:t>explain</w:t>
        </w:r>
      </w:ins>
      <w:del w:id="1115" w:author="Clau Kegode" w:date="2026-07-10T17:57:00Z" w16du:dateUtc="2026-07-10T14:57:00Z">
        <w:r w:rsidDel="00A522C5">
          <w:delText xml:space="preserve">reconstruct </w:delText>
        </w:r>
      </w:del>
      <w:ins w:id="1116" w:author="Clau Kegode" w:date="2026-07-10T17:59:00Z" w16du:dateUtc="2026-07-10T14:59:00Z">
        <w:r w:rsidR="00F86988">
          <w:t xml:space="preserve"> </w:t>
        </w:r>
      </w:ins>
      <w:r>
        <w:t>three days later. The balance reads $368, and you check it four times that day — because the psychological cost of no income doesn't accumulate in a straight line. It compounds. Every week without money coming in, the pressure doesn't add. It multiplies.</w:t>
      </w:r>
    </w:p>
    <w:p w14:paraId="5483C437" w14:textId="22D06733" w:rsidR="00D629B2" w:rsidRDefault="001305DF">
      <w:pPr>
        <w:spacing w:before="240" w:after="240"/>
        <w:rPr>
          <w:ins w:id="1117" w:author="Clau Kegode" w:date="2026-07-10T18:00:00Z" w16du:dateUtc="2026-07-10T15:00:00Z"/>
        </w:rPr>
      </w:pPr>
      <w:r>
        <w:t xml:space="preserve">Week three, you do what everyone without a plan does: you make a list of </w:t>
      </w:r>
      <w:ins w:id="1118" w:author="Clau Kegode" w:date="2026-07-10T17:59:00Z" w16du:dateUtc="2026-07-10T14:59:00Z">
        <w:r w:rsidR="00F86988">
          <w:t>possible futures</w:t>
        </w:r>
      </w:ins>
      <w:del w:id="1119" w:author="Clau Kegode" w:date="2026-07-10T17:59:00Z" w16du:dateUtc="2026-07-10T14:59:00Z">
        <w:r w:rsidDel="00F86988">
          <w:delText>plans</w:delText>
        </w:r>
      </w:del>
      <w:r>
        <w:t xml:space="preserve">. Twelve of them, written in a notebook with </w:t>
      </w:r>
      <w:ins w:id="1120" w:author="Clau Kegode" w:date="2026-07-10T17:59:00Z">
        <w:r w:rsidR="005529FA" w:rsidRPr="005529FA">
          <w:t>more certainty than evidence</w:t>
        </w:r>
      </w:ins>
      <w:del w:id="1121" w:author="Clau Kegode" w:date="2026-07-10T17:59:00Z" w16du:dateUtc="2026-07-10T14:59:00Z">
        <w:r w:rsidDel="005529FA">
          <w:delText>real conviction</w:delText>
        </w:r>
      </w:del>
      <w:r>
        <w:t xml:space="preserve">. Freelance consulting. A business. Grad school. A new city. Teaching. Writing. Then you stare at the page and cannot tell which items are </w:t>
      </w:r>
      <w:ins w:id="1122" w:author="Clau Kegode" w:date="2026-07-10T18:00:00Z">
        <w:r w:rsidR="006A7020" w:rsidRPr="006A7020">
          <w:t>genuine direction</w:t>
        </w:r>
      </w:ins>
      <w:del w:id="1123" w:author="Clau Kegode" w:date="2026-07-10T18:00:00Z" w16du:dateUtc="2026-07-10T15:00:00Z">
        <w:r w:rsidDel="006A7020">
          <w:delText>real</w:delText>
        </w:r>
      </w:del>
      <w:r>
        <w:t xml:space="preserve"> and which are panic wearing ambition's clothes.</w:t>
      </w:r>
    </w:p>
    <w:p w14:paraId="06883997" w14:textId="1F5E8896" w:rsidR="006A7020" w:rsidRDefault="006A7020">
      <w:pPr>
        <w:spacing w:before="240" w:after="240"/>
      </w:pPr>
      <w:ins w:id="1124" w:author="Clau Kegode" w:date="2026-07-10T18:00:00Z">
        <w:r w:rsidRPr="006A7020">
          <w:t>The hardest part is not the lack of options. It is having too many options without the structure to choose between them.</w:t>
        </w:r>
      </w:ins>
    </w:p>
    <w:p w14:paraId="5483C438" w14:textId="00A39B3F" w:rsidR="00D629B2" w:rsidRDefault="001305DF">
      <w:pPr>
        <w:spacing w:before="240" w:after="240"/>
      </w:pPr>
      <w:r>
        <w:t>This is the chapter nobody narrates. Not the quitting — the</w:t>
      </w:r>
      <w:ins w:id="1125" w:author="Clau Kegode" w:date="2026-07-10T18:00:00Z" w16du:dateUtc="2026-07-10T15:00:00Z">
        <w:r w:rsidR="00B90704">
          <w:t xml:space="preserve"> quiet</w:t>
        </w:r>
      </w:ins>
      <w:r>
        <w:t xml:space="preserve"> aftermath</w:t>
      </w:r>
      <w:ins w:id="1126" w:author="Clau Kegode" w:date="2026-07-10T18:00:00Z" w16du:dateUtc="2026-07-10T15:00:00Z">
        <w:r w:rsidR="00B90704">
          <w:t xml:space="preserve"> that follows</w:t>
        </w:r>
      </w:ins>
      <w:r>
        <w:t>. The disorienting experience of being completely free and completely lost in the same body at the same time.</w:t>
      </w:r>
    </w:p>
    <w:p w14:paraId="5483C439" w14:textId="6476078D" w:rsidR="00D629B2" w:rsidRDefault="001305DF">
      <w:pPr>
        <w:spacing w:before="240" w:after="240"/>
      </w:pPr>
      <w:r>
        <w:lastRenderedPageBreak/>
        <w:t xml:space="preserve">And there's a number underneath it all that you've been avoiding. You had $500 in checking and $4,700 on a credit card you've been carrying for eight months. Net worth: negative $4,200. The freedom of day one now has a price tag, and the price </w:t>
      </w:r>
      <w:del w:id="1127" w:author="Clau Kegode" w:date="2026-07-10T18:01:00Z" w16du:dateUtc="2026-07-10T15:01:00Z">
        <w:r w:rsidDel="00847FB1">
          <w:delText>t</w:delText>
        </w:r>
      </w:del>
      <w:ins w:id="1128" w:author="Clau Kegode" w:date="2026-07-10T18:01:00Z" w16du:dateUtc="2026-07-10T15:01:00Z">
        <w:r w:rsidR="00847FB1">
          <w:t>is written with</w:t>
        </w:r>
      </w:ins>
      <w:del w:id="1129" w:author="Clau Kegode" w:date="2026-07-10T18:01:00Z" w16du:dateUtc="2026-07-10T15:01:00Z">
        <w:r w:rsidDel="00847FB1">
          <w:delText>ag has</w:delText>
        </w:r>
      </w:del>
      <w:r>
        <w:t xml:space="preserve"> a minus sign.</w:t>
      </w:r>
    </w:p>
    <w:p w14:paraId="5483C43A" w14:textId="31D20FED" w:rsidR="00D629B2" w:rsidRDefault="001305DF">
      <w:pPr>
        <w:spacing w:before="240" w:after="240"/>
      </w:pPr>
      <w:r>
        <w:t xml:space="preserve">So you do something small that turns out to be </w:t>
      </w:r>
      <w:ins w:id="1130" w:author="Clau Kegode" w:date="2026-07-10T18:01:00Z" w16du:dateUtc="2026-07-10T15:01:00Z">
        <w:r w:rsidR="00F70AE2" w:rsidRPr="00F70AE2">
          <w:t>far more important than it looks</w:t>
        </w:r>
      </w:ins>
      <w:del w:id="1131" w:author="Clau Kegode" w:date="2026-07-10T18:01:00Z" w16du:dateUtc="2026-07-10T15:01:00Z">
        <w:r w:rsidDel="00F70AE2">
          <w:delText>structural</w:delText>
        </w:r>
      </w:del>
      <w:r>
        <w:t xml:space="preserve">. You stop lying to yourself about the number. You write it down — </w:t>
      </w:r>
      <w:r>
        <w:rPr>
          <w:i/>
          <w:iCs/>
        </w:rPr>
        <w:t>negative $4,200</w:t>
      </w:r>
      <w:r>
        <w:t xml:space="preserve"> — and tape it to the wall above the desk. Not as punishment. As </w:t>
      </w:r>
      <w:ins w:id="1132" w:author="Clau Kegode" w:date="2026-07-10T18:01:00Z" w16du:dateUtc="2026-07-10T15:01:00Z">
        <w:r w:rsidR="00F70AE2">
          <w:t>a map</w:t>
        </w:r>
      </w:ins>
      <w:del w:id="1133" w:author="Clau Kegode" w:date="2026-07-10T18:01:00Z" w16du:dateUtc="2026-07-10T15:01:00Z">
        <w:r w:rsidDel="00F70AE2">
          <w:delText>cartography</w:delText>
        </w:r>
      </w:del>
      <w:r>
        <w:t>. The only way out is through, and you can't navigate through something you refuse to look at.</w:t>
      </w:r>
    </w:p>
    <w:p w14:paraId="5483C43B" w14:textId="207C1AE5" w:rsidR="00D629B2" w:rsidRDefault="001305DF">
      <w:pPr>
        <w:spacing w:before="240" w:after="240"/>
        <w:rPr>
          <w:ins w:id="1134" w:author="Clau Kegode" w:date="2026-07-10T18:02:00Z" w16du:dateUtc="2026-07-10T15:02:00Z"/>
        </w:rPr>
      </w:pPr>
      <w:r>
        <w:t>Somewhere in that gesture, the framing quietly changes. This stops being a vacation with a bad ending and becomes the first day of something you don't have a name for yet.</w:t>
      </w:r>
    </w:p>
    <w:p w14:paraId="0123F9DE" w14:textId="21A10E91" w:rsidR="00BC22B0" w:rsidRDefault="00BC22B0">
      <w:pPr>
        <w:spacing w:before="240" w:after="240"/>
      </w:pPr>
      <w:ins w:id="1135" w:author="Clau Kegode" w:date="2026-07-10T18:02:00Z">
        <w:r w:rsidRPr="00BC22B0">
          <w:t>The uncertainty remains, but for the first time, you are facing the direction you need to move.</w:t>
        </w:r>
      </w:ins>
    </w:p>
    <w:p w14:paraId="5483C43C" w14:textId="77777777" w:rsidR="00D629B2" w:rsidRDefault="00570DF6">
      <w:r>
        <w:pict w14:anchorId="5483C59F">
          <v:rect id="_x0000_i1054" style="width:0;height:1.5pt" o:hralign="center" o:hrstd="t" o:hr="t" fillcolor="#a0a0a0" stroked="f"/>
        </w:pict>
      </w:r>
    </w:p>
    <w:p w14:paraId="5483C43D" w14:textId="5AD5C939" w:rsidR="00D629B2" w:rsidRDefault="001305DF">
      <w:pPr>
        <w:spacing w:before="240" w:after="240"/>
      </w:pPr>
      <w:r>
        <w:t>You land one freelance project. Small</w:t>
      </w:r>
      <w:ins w:id="1136" w:author="Clau Kegode" w:date="2026-07-10T18:05:00Z" w16du:dateUtc="2026-07-10T15:05:00Z">
        <w:r w:rsidR="00124731">
          <w:t xml:space="preserve">, </w:t>
        </w:r>
      </w:ins>
      <w:ins w:id="1137" w:author="Clau Kegode" w:date="2026-07-10T18:05:00Z">
        <w:r w:rsidR="00124731" w:rsidRPr="00124731">
          <w:t>almost forgettable at first glance</w:t>
        </w:r>
      </w:ins>
      <w:r>
        <w:t xml:space="preserve">. $800. It takes twelve days and </w:t>
      </w:r>
      <w:ins w:id="1138" w:author="Clau Kegode" w:date="2026-07-10T18:06:00Z" w16du:dateUtc="2026-07-10T15:06:00Z">
        <w:r w:rsidR="00D57711">
          <w:t xml:space="preserve">far </w:t>
        </w:r>
      </w:ins>
      <w:r>
        <w:t xml:space="preserve">more </w:t>
      </w:r>
      <w:ins w:id="1139" w:author="Clau Kegode" w:date="2026-07-10T18:05:00Z" w16du:dateUtc="2026-07-10T15:05:00Z">
        <w:r w:rsidR="00C22194">
          <w:t>energy</w:t>
        </w:r>
      </w:ins>
      <w:del w:id="1140" w:author="Clau Kegode" w:date="2026-07-10T18:05:00Z" w16du:dateUtc="2026-07-10T15:05:00Z">
        <w:r w:rsidDel="00C22194">
          <w:delText>effort</w:delText>
        </w:r>
      </w:del>
      <w:r>
        <w:t xml:space="preserve"> than the fee justifies. But when the $800 arrives, something unexpected happens in your chest: it feels </w:t>
      </w:r>
      <w:r>
        <w:rPr>
          <w:i/>
          <w:iCs/>
        </w:rPr>
        <w:t>different</w:t>
      </w:r>
      <w:r>
        <w:t xml:space="preserve"> from a paycheck. A paycheck always felt like something you were </w:t>
      </w:r>
      <w:ins w:id="1141" w:author="Clau Kegode" w:date="2026-07-10T18:06:00Z">
        <w:r w:rsidR="00D57711" w:rsidRPr="00D57711">
          <w:t>entitled to receive for showing up</w:t>
        </w:r>
      </w:ins>
      <w:del w:id="1142" w:author="Clau Kegode" w:date="2026-07-10T18:06:00Z" w16du:dateUtc="2026-07-10T15:06:00Z">
        <w:r w:rsidDel="00D57711">
          <w:delText>owed</w:delText>
        </w:r>
      </w:del>
      <w:r>
        <w:t xml:space="preserve">. This felt like something you built. The distinction is subtle and it changes everything downstream — because the first dollar you earn without an employer is worth more than any raise you ever got. </w:t>
      </w:r>
      <w:ins w:id="1143" w:author="Clau Kegode" w:date="2026-07-10T18:06:00Z">
        <w:r w:rsidR="00C30FEC" w:rsidRPr="00C30FEC">
          <w:t>Not because it is larger.</w:t>
        </w:r>
      </w:ins>
      <w:del w:id="1144" w:author="Clau Kegode" w:date="2026-07-10T18:06:00Z" w16du:dateUtc="2026-07-10T15:06:00Z">
        <w:r w:rsidDel="00C30FEC">
          <w:delText>Not the amount</w:delText>
        </w:r>
      </w:del>
      <w:r>
        <w:t>. What it proves about the source.</w:t>
      </w:r>
    </w:p>
    <w:p w14:paraId="5483C43E" w14:textId="4221C27E" w:rsidR="00D629B2" w:rsidRDefault="001305DF">
      <w:pPr>
        <w:spacing w:before="240" w:after="240"/>
      </w:pPr>
      <w:r>
        <w:t xml:space="preserve">A second project: $1,100. A third: $1,400. Three months out, at 29, your net worth is negative $1,800 — still underwater, but the direction has flipped, and direction, it turns out, is </w:t>
      </w:r>
      <w:ins w:id="1145" w:author="Clau Kegode" w:date="2026-07-10T18:07:00Z" w16du:dateUtc="2026-07-10T15:07:00Z">
        <w:r w:rsidR="00352AF7" w:rsidRPr="00352AF7">
          <w:t>the first real source</w:t>
        </w:r>
      </w:ins>
      <w:del w:id="1146" w:author="Clau Kegode" w:date="2026-07-10T18:07:00Z" w16du:dateUtc="2026-07-10T15:07:00Z">
        <w:r w:rsidDel="00352AF7">
          <w:delText xml:space="preserve">most of </w:delText>
        </w:r>
      </w:del>
      <w:ins w:id="1147" w:author="Clau Kegode" w:date="2026-07-10T18:07:00Z" w16du:dateUtc="2026-07-10T15:07:00Z">
        <w:r w:rsidR="00D979FC">
          <w:t xml:space="preserve"> </w:t>
        </w:r>
      </w:ins>
      <w:r>
        <w:t>morale.</w:t>
      </w:r>
    </w:p>
    <w:p w14:paraId="5483C43F" w14:textId="67A7B7D3" w:rsidR="00D629B2" w:rsidRDefault="001305DF">
      <w:pPr>
        <w:spacing w:before="240" w:after="240"/>
      </w:pPr>
      <w:r>
        <w:t>Month four: $3,200 in freelance income — almost exactly your old take-home, once you honestly subtract the commute costs you never used to count and the lunches you bought from sheer exhaustion. Break-even. Not saving. Not sinking.</w:t>
      </w:r>
      <w:ins w:id="1148" w:author="Clau Kegode" w:date="2026-07-10T18:07:00Z" w16du:dateUtc="2026-07-10T15:07:00Z">
        <w:r w:rsidR="00D979FC">
          <w:t xml:space="preserve"> </w:t>
        </w:r>
        <w:r w:rsidR="00D979FC" w:rsidRPr="00D979FC">
          <w:t>Just standing on your own ground for the first time.</w:t>
        </w:r>
      </w:ins>
    </w:p>
    <w:p w14:paraId="5483C440" w14:textId="77777777" w:rsidR="00D629B2" w:rsidRDefault="001305DF">
      <w:pPr>
        <w:spacing w:before="240" w:after="240"/>
      </w:pPr>
      <w:r>
        <w:t>You are 29 years old with a net worth of zero, and for the first time in your life, zero feels like progress.</w:t>
      </w:r>
    </w:p>
    <w:p w14:paraId="5483C441" w14:textId="1637B0A6" w:rsidR="00D629B2" w:rsidRDefault="001305DF">
      <w:pPr>
        <w:spacing w:before="240" w:after="240"/>
        <w:rPr>
          <w:ins w:id="1149" w:author="Clau Kegode" w:date="2026-07-10T18:08:00Z" w16du:dateUtc="2026-07-10T15:08:00Z"/>
        </w:rPr>
      </w:pPr>
      <w:r>
        <w:t xml:space="preserve">But independence has a rhythm nobody warns you about: the work comes in waves. Month five brings $4,100; month six brings $1,700. One client goes silent mid-project. One invoice ages to 47 days. One month you move $600 from savings to checking to cover rent, then move it back three days later when a payment clears — a tiny, </w:t>
      </w:r>
      <w:ins w:id="1150" w:author="Clau Kegode" w:date="2026-07-10T18:08:00Z">
        <w:r w:rsidR="00D979FC" w:rsidRPr="00D979FC">
          <w:t>quietly embarrassing</w:t>
        </w:r>
      </w:ins>
      <w:del w:id="1151" w:author="Clau Kegode" w:date="2026-07-10T18:08:00Z" w16du:dateUtc="2026-07-10T15:08:00Z">
        <w:r w:rsidDel="00D979FC">
          <w:delText>humiliating</w:delText>
        </w:r>
      </w:del>
      <w:r>
        <w:t xml:space="preserve"> shuffle you tell no one about.</w:t>
      </w:r>
    </w:p>
    <w:p w14:paraId="70E84821" w14:textId="643EE991" w:rsidR="00DF0E60" w:rsidRDefault="00DF0E60">
      <w:pPr>
        <w:spacing w:before="240" w:after="240"/>
      </w:pPr>
      <w:ins w:id="1152" w:author="Clau Kegode" w:date="2026-07-10T18:08:00Z">
        <w:r w:rsidRPr="00DF0E60">
          <w:t>This is the part where most people mistake uncertainty for failure. They don't see the foundation being poured because the foundation looks like instability while it is being built.</w:t>
        </w:r>
      </w:ins>
    </w:p>
    <w:p w14:paraId="5483C442" w14:textId="77777777" w:rsidR="00D629B2" w:rsidRDefault="001305DF">
      <w:pPr>
        <w:spacing w:before="240" w:after="240"/>
      </w:pPr>
      <w:r>
        <w:lastRenderedPageBreak/>
        <w:t xml:space="preserve">And in that ugly sixth month, you learn the thing an office could never have taught you: stability was never the job. Stability was the </w:t>
      </w:r>
      <w:r>
        <w:rPr>
          <w:i/>
          <w:iCs/>
        </w:rPr>
        <w:t>predictability</w:t>
      </w:r>
      <w:r>
        <w:t xml:space="preserve"> the job manufactured. And predictability is something you can build yourself — it just takes longer, and the gap between knowing that and feeling it is roughly six months of low-grade dread. So you stop trying to recreate the security of a salary, and start building something that doesn't require one.</w:t>
      </w:r>
    </w:p>
    <w:p w14:paraId="5483C443" w14:textId="77777777" w:rsidR="00D629B2" w:rsidRDefault="001305DF">
      <w:pPr>
        <w:spacing w:before="240" w:after="240"/>
      </w:pPr>
      <w:r>
        <w:t>Year one closes. You're 30. Net worth: positive $3,400.</w:t>
      </w:r>
    </w:p>
    <w:p w14:paraId="5483C444" w14:textId="77777777" w:rsidR="00D629B2" w:rsidRDefault="001305DF">
      <w:pPr>
        <w:spacing w:before="240" w:after="240"/>
      </w:pPr>
      <w:r>
        <w:t>That's it. Twelve months of work, risk, a few panic attacks, one very bad week in month seven where you drafted a text to your old boss and deleted it, and more 11 p.m. spreadsheet sessions than you'd admit to. $3,400 — the smallest amount of money that has ever felt enormous.</w:t>
      </w:r>
    </w:p>
    <w:p w14:paraId="5483C445" w14:textId="1EA2BC74" w:rsidR="00D629B2" w:rsidRDefault="001305DF">
      <w:pPr>
        <w:spacing w:before="240" w:after="240"/>
      </w:pPr>
      <w:r>
        <w:t xml:space="preserve">It's not where you imagined being. The version in your head was cleaner: quit, something clicks, six months later clarity and momentum. The reality is </w:t>
      </w:r>
      <w:ins w:id="1153" w:author="Clau Kegode" w:date="2026-07-10T18:12:00Z">
        <w:r w:rsidR="00501700" w:rsidRPr="00501700">
          <w:t>slower, stranger, and far less predictable</w:t>
        </w:r>
      </w:ins>
      <w:del w:id="1154" w:author="Clau Kegode" w:date="2026-07-10T18:12:00Z" w16du:dateUtc="2026-07-10T15:12:00Z">
        <w:r w:rsidDel="00501700">
          <w:delText>messier</w:delText>
        </w:r>
      </w:del>
      <w:r>
        <w:t>. And better — better the way real things are better than comfortable things.</w:t>
      </w:r>
      <w:ins w:id="1155" w:author="Clau Kegode" w:date="2026-07-10T18:12:00Z" w16du:dateUtc="2026-07-10T15:12:00Z">
        <w:r w:rsidR="00825BEA">
          <w:t xml:space="preserve"> </w:t>
        </w:r>
      </w:ins>
      <w:ins w:id="1156" w:author="Clau Kegode" w:date="2026-07-10T18:12:00Z">
        <w:r w:rsidR="00825BEA" w:rsidRPr="00825BEA">
          <w:t>Because real progress rarely arrives in the shape you first imagined</w:t>
        </w:r>
      </w:ins>
      <w:ins w:id="1157" w:author="Clau Kegode" w:date="2026-07-10T18:12:00Z" w16du:dateUtc="2026-07-10T15:12:00Z">
        <w:r w:rsidR="00825BEA">
          <w:t>.</w:t>
        </w:r>
      </w:ins>
    </w:p>
    <w:p w14:paraId="5483C446" w14:textId="77777777" w:rsidR="00D629B2" w:rsidRDefault="00570DF6">
      <w:r>
        <w:pict w14:anchorId="5483C5A0">
          <v:rect id="_x0000_i1055" style="width:0;height:1.5pt" o:hralign="center" o:hrstd="t" o:hr="t" fillcolor="#a0a0a0" stroked="f"/>
        </w:pict>
      </w:r>
    </w:p>
    <w:p w14:paraId="5483C447" w14:textId="7CAEB7F1" w:rsidR="00D629B2" w:rsidRDefault="001305DF">
      <w:pPr>
        <w:spacing w:before="240" w:after="240"/>
      </w:pPr>
      <w:r>
        <w:t xml:space="preserve">Year two, structure </w:t>
      </w:r>
      <w:ins w:id="1158" w:author="Clau Kegode" w:date="2026-07-10T18:14:00Z" w16du:dateUtc="2026-07-10T15:14:00Z">
        <w:r w:rsidR="00F040E3">
          <w:t>forms</w:t>
        </w:r>
      </w:ins>
      <w:del w:id="1159" w:author="Clau Kegode" w:date="2026-07-10T18:14:00Z" w16du:dateUtc="2026-07-10T15:14:00Z">
        <w:r w:rsidDel="00F040E3">
          <w:delText>arrives</w:delText>
        </w:r>
      </w:del>
      <w:r>
        <w:t xml:space="preserve">. Retainer clients. Recurring revenue. $6,800 a month. Net worth crosses $22,000 at 31. You open a brokerage account and invest $4,000; the market drops 9% the following week; you don't flinch, because you have </w:t>
      </w:r>
      <w:ins w:id="1160" w:author="Clau Kegode" w:date="2026-07-10T18:14:00Z" w16du:dateUtc="2026-07-10T15:14:00Z">
        <w:r w:rsidR="001576C0">
          <w:t>weathered</w:t>
        </w:r>
      </w:ins>
      <w:del w:id="1161" w:author="Clau Kegode" w:date="2026-07-10T18:14:00Z" w16du:dateUtc="2026-07-10T15:14:00Z">
        <w:r w:rsidDel="001576C0">
          <w:delText>made</w:delText>
        </w:r>
      </w:del>
      <w:r>
        <w:t xml:space="preserve"> harder holds than this with less cushion. And you notice a pattern in the people around you who've made this jump work: they were never the ones with the best plan on day one. They were the ones who stayed in the </w:t>
      </w:r>
      <w:ins w:id="1162" w:author="Clau Kegode" w:date="2026-07-10T18:14:00Z" w16du:dateUtc="2026-07-10T15:14:00Z">
        <w:r w:rsidR="001576C0">
          <w:t>process</w:t>
        </w:r>
      </w:ins>
      <w:del w:id="1163" w:author="Clau Kegode" w:date="2026-07-10T18:14:00Z" w16du:dateUtc="2026-07-10T15:14:00Z">
        <w:r w:rsidDel="001576C0">
          <w:delText>game</w:delText>
        </w:r>
      </w:del>
      <w:r>
        <w:t xml:space="preserve"> long enough for the plan to find </w:t>
      </w:r>
      <w:r>
        <w:rPr>
          <w:i/>
          <w:iCs/>
        </w:rPr>
        <w:t>them</w:t>
      </w:r>
      <w:r>
        <w:t>.</w:t>
      </w:r>
    </w:p>
    <w:p w14:paraId="5483C448" w14:textId="01B13746" w:rsidR="00D629B2" w:rsidRDefault="001305DF">
      <w:pPr>
        <w:spacing w:before="240" w:after="240"/>
      </w:pPr>
      <w:r>
        <w:t xml:space="preserve">At 32 — net worth $67,000 — the game </w:t>
      </w:r>
      <w:ins w:id="1164" w:author="Clau Kegode" w:date="2026-07-10T18:14:00Z" w16du:dateUtc="2026-07-10T15:14:00Z">
        <w:r w:rsidR="001576C0">
          <w:t>delivers</w:t>
        </w:r>
      </w:ins>
      <w:del w:id="1165" w:author="Clau Kegode" w:date="2026-07-10T18:14:00Z" w16du:dateUtc="2026-07-10T15:14:00Z">
        <w:r w:rsidDel="001576C0">
          <w:delText>administers</w:delText>
        </w:r>
      </w:del>
      <w:r>
        <w:t xml:space="preserve"> a test. Three clients account for 80% of your income, and one of them cuts their budget overnight. Minus $2,200 a month, gone by email. The old you would have spiraled. The version of you forged by two years without a net does something quieter: treats it as a math problem rather than an emergency</w:t>
      </w:r>
      <w:ins w:id="1166" w:author="Clau Kegode" w:date="2026-07-10T18:14:00Z" w16du:dateUtc="2026-07-10T15:14:00Z">
        <w:r w:rsidR="00412FBC">
          <w:t xml:space="preserve"> </w:t>
        </w:r>
      </w:ins>
      <w:ins w:id="1167" w:author="Clau Kegode" w:date="2026-07-10T18:15:00Z" w16du:dateUtc="2026-07-10T15:15:00Z">
        <w:r w:rsidR="00412FBC">
          <w:t>situation</w:t>
        </w:r>
      </w:ins>
      <w:r>
        <w:t>. $1,400 of it is replaced within six weeks. The remaining $800 arrives with a new client by month three.</w:t>
      </w:r>
    </w:p>
    <w:p w14:paraId="5483C449" w14:textId="6105F294" w:rsidR="00D629B2" w:rsidRDefault="001305DF">
      <w:pPr>
        <w:spacing w:before="240" w:after="240"/>
      </w:pPr>
      <w:r>
        <w:t xml:space="preserve">That's when you name the actual skill. It was never income. It's </w:t>
      </w:r>
      <w:r>
        <w:rPr>
          <w:i/>
          <w:iCs/>
        </w:rPr>
        <w:t>recovery</w:t>
      </w:r>
      <w:r>
        <w:t xml:space="preserve"> — how fast you rebuild when something </w:t>
      </w:r>
      <w:ins w:id="1168" w:author="Clau Kegode" w:date="2026-07-10T18:15:00Z" w16du:dateUtc="2026-07-10T15:15:00Z">
        <w:r w:rsidR="00412FBC">
          <w:t>breaks</w:t>
        </w:r>
      </w:ins>
      <w:del w:id="1169" w:author="Clau Kegode" w:date="2026-07-10T18:15:00Z" w16du:dateUtc="2026-07-10T15:15:00Z">
        <w:r w:rsidDel="00412FBC">
          <w:delText>falls</w:delText>
        </w:r>
      </w:del>
      <w:r>
        <w:t>. That's the whole difference between the people who make it out here and the people who go back.</w:t>
      </w:r>
      <w:ins w:id="1170" w:author="Clau Kegode" w:date="2026-07-10T18:15:00Z" w16du:dateUtc="2026-07-10T15:15:00Z">
        <w:r w:rsidR="00C26281">
          <w:t xml:space="preserve"> </w:t>
        </w:r>
      </w:ins>
      <w:ins w:id="1171" w:author="Clau Kegode" w:date="2026-07-10T18:15:00Z">
        <w:r w:rsidR="00C26281" w:rsidRPr="00C26281">
          <w:t>The ability to recover becomes more valuable than the ability to earn.</w:t>
        </w:r>
      </w:ins>
    </w:p>
    <w:p w14:paraId="5483C44A" w14:textId="77777777" w:rsidR="00D629B2" w:rsidRDefault="001305DF">
      <w:pPr>
        <w:spacing w:before="240" w:after="240"/>
      </w:pPr>
      <w:r>
        <w:t xml:space="preserve">At 34: net worth $140,000, two regular contractors, and something that finally, unmistakably, is a business. Systems. Clients who renew. Revenue you can forecast three months out. And with that comes a permanent rewiring: the moment your income becomes predictable without being </w:t>
      </w:r>
      <w:r>
        <w:rPr>
          <w:i/>
          <w:iCs/>
        </w:rPr>
        <w:t>fixed</w:t>
      </w:r>
      <w:r>
        <w:t>, security stops meaning salary and starts meaning systems. You will never confuse the two again.</w:t>
      </w:r>
    </w:p>
    <w:p w14:paraId="5483C44B" w14:textId="71348A67" w:rsidR="00D629B2" w:rsidRDefault="001305DF">
      <w:pPr>
        <w:spacing w:before="240" w:after="240"/>
      </w:pPr>
      <w:r>
        <w:t xml:space="preserve">At 36: $310,000, and you realize you haven't thought about the old job in a couple of years — not the company, but the version of yourself who sat in that building counting hours until Friday. </w:t>
      </w:r>
      <w:r>
        <w:lastRenderedPageBreak/>
        <w:t xml:space="preserve">You remember that person with tenderness, actually, and a strange gratitude. They're the one who </w:t>
      </w:r>
      <w:ins w:id="1172" w:author="Clau Kegode" w:date="2026-07-10T18:15:00Z" w16du:dateUtc="2026-07-10T15:15:00Z">
        <w:r w:rsidR="00C26281">
          <w:t>pressed</w:t>
        </w:r>
      </w:ins>
      <w:del w:id="1173" w:author="Clau Kegode" w:date="2026-07-10T18:15:00Z" w16du:dateUtc="2026-07-10T15:15:00Z">
        <w:r w:rsidDel="00C26281">
          <w:delText>hit</w:delText>
        </w:r>
      </w:del>
      <w:r>
        <w:t xml:space="preserve"> send.</w:t>
      </w:r>
    </w:p>
    <w:p w14:paraId="5483C44C" w14:textId="6FCFB422" w:rsidR="00D629B2" w:rsidRDefault="001305DF">
      <w:pPr>
        <w:spacing w:before="240" w:after="240"/>
      </w:pPr>
      <w:r>
        <w:t xml:space="preserve">At 38: net worth $520,000. Equity in a business generating $28,000 a month. Investments growing without supervision. A life you chose rather than </w:t>
      </w:r>
      <w:ins w:id="1174" w:author="Clau Kegode" w:date="2026-07-10T18:16:00Z">
        <w:r w:rsidR="0016116B" w:rsidRPr="0016116B">
          <w:t>one you accepted</w:t>
        </w:r>
      </w:ins>
      <w:del w:id="1175" w:author="Clau Kegode" w:date="2026-07-10T18:16:00Z" w16du:dateUtc="2026-07-10T15:16:00Z">
        <w:r w:rsidDel="0016116B">
          <w:delText>inherited</w:delText>
        </w:r>
      </w:del>
      <w:r>
        <w:t xml:space="preserve"> by default. It looks nothing like what you pictured on the morning you quit — because you couldn't have pictured it. The imagination required to see this life could only be built by living through the unc</w:t>
      </w:r>
      <w:ins w:id="1176" w:author="Clau Kegode" w:date="2026-07-10T18:16:00Z" w16du:dateUtc="2026-07-10T15:16:00Z">
        <w:r w:rsidR="0016116B">
          <w:t>ertain</w:t>
        </w:r>
      </w:ins>
      <w:del w:id="1177" w:author="Clau Kegode" w:date="2026-07-10T18:16:00Z" w16du:dateUtc="2026-07-10T15:16:00Z">
        <w:r w:rsidDel="0016116B">
          <w:delText>lear</w:delText>
        </w:r>
      </w:del>
      <w:r>
        <w:t xml:space="preserve">, uncomfortable, expensive version first. You've stopped measuring your life by what you walked away from. You measure it by what you walked toward. They were never the same </w:t>
      </w:r>
      <w:ins w:id="1178" w:author="Clau Kegode" w:date="2026-07-10T18:16:00Z" w16du:dateUtc="2026-07-10T15:16:00Z">
        <w:r w:rsidR="0016116B">
          <w:t>path</w:t>
        </w:r>
      </w:ins>
      <w:del w:id="1179" w:author="Clau Kegode" w:date="2026-07-10T18:16:00Z" w16du:dateUtc="2026-07-10T15:16:00Z">
        <w:r w:rsidDel="0016116B">
          <w:delText>direction</w:delText>
        </w:r>
      </w:del>
      <w:r>
        <w:t>.</w:t>
      </w:r>
    </w:p>
    <w:p w14:paraId="5483C44D" w14:textId="77777777" w:rsidR="00D629B2" w:rsidRDefault="001305DF">
      <w:pPr>
        <w:spacing w:before="240" w:after="240"/>
      </w:pPr>
      <w:r>
        <w:t xml:space="preserve">Let the record show the honest verdict: quitting without a plan is not a strategy. But sometimes it's the only way to force yourself to build one — because as long as the salary keeps arriving, the plan can wait, and the plan will always wait, until it can't. And the margin most people are working with is thinner than anyone admits out loud: nearly one in three Americans has no emergency savings at all, and the </w:t>
      </w:r>
      <w:r>
        <w:rPr>
          <w:i/>
          <w:iCs/>
        </w:rPr>
        <w:t>median</w:t>
      </w:r>
      <w:r>
        <w:t xml:space="preserve"> emergency fund in this country is $500. Not five thousand. Five hundred. The exact number you had. Most people holding that number will never leave. Most of them are sitting at a desk right now, losing something they don't have a name for yet.</w:t>
      </w:r>
    </w:p>
    <w:p w14:paraId="5483C44E" w14:textId="77777777" w:rsidR="00D629B2" w:rsidRDefault="001305DF">
      <w:pPr>
        <w:spacing w:before="240" w:after="240"/>
      </w:pPr>
      <w:r>
        <w:t>You know what it is. You were losing it too, for a while.</w:t>
      </w:r>
    </w:p>
    <w:p w14:paraId="5483C44F" w14:textId="77777777" w:rsidR="00D629B2" w:rsidRDefault="00570DF6">
      <w:r>
        <w:pict w14:anchorId="5483C5A1">
          <v:rect id="_x0000_i1056" style="width:0;height:1.5pt" o:hralign="center" o:hrstd="t" o:hr="t" fillcolor="#a0a0a0" stroked="f"/>
        </w:pict>
      </w:r>
    </w:p>
    <w:p w14:paraId="5483C450" w14:textId="1757F367" w:rsidR="00D629B2" w:rsidRDefault="001305DF">
      <w:pPr>
        <w:spacing w:before="240" w:after="240"/>
      </w:pPr>
      <w:r>
        <w:t>Years later, there's a Monday. You're at the kitchen table with coffee — the slow</w:t>
      </w:r>
      <w:ins w:id="1180" w:author="Clau Kegode" w:date="2026-07-10T18:17:00Z" w16du:dateUtc="2026-07-10T15:17:00Z">
        <w:r w:rsidR="00FB1733">
          <w:t xml:space="preserve"> intentional</w:t>
        </w:r>
      </w:ins>
      <w:r>
        <w:t xml:space="preserve"> kind, the commercial kind — and you happen to glance at the clock on the stove.</w:t>
      </w:r>
    </w:p>
    <w:p w14:paraId="5483C451" w14:textId="77777777" w:rsidR="00D629B2" w:rsidRDefault="001305DF">
      <w:pPr>
        <w:spacing w:before="240" w:after="240"/>
      </w:pPr>
      <w:r>
        <w:t>7:52.</w:t>
      </w:r>
    </w:p>
    <w:p w14:paraId="5483C452" w14:textId="53B1390A" w:rsidR="00D629B2" w:rsidRDefault="001305DF">
      <w:pPr>
        <w:spacing w:before="240" w:after="240"/>
      </w:pPr>
      <w:r>
        <w:t>For four years, that timestamp meant eight minutes to brace. Eight minutes before the call, before the voice you put on, before the person you had to be until six.</w:t>
      </w:r>
      <w:ins w:id="1181" w:author="Clau Kegode" w:date="2026-07-10T18:17:00Z" w16du:dateUtc="2026-07-10T15:17:00Z">
        <w:r w:rsidR="00DC4B49">
          <w:t xml:space="preserve"> </w:t>
        </w:r>
      </w:ins>
      <w:ins w:id="1182" w:author="Clau Kegode" w:date="2026-07-10T18:17:00Z">
        <w:r w:rsidR="00DC4B49" w:rsidRPr="00DC4B49">
          <w:t>Before stepping into a version of yourself you no longer recognized.</w:t>
        </w:r>
      </w:ins>
    </w:p>
    <w:p w14:paraId="5483C453" w14:textId="17ADEBC7" w:rsidR="00D629B2" w:rsidRDefault="001305DF">
      <w:pPr>
        <w:spacing w:before="240" w:after="240"/>
      </w:pPr>
      <w:r>
        <w:t xml:space="preserve">Now it's just a time. Fifty-two minutes past seven. The coffee is hot. The day is </w:t>
      </w:r>
      <w:ins w:id="1183" w:author="Clau Kegode" w:date="2026-07-10T18:17:00Z" w16du:dateUtc="2026-07-10T15:17:00Z">
        <w:r w:rsidR="00DC4B49">
          <w:t>op</w:t>
        </w:r>
      </w:ins>
      <w:ins w:id="1184" w:author="Clau Kegode" w:date="2026-07-10T18:18:00Z" w16du:dateUtc="2026-07-10T15:18:00Z">
        <w:r w:rsidR="00DC4B49">
          <w:t>en</w:t>
        </w:r>
      </w:ins>
      <w:del w:id="1185" w:author="Clau Kegode" w:date="2026-07-10T18:17:00Z" w16du:dateUtc="2026-07-10T15:17:00Z">
        <w:r w:rsidDel="00DC4B49">
          <w:delText>unassigned</w:delText>
        </w:r>
      </w:del>
      <w:r>
        <w:t>. Somewhere a phone is ringing in an office you no longer work in, and someone else is staring at it, and their number is</w:t>
      </w:r>
      <w:ins w:id="1186" w:author="Clau Kegode" w:date="2026-07-10T18:18:00Z" w16du:dateUtc="2026-07-10T15:18:00Z">
        <w:r w:rsidR="002E457D">
          <w:t xml:space="preserve"> still</w:t>
        </w:r>
      </w:ins>
      <w:r>
        <w:t xml:space="preserve"> $500 too.</w:t>
      </w:r>
      <w:ins w:id="1187" w:author="Clau Kegode" w:date="2026-07-10T18:18:00Z" w16du:dateUtc="2026-07-10T15:18:00Z">
        <w:r w:rsidR="002E457D">
          <w:t xml:space="preserve"> </w:t>
        </w:r>
      </w:ins>
      <w:ins w:id="1188" w:author="Clau Kegode" w:date="2026-07-10T18:18:00Z">
        <w:r w:rsidR="002E457D" w:rsidRPr="002E457D">
          <w:t>No urgency. No performance. No permission required.</w:t>
        </w:r>
      </w:ins>
    </w:p>
    <w:p w14:paraId="5483C454" w14:textId="77777777" w:rsidR="00D629B2" w:rsidRDefault="001305DF">
      <w:pPr>
        <w:spacing w:before="240" w:after="240"/>
      </w:pPr>
      <w:r>
        <w:t>The clock ticks to 7:53 and asks nothing of you at all.</w:t>
      </w:r>
    </w:p>
    <w:p w14:paraId="5483C455" w14:textId="77777777" w:rsidR="00D629B2" w:rsidRDefault="001305DF">
      <w:pPr>
        <w:spacing w:before="240" w:after="240"/>
      </w:pPr>
      <w:r>
        <w:t>That, it turns out, is what you were buying.</w:t>
      </w:r>
    </w:p>
    <w:p w14:paraId="5483C456" w14:textId="77777777" w:rsidR="00D629B2" w:rsidRDefault="001305DF">
      <w:pPr>
        <w:pStyle w:val="Heading1"/>
        <w:keepNext w:val="0"/>
        <w:keepLines w:val="0"/>
        <w:spacing w:before="480"/>
        <w:rPr>
          <w:b/>
          <w:bCs/>
          <w:sz w:val="46"/>
          <w:szCs w:val="46"/>
        </w:rPr>
      </w:pPr>
      <w:bookmarkStart w:id="1189" w:name="_gwm9g3qflvaj" w:colFirst="0" w:colLast="0"/>
      <w:bookmarkEnd w:id="1189"/>
      <w:r>
        <w:rPr>
          <w:b/>
          <w:bCs/>
          <w:sz w:val="46"/>
          <w:szCs w:val="46"/>
        </w:rPr>
        <w:t>POV: You Stay Loyal to One Company Forever</w:t>
      </w:r>
    </w:p>
    <w:p w14:paraId="5483C457" w14:textId="6F10B394" w:rsidR="00D629B2" w:rsidRDefault="001305DF">
      <w:pPr>
        <w:spacing w:before="240" w:after="240"/>
      </w:pPr>
      <w:r>
        <w:lastRenderedPageBreak/>
        <w:t xml:space="preserve">$54,200. That is your salary. Not your </w:t>
      </w:r>
      <w:ins w:id="1190" w:author="Clau Kegode" w:date="2026-07-10T18:19:00Z" w16du:dateUtc="2026-07-10T15:19:00Z">
        <w:r w:rsidR="008674E3">
          <w:t>target</w:t>
        </w:r>
      </w:ins>
      <w:del w:id="1191" w:author="Clau Kegode" w:date="2026-07-10T18:19:00Z" w16du:dateUtc="2026-07-10T15:19:00Z">
        <w:r w:rsidDel="008674E3">
          <w:delText>dream</w:delText>
        </w:r>
      </w:del>
      <w:r>
        <w:t xml:space="preserve"> salary. Not a number you're passing through on the way to something bigger. </w:t>
      </w:r>
      <w:r>
        <w:rPr>
          <w:i/>
          <w:iCs/>
        </w:rPr>
        <w:t>Your</w:t>
      </w:r>
      <w:r>
        <w:t xml:space="preserve"> salary — the one you've had, </w:t>
      </w:r>
      <w:del w:id="1192" w:author="Clau Kegode" w:date="2026-07-10T18:19:00Z" w16du:dateUtc="2026-07-10T15:19:00Z">
        <w:r w:rsidDel="008674E3">
          <w:delText>give or take</w:delText>
        </w:r>
      </w:del>
      <w:ins w:id="1193" w:author="Clau Kegode" w:date="2026-07-10T18:19:00Z" w16du:dateUtc="2026-07-10T15:19:00Z">
        <w:r w:rsidR="008674E3">
          <w:t>with only minor</w:t>
        </w:r>
      </w:ins>
      <w:r>
        <w:t xml:space="preserve"> cost-of-living adjustments, for six years.</w:t>
      </w:r>
    </w:p>
    <w:p w14:paraId="5483C458" w14:textId="65675766" w:rsidR="00D629B2" w:rsidRDefault="001305DF">
      <w:pPr>
        <w:spacing w:before="240" w:after="240"/>
      </w:pPr>
      <w:r>
        <w:t xml:space="preserve">You are 34. You have a good parking spot. You know where the good coffee is, which printer jams and which one doesn't, and you can identify your manager's mood by the cadence of his footsteps in the hallway. You know this place, and this place knows you. That feels like something. For </w:t>
      </w:r>
      <w:ins w:id="1194" w:author="Clau Kegode" w:date="2026-07-10T18:19:00Z" w16du:dateUtc="2026-07-10T15:19:00Z">
        <w:r w:rsidR="00121BAC">
          <w:t>years</w:t>
        </w:r>
      </w:ins>
      <w:del w:id="1195" w:author="Clau Kegode" w:date="2026-07-10T18:19:00Z" w16du:dateUtc="2026-07-10T15:19:00Z">
        <w:r w:rsidDel="00121BAC">
          <w:delText>a long time</w:delText>
        </w:r>
      </w:del>
      <w:r>
        <w:t>, it feels like everything.</w:t>
      </w:r>
    </w:p>
    <w:p w14:paraId="5483C459" w14:textId="41FA0B30" w:rsidR="00D629B2" w:rsidRDefault="001305DF">
      <w:pPr>
        <w:spacing w:before="240" w:after="240"/>
      </w:pPr>
      <w:r>
        <w:t xml:space="preserve">You started here at 27. Entry level, $38,000, and a benefits package that seemed enormous because you'd never had benefits before. You signed the offer on a Wednesday night at your kitchen table and thought: </w:t>
      </w:r>
      <w:r>
        <w:rPr>
          <w:i/>
          <w:iCs/>
        </w:rPr>
        <w:t>this is it. This is the beginning.</w:t>
      </w:r>
      <w:r>
        <w:t xml:space="preserve"> And it was. Just not the beginning you </w:t>
      </w:r>
      <w:ins w:id="1196" w:author="Clau Kegode" w:date="2026-07-10T18:20:00Z" w16du:dateUtc="2026-07-10T15:20:00Z">
        <w:r w:rsidR="00121BAC">
          <w:t>had imagined</w:t>
        </w:r>
      </w:ins>
      <w:del w:id="1197" w:author="Clau Kegode" w:date="2026-07-10T18:20:00Z" w16du:dateUtc="2026-07-10T15:20:00Z">
        <w:r w:rsidDel="00121BAC">
          <w:delText>th</w:delText>
        </w:r>
      </w:del>
      <w:del w:id="1198" w:author="Clau Kegode" w:date="2026-07-10T18:19:00Z" w16du:dateUtc="2026-07-10T15:19:00Z">
        <w:r w:rsidDel="00121BAC">
          <w:delText>ought</w:delText>
        </w:r>
      </w:del>
      <w:r>
        <w:t>.</w:t>
      </w:r>
    </w:p>
    <w:p w14:paraId="5483C45A" w14:textId="612345AE" w:rsidR="00D629B2" w:rsidRDefault="001305DF">
      <w:pPr>
        <w:spacing w:before="240" w:after="240"/>
      </w:pPr>
      <w:r>
        <w:t xml:space="preserve">That first year, you worked hard out of genuine gratitude — not </w:t>
      </w:r>
      <w:ins w:id="1199" w:author="Clau Kegode" w:date="2026-07-10T18:20:00Z" w16du:dateUtc="2026-07-10T15:20:00Z">
        <w:r w:rsidR="00121BAC">
          <w:t>manufactured</w:t>
        </w:r>
      </w:ins>
      <w:del w:id="1200" w:author="Clau Kegode" w:date="2026-07-10T18:20:00Z" w16du:dateUtc="2026-07-10T15:20:00Z">
        <w:r w:rsidDel="00121BAC">
          <w:delText>performed</w:delText>
        </w:r>
      </w:del>
      <w:r>
        <w:t xml:space="preserve"> gratitude, the real kind. Early arrivals. Late nights. The projects nobody wanted. The systems nobody documented, which you learned anyway. Quietly, without ceremony, you became the person the team could not function without, and that felt like job security. That felt like leverage.</w:t>
      </w:r>
    </w:p>
    <w:p w14:paraId="5483C45B" w14:textId="2F66F71D" w:rsidR="00D629B2" w:rsidRDefault="001305DF">
      <w:pPr>
        <w:spacing w:before="240" w:after="240"/>
      </w:pPr>
      <w:r>
        <w:t xml:space="preserve">Nobody had yet explained to you that </w:t>
      </w:r>
      <w:r>
        <w:rPr>
          <w:i/>
          <w:iCs/>
        </w:rPr>
        <w:t>indispensable</w:t>
      </w:r>
      <w:r>
        <w:t xml:space="preserve"> and </w:t>
      </w:r>
      <w:r>
        <w:rPr>
          <w:i/>
          <w:iCs/>
        </w:rPr>
        <w:t>irreplaceable</w:t>
      </w:r>
      <w:r>
        <w:t xml:space="preserve"> are two very different words, and that companies pay for only one of them.</w:t>
      </w:r>
      <w:ins w:id="1201" w:author="Clau Kegode" w:date="2026-07-10T18:21:00Z" w16du:dateUtc="2026-07-10T15:21:00Z">
        <w:r w:rsidR="003131F0">
          <w:t xml:space="preserve"> </w:t>
        </w:r>
      </w:ins>
      <w:ins w:id="1202" w:author="Clau Kegode" w:date="2026-07-10T18:21:00Z">
        <w:r w:rsidR="003131F0" w:rsidRPr="003131F0">
          <w:t>The distinction would become expensive later.</w:t>
        </w:r>
      </w:ins>
    </w:p>
    <w:p w14:paraId="5483C45C" w14:textId="34CF7A52" w:rsidR="00D629B2" w:rsidRDefault="001305DF">
      <w:pPr>
        <w:spacing w:before="240" w:after="240"/>
      </w:pPr>
      <w:r>
        <w:t xml:space="preserve">There's a city in upstate New York that learned this lesson on a </w:t>
      </w:r>
      <w:ins w:id="1203" w:author="Clau Kegode" w:date="2026-07-10T18:21:00Z" w16du:dateUtc="2026-07-10T15:21:00Z">
        <w:r w:rsidR="0062701D">
          <w:t>much larger</w:t>
        </w:r>
      </w:ins>
      <w:del w:id="1204" w:author="Clau Kegode" w:date="2026-07-10T18:21:00Z" w16du:dateUtc="2026-07-10T15:21:00Z">
        <w:r w:rsidDel="0062701D">
          <w:delText>civilizational</w:delText>
        </w:r>
      </w:del>
      <w:r>
        <w:t xml:space="preserve"> scale. For most of the twentieth century, Eastman Kodak was Rochester's benevolent giant — George Eastman pioneered profit-sharing and wage dividends, funded the hospitals and the music school, and the company took care of its people so completely that locals called it the Great Yellow Father. You joined Kodak and you were set for life; your children would join too. Whole generations organized their futures around one employer's promise. In 2012, Kodak filed for bankruptcy, and tens of thousands of retirees discovered the promise had carried a </w:t>
      </w:r>
      <w:del w:id="1205" w:author="Clau Kegode" w:date="2026-07-10T18:21:00Z" w16du:dateUtc="2026-07-10T15:21:00Z">
        <w:r w:rsidDel="0062701D">
          <w:delText>fine-print</w:delText>
        </w:r>
      </w:del>
      <w:ins w:id="1206" w:author="Clau Kegode" w:date="2026-07-10T18:21:00Z" w16du:dateUtc="2026-07-10T15:21:00Z">
        <w:r w:rsidR="0062701D">
          <w:t>hidden</w:t>
        </w:r>
      </w:ins>
      <w:r>
        <w:t xml:space="preserve"> expiration date all along. Loyalty, it turned out, was an emotion. The balance sheet never </w:t>
      </w:r>
      <w:ins w:id="1207" w:author="Clau Kegode" w:date="2026-07-10T18:22:00Z" w16du:dateUtc="2026-07-10T15:22:00Z">
        <w:r w:rsidR="000F708F">
          <w:t>recognized</w:t>
        </w:r>
      </w:ins>
      <w:del w:id="1208" w:author="Clau Kegode" w:date="2026-07-10T18:22:00Z" w16du:dateUtc="2026-07-10T15:22:00Z">
        <w:r w:rsidDel="000F708F">
          <w:delText>signed</w:delText>
        </w:r>
      </w:del>
      <w:r>
        <w:t xml:space="preserve"> it.</w:t>
      </w:r>
    </w:p>
    <w:p w14:paraId="5483C45D" w14:textId="2E09BD34" w:rsidR="00D629B2" w:rsidRDefault="001305DF">
      <w:pPr>
        <w:spacing w:before="240" w:after="240"/>
      </w:pPr>
      <w:r>
        <w:t xml:space="preserve">At 29, your net worth is $11,000 — a savings account and a 401k holding $4,200 that you barely check because the number feels too small to </w:t>
      </w:r>
      <w:del w:id="1209" w:author="Clau Kegode" w:date="2026-07-10T18:22:00Z" w16du:dateUtc="2026-07-10T15:22:00Z">
        <w:r w:rsidDel="000F708F">
          <w:delText>deserve attention</w:delText>
        </w:r>
      </w:del>
      <w:ins w:id="1210" w:author="Clau Kegode" w:date="2026-07-10T18:22:00Z" w16du:dateUtc="2026-07-10T15:22:00Z">
        <w:r w:rsidR="000F708F">
          <w:t>matter yet</w:t>
        </w:r>
      </w:ins>
      <w:r>
        <w:t>. Your raise that year is three percent: $1,140 before tax, arriving as $71 a month. You upgrade your gym membership. You feel stable, and stability feels like winning.</w:t>
      </w:r>
    </w:p>
    <w:p w14:paraId="5483C45E" w14:textId="77777777" w:rsidR="00D629B2" w:rsidRDefault="001305DF">
      <w:pPr>
        <w:spacing w:before="240" w:after="240"/>
      </w:pPr>
      <w:r>
        <w:t>Here is the mechanism already working against you, invisible as carbon monoxide: loyalty is not an asset. It's a feeling. And companies don't pay for feelings — they pay for leverage, for scarcity, for options. The moment you have none of those, your loyalty stops appearing anywhere on the spreadsheet.</w:t>
      </w:r>
    </w:p>
    <w:p w14:paraId="5483C45F" w14:textId="078D9D7A" w:rsidR="00D629B2" w:rsidRDefault="001305DF">
      <w:pPr>
        <w:spacing w:before="240" w:after="240"/>
      </w:pPr>
      <w:r>
        <w:t>You don't know this yet. You're 29. You're grateful.</w:t>
      </w:r>
      <w:ins w:id="1211" w:author="Clau Kegode" w:date="2026-07-10T18:22:00Z" w16du:dateUtc="2026-07-10T15:22:00Z">
        <w:r w:rsidR="00DB4E48">
          <w:t xml:space="preserve"> </w:t>
        </w:r>
        <w:r w:rsidR="00DB4E48" w:rsidRPr="00DB4E48">
          <w:t>And gratitude is making the situation feel safer than it is.</w:t>
        </w:r>
      </w:ins>
    </w:p>
    <w:p w14:paraId="5483C460" w14:textId="77777777" w:rsidR="00D629B2" w:rsidRDefault="00570DF6">
      <w:r>
        <w:lastRenderedPageBreak/>
        <w:pict w14:anchorId="5483C5A2">
          <v:rect id="_x0000_i1057" style="width:0;height:1.5pt" o:hralign="center" o:hrstd="t" o:hr="t" fillcolor="#a0a0a0" stroked="f"/>
        </w:pict>
      </w:r>
    </w:p>
    <w:p w14:paraId="5483C461" w14:textId="0CFE4757" w:rsidR="00D629B2" w:rsidRDefault="001305DF">
      <w:pPr>
        <w:spacing w:before="240" w:after="240"/>
      </w:pPr>
      <w:r>
        <w:t xml:space="preserve">At 31, a new hire joins the team — fresh out of grad school, technically sharp, </w:t>
      </w:r>
      <w:ins w:id="1212" w:author="Clau Kegode" w:date="2026-07-10T18:23:00Z">
        <w:r w:rsidR="00157018" w:rsidRPr="00157018">
          <w:t>still learning the ropes</w:t>
        </w:r>
      </w:ins>
      <w:del w:id="1213" w:author="Clau Kegode" w:date="2026-07-10T18:23:00Z" w16du:dateUtc="2026-07-10T15:23:00Z">
        <w:r w:rsidDel="00157018">
          <w:delText>green</w:delText>
        </w:r>
      </w:del>
      <w:r>
        <w:t xml:space="preserve">. You spend three weeks training her: the systems you built, the workflows you optimized, the client relationships you've been quietly </w:t>
      </w:r>
      <w:ins w:id="1214" w:author="Clau Kegode" w:date="2026-07-10T18:24:00Z">
        <w:r w:rsidR="00BB0861" w:rsidRPr="00BB0861">
          <w:t>maintaining</w:t>
        </w:r>
      </w:ins>
      <w:del w:id="1215" w:author="Clau Kegode" w:date="2026-07-10T18:24:00Z" w16du:dateUtc="2026-07-10T15:24:00Z">
        <w:r w:rsidDel="00BB0861">
          <w:delText>tending</w:delText>
        </w:r>
      </w:del>
      <w:r>
        <w:t xml:space="preserve"> for years. Six months later, a salary transparency document lands in the wrong Slack channel, and there it is.</w:t>
      </w:r>
    </w:p>
    <w:p w14:paraId="5483C462" w14:textId="77777777" w:rsidR="00D629B2" w:rsidRDefault="001305DF">
      <w:pPr>
        <w:spacing w:before="240" w:after="240"/>
      </w:pPr>
      <w:r>
        <w:t>She earns $67,000.</w:t>
      </w:r>
    </w:p>
    <w:p w14:paraId="5483C463" w14:textId="1C6867EF" w:rsidR="00D629B2" w:rsidRDefault="001305DF">
      <w:pPr>
        <w:spacing w:before="240" w:after="240"/>
      </w:pPr>
      <w:r>
        <w:t>You earn $51,000. You've been here four years. She's been here four months.</w:t>
      </w:r>
      <w:ins w:id="1216" w:author="Clau Kegode" w:date="2026-07-10T18:24:00Z" w16du:dateUtc="2026-07-10T15:24:00Z">
        <w:r w:rsidR="00BB0861">
          <w:t xml:space="preserve"> </w:t>
        </w:r>
      </w:ins>
      <w:ins w:id="1217" w:author="Clau Kegode" w:date="2026-07-10T18:24:00Z">
        <w:r w:rsidR="00BB0861" w:rsidRPr="00BB0861">
          <w:t>The difference is impossible to explain away.</w:t>
        </w:r>
      </w:ins>
    </w:p>
    <w:p w14:paraId="5483C464" w14:textId="02FDA493" w:rsidR="00D629B2" w:rsidRDefault="001305DF">
      <w:pPr>
        <w:spacing w:before="240" w:after="240"/>
      </w:pPr>
      <w:r>
        <w:t xml:space="preserve">You close the laptop. You open it again. You read the number a third time, as though it might </w:t>
      </w:r>
      <w:ins w:id="1218" w:author="Clau Kegode" w:date="2026-07-10T18:24:00Z" w16du:dateUtc="2026-07-10T15:24:00Z">
        <w:r w:rsidR="00931401">
          <w:t>change</w:t>
        </w:r>
      </w:ins>
      <w:del w:id="1219" w:author="Clau Kegode" w:date="2026-07-10T18:24:00Z" w16du:dateUtc="2026-07-10T15:24:00Z">
        <w:r w:rsidDel="00931401">
          <w:delText>behave differently</w:delText>
        </w:r>
      </w:del>
      <w:r>
        <w:t xml:space="preserve"> under supervision. Then you go home, make dinner, and mention it to no one.</w:t>
      </w:r>
    </w:p>
    <w:p w14:paraId="5483C465" w14:textId="77777777" w:rsidR="00D629B2" w:rsidRDefault="001305DF">
      <w:pPr>
        <w:spacing w:before="240" w:after="240"/>
      </w:pPr>
      <w:r>
        <w:t xml:space="preserve">Economists have a name for what just happened to you: salary compression. When companies raise starting pay to win new talent, they rarely go back and adjust the people already inside — the people who stayed, the people who built the thing. The compensation firm </w:t>
      </w:r>
      <w:proofErr w:type="spellStart"/>
      <w:r>
        <w:t>Syndio</w:t>
      </w:r>
      <w:proofErr w:type="spellEnd"/>
      <w:r>
        <w:t xml:space="preserve"> ran the data and found that in 83 percent of high-paying corporate job groups, new hires earn the same as or more than tenured employees. Not occasionally. Eighty-three percent of the time. And Aon's human capital research adds the second blade: loyal incumbents typically earn 10 to 15 percent less than someone hired into the identical role from outside.</w:t>
      </w:r>
    </w:p>
    <w:p w14:paraId="5483C466" w14:textId="06E0C348" w:rsidR="00D629B2" w:rsidRDefault="001305DF">
      <w:pPr>
        <w:spacing w:before="240" w:after="240"/>
      </w:pPr>
      <w:r>
        <w:t xml:space="preserve">You are not underpaid because you performed badly. You are underpaid because you stayed — and because the company doesn't see your history. It sees your current market rate, and your current market rate is defined by exactly one thing: what you'll accept. Every year you stayed without a counteroffer in hand, you told them, silently </w:t>
      </w:r>
      <w:del w:id="1220" w:author="Clau Kegode" w:date="2026-07-10T18:25:00Z" w16du:dateUtc="2026-07-10T15:25:00Z">
        <w:r w:rsidDel="00345B1C">
          <w:delText>and in writing</w:delText>
        </w:r>
      </w:del>
      <w:ins w:id="1221" w:author="Clau Kegode" w:date="2026-07-10T18:25:00Z" w16du:dateUtc="2026-07-10T15:25:00Z">
        <w:r w:rsidR="00345B1C">
          <w:t xml:space="preserve">and </w:t>
        </w:r>
      </w:ins>
      <w:ins w:id="1222" w:author="Clau Kegode" w:date="2026-07-10T18:25:00Z">
        <w:r w:rsidR="00345B1C" w:rsidRPr="00345B1C">
          <w:t>without realizing it</w:t>
        </w:r>
      </w:ins>
      <w:r>
        <w:t>, that the number was enough.</w:t>
      </w:r>
    </w:p>
    <w:p w14:paraId="5483C467" w14:textId="103EDC17" w:rsidR="00D629B2" w:rsidRDefault="001305DF">
      <w:pPr>
        <w:spacing w:before="240" w:after="240"/>
      </w:pPr>
      <w:r>
        <w:t xml:space="preserve">At 33: net worth $29,000 — $18,000 in the 401k, $11,000 in savings, a used car bought outright. You feel responsible. You feel like an adult who has figured something out. What you have actually figured out is how to live comfortably inside a ceiling without ever </w:t>
      </w:r>
      <w:ins w:id="1223" w:author="Clau Kegode" w:date="2026-07-10T18:25:00Z" w16du:dateUtc="2026-07-10T15:25:00Z">
        <w:r w:rsidR="00345B1C">
          <w:t>looking upward</w:t>
        </w:r>
      </w:ins>
      <w:del w:id="1224" w:author="Clau Kegode" w:date="2026-07-10T18:25:00Z" w16du:dateUtc="2026-07-10T15:25:00Z">
        <w:r w:rsidDel="00345B1C">
          <w:delText>noticing the ceiling</w:delText>
        </w:r>
      </w:del>
      <w:r>
        <w:t>.</w:t>
      </w:r>
    </w:p>
    <w:p w14:paraId="5483C468" w14:textId="3160D8F8" w:rsidR="00D629B2" w:rsidRDefault="001305DF">
      <w:pPr>
        <w:spacing w:before="240" w:after="240"/>
      </w:pPr>
      <w:r>
        <w:t>Another raise arrives: three and a half percent. That makes eight raises in seven years, none above four percent. Total salary growth since joining: 42 percent over seven years — which sounds respectable until you set it beside what last quarter's hire earns for your job, at which point it stops sounding like anything at all.</w:t>
      </w:r>
      <w:ins w:id="1225" w:author="Clau Kegode" w:date="2026-07-10T18:26:00Z" w16du:dateUtc="2026-07-10T15:26:00Z">
        <w:r w:rsidR="00A41150">
          <w:t xml:space="preserve"> </w:t>
        </w:r>
      </w:ins>
      <w:ins w:id="1226" w:author="Clau Kegode" w:date="2026-07-10T18:26:00Z">
        <w:r w:rsidR="00A41150" w:rsidRPr="00A41150">
          <w:t>The percentage looks better than the reality.</w:t>
        </w:r>
      </w:ins>
    </w:p>
    <w:p w14:paraId="5483C469" w14:textId="38FD4AA0" w:rsidR="00D629B2" w:rsidRDefault="001305DF">
      <w:pPr>
        <w:spacing w:before="240" w:after="240"/>
      </w:pPr>
      <w:r>
        <w:t xml:space="preserve">You are 34. Net worth: $29,000. You have the parking spot, the institutional knowledge, the relationships. You do not have the salary. And late one night, for reasons you can't fully articulate, you finally stop measuring your success by how long you've stayed — and start auditing </w:t>
      </w:r>
      <w:ins w:id="1227" w:author="Clau Kegode" w:date="2026-07-10T18:26:00Z">
        <w:r w:rsidR="00390088" w:rsidRPr="00390088">
          <w:t>the true cost of staying</w:t>
        </w:r>
      </w:ins>
      <w:del w:id="1228" w:author="Clau Kegode" w:date="2026-07-10T18:26:00Z" w16du:dateUtc="2026-07-10T15:26:00Z">
        <w:r w:rsidDel="00390088">
          <w:delText>what staying has cost</w:delText>
        </w:r>
      </w:del>
      <w:r>
        <w:t>.</w:t>
      </w:r>
    </w:p>
    <w:p w14:paraId="5483C46A" w14:textId="1D8EDAF1" w:rsidR="00D629B2" w:rsidRDefault="001305DF">
      <w:pPr>
        <w:spacing w:before="240" w:after="240"/>
      </w:pPr>
      <w:r>
        <w:lastRenderedPageBreak/>
        <w:t>The audit is not gentle. You pull the Bureau of Labor Statistics wage data, then the Atlanta Federal Reserve's tracker. During the exact years you were here — 2019 through 2023 — job switchers were collecting average salary increases of 7.7 percent per move. You were collecting 3.5 for staying put. Every single year, the gap compounded — not dramatically, but the way water gets into a foundation: invisibly, until the wall cracks.</w:t>
      </w:r>
      <w:ins w:id="1229" w:author="Clau Kegode" w:date="2026-07-10T18:26:00Z" w16du:dateUtc="2026-07-10T15:26:00Z">
        <w:r w:rsidR="002D1D42">
          <w:t xml:space="preserve"> </w:t>
        </w:r>
      </w:ins>
      <w:ins w:id="1230" w:author="Clau Kegode" w:date="2026-07-10T18:26:00Z">
        <w:r w:rsidR="002D1D42" w:rsidRPr="002D1D42">
          <w:t>Small losses became a structural problem</w:t>
        </w:r>
      </w:ins>
      <w:ins w:id="1231" w:author="Clau Kegode" w:date="2026-07-10T18:26:00Z" w16du:dateUtc="2026-07-10T15:26:00Z">
        <w:r w:rsidR="002D1D42">
          <w:t>.</w:t>
        </w:r>
      </w:ins>
      <w:r>
        <w:t xml:space="preserve"> Had you switched even once, at year three, at age 30, the research says you'd likely be earning 15 to 20 percent more right now. Call it $8,000 to $10,000 a year. Over four years: $32,000 to $40,000 in income that simply never arrived — before counting what it would have become invested.</w:t>
      </w:r>
    </w:p>
    <w:p w14:paraId="5483C46B" w14:textId="1E676D0A" w:rsidR="00D629B2" w:rsidRDefault="001305DF">
      <w:pPr>
        <w:spacing w:before="240" w:after="240"/>
      </w:pPr>
      <w:r>
        <w:t xml:space="preserve">You stare at the spreadsheet. You close it. You open it again. The spreadsheet does not </w:t>
      </w:r>
      <w:ins w:id="1232" w:author="Clau Kegode" w:date="2026-07-10T18:27:00Z" w16du:dateUtc="2026-07-10T15:27:00Z">
        <w:r w:rsidR="002D1D42">
          <w:t>look away</w:t>
        </w:r>
      </w:ins>
      <w:del w:id="1233" w:author="Clau Kegode" w:date="2026-07-10T18:27:00Z" w16du:dateUtc="2026-07-10T15:27:00Z">
        <w:r w:rsidDel="002D1D42">
          <w:delText>blink</w:delText>
        </w:r>
      </w:del>
      <w:r>
        <w:t xml:space="preserve"> first.</w:t>
      </w:r>
      <w:ins w:id="1234" w:author="Clau Kegode" w:date="2026-07-10T18:27:00Z" w16du:dateUtc="2026-07-10T15:27:00Z">
        <w:r w:rsidR="002D1D42">
          <w:t xml:space="preserve"> </w:t>
        </w:r>
      </w:ins>
      <w:ins w:id="1235" w:author="Clau Kegode" w:date="2026-07-10T18:27:00Z">
        <w:r w:rsidR="002D1D42" w:rsidRPr="002D1D42">
          <w:t>And neither do you.</w:t>
        </w:r>
      </w:ins>
    </w:p>
    <w:p w14:paraId="5483C46C" w14:textId="77777777" w:rsidR="00D629B2" w:rsidRDefault="00570DF6">
      <w:r>
        <w:pict w14:anchorId="5483C5A3">
          <v:rect id="_x0000_i1058" style="width:0;height:1.5pt" o:hralign="center" o:hrstd="t" o:hr="t" fillcolor="#a0a0a0" stroked="f"/>
        </w:pict>
      </w:r>
    </w:p>
    <w:p w14:paraId="5483C46D" w14:textId="46536AD4" w:rsidR="00D629B2" w:rsidRDefault="001305DF">
      <w:pPr>
        <w:spacing w:before="240" w:after="240"/>
      </w:pPr>
      <w:r>
        <w:t xml:space="preserve">At 35 — net worth $41,000 — a small promotion </w:t>
      </w:r>
      <w:ins w:id="1236" w:author="Clau Kegode" w:date="2026-07-10T18:28:00Z" w16du:dateUtc="2026-07-10T15:28:00Z">
        <w:r w:rsidR="009D6617">
          <w:t xml:space="preserve">finally </w:t>
        </w:r>
      </w:ins>
      <w:r>
        <w:t xml:space="preserve">arrives. New title: Project Lead. The raise attached: $4,800. You buy yourself dinner to celebrate, and the pride is real. But so is </w:t>
      </w:r>
      <w:ins w:id="1237" w:author="Clau Kegode" w:date="2026-07-10T18:28:00Z">
        <w:r w:rsidR="008B1AD3" w:rsidRPr="008B1AD3">
          <w:t>sharper, more uncomfortable</w:t>
        </w:r>
      </w:ins>
      <w:del w:id="1238" w:author="Clau Kegode" w:date="2026-07-10T18:28:00Z" w16du:dateUtc="2026-07-10T15:28:00Z">
        <w:r w:rsidDel="008B1AD3">
          <w:delText>a new, colder</w:delText>
        </w:r>
      </w:del>
      <w:r>
        <w:t xml:space="preserve"> clarity forming underneath it: a title without compensation is </w:t>
      </w:r>
      <w:ins w:id="1239" w:author="Clau Kegode" w:date="2026-07-10T18:29:00Z">
        <w:r w:rsidR="008B1AD3" w:rsidRPr="008B1AD3">
          <w:t>often just a label change</w:t>
        </w:r>
      </w:ins>
      <w:del w:id="1240" w:author="Clau Kegode" w:date="2026-07-10T18:29:00Z" w16du:dateUtc="2026-07-10T15:29:00Z">
        <w:r w:rsidDel="008B1AD3">
          <w:delText>a rebranding</w:delText>
        </w:r>
      </w:del>
      <w:r>
        <w:t xml:space="preserve">. Companies hand out titles precisely when they can't or won't hand out money, because the title costs them nothing — and it </w:t>
      </w:r>
      <w:ins w:id="1241" w:author="Clau Kegode" w:date="2026-07-10T18:29:00Z">
        <w:r w:rsidR="00875097" w:rsidRPr="00875097">
          <w:t>quietly weakens</w:t>
        </w:r>
      </w:ins>
      <w:ins w:id="1242" w:author="Clau Kegode" w:date="2026-07-10T18:29:00Z" w16du:dateUtc="2026-07-10T15:29:00Z">
        <w:r w:rsidR="00875097">
          <w:t xml:space="preserve"> </w:t>
        </w:r>
      </w:ins>
      <w:del w:id="1243" w:author="Clau Kegode" w:date="2026-07-10T18:29:00Z" w16du:dateUtc="2026-07-10T15:29:00Z">
        <w:r w:rsidDel="00875097">
          <w:delText xml:space="preserve">costs </w:delText>
        </w:r>
        <w:r w:rsidDel="00875097">
          <w:rPr>
            <w:i/>
            <w:iCs/>
          </w:rPr>
          <w:delText>you</w:delText>
        </w:r>
        <w:r w:rsidDel="00875097">
          <w:delText xml:space="preserve"> </w:delText>
        </w:r>
      </w:del>
      <w:r>
        <w:t>your negotiating position, because now you feel rewarded. Now you feel seen. And feeling seen is remarkably effective at keeping people from asking to be paid.</w:t>
      </w:r>
    </w:p>
    <w:p w14:paraId="5483C46E" w14:textId="6EE4BB83" w:rsidR="00D629B2" w:rsidRDefault="001305DF">
      <w:pPr>
        <w:spacing w:before="240" w:after="240"/>
      </w:pPr>
      <w:r>
        <w:t xml:space="preserve">At 37, the weather changes. A new CFO. A restructuring. The word </w:t>
      </w:r>
      <w:r>
        <w:rPr>
          <w:i/>
          <w:iCs/>
        </w:rPr>
        <w:t>optimization</w:t>
      </w:r>
      <w:r>
        <w:t xml:space="preserve"> appears in three consecutive all-hands meetings — a word you've heard before, but always aimed at other departments. Never yours. You're essential. Everyone says so. You're the institutional memory.</w:t>
      </w:r>
      <w:ins w:id="1244" w:author="Clau Kegode" w:date="2026-07-10T18:30:00Z" w16du:dateUtc="2026-07-10T15:30:00Z">
        <w:r w:rsidR="003F300E">
          <w:t xml:space="preserve"> </w:t>
        </w:r>
      </w:ins>
      <w:ins w:id="1245" w:author="Clau Kegode" w:date="2026-07-10T18:30:00Z">
        <w:r w:rsidR="003F300E" w:rsidRPr="003F300E">
          <w:t>The person everyone relies on — and the person everyone assumes will always be there.</w:t>
        </w:r>
      </w:ins>
    </w:p>
    <w:p w14:paraId="5483C46F" w14:textId="2EF5AC37" w:rsidR="00D629B2" w:rsidRDefault="001305DF">
      <w:pPr>
        <w:spacing w:before="240" w:after="240"/>
      </w:pPr>
      <w:r>
        <w:t xml:space="preserve">At 38 — net worth $67,000, the 401k </w:t>
      </w:r>
      <w:ins w:id="1246" w:author="Clau Kegode" w:date="2026-07-10T18:30:00Z">
        <w:r w:rsidR="003F300E" w:rsidRPr="003F300E">
          <w:t>quietly reaching</w:t>
        </w:r>
      </w:ins>
      <w:del w:id="1247" w:author="Clau Kegode" w:date="2026-07-10T18:30:00Z" w16du:dateUtc="2026-07-10T15:30:00Z">
        <w:r w:rsidDel="003F300E">
          <w:delText>grown quietly to</w:delText>
        </w:r>
      </w:del>
      <w:r>
        <w:t xml:space="preserve"> $44,000, savings at $23,000 — the email arrives on a Tuesday at 9:17 in the morning. Subject line: </w:t>
      </w:r>
      <w:r>
        <w:rPr>
          <w:i/>
          <w:iCs/>
        </w:rPr>
        <w:t>Important Update Regarding Your Role.</w:t>
      </w:r>
      <w:r>
        <w:t xml:space="preserve"> You know before you open it, because you've watched this email </w:t>
      </w:r>
      <w:ins w:id="1248" w:author="Clau Kegode" w:date="2026-07-10T18:31:00Z">
        <w:r w:rsidR="00107E60" w:rsidRPr="00107E60">
          <w:t>move through the organization</w:t>
        </w:r>
      </w:ins>
      <w:ins w:id="1249" w:author="Clau Kegode" w:date="2026-07-10T18:31:00Z" w16du:dateUtc="2026-07-10T15:31:00Z">
        <w:r w:rsidR="00FF760B">
          <w:t xml:space="preserve"> before</w:t>
        </w:r>
      </w:ins>
      <w:del w:id="1250" w:author="Clau Kegode" w:date="2026-07-10T18:31:00Z" w16du:dateUtc="2026-07-10T15:31:00Z">
        <w:r w:rsidDel="00107E60">
          <w:delText>land on other people</w:delText>
        </w:r>
      </w:del>
      <w:r>
        <w:t>. The language inside is careful and corporate and almost kind. Restructuring. Position elimination. Severance. Thank you for your contributions.</w:t>
      </w:r>
    </w:p>
    <w:p w14:paraId="5483C470" w14:textId="77777777" w:rsidR="00D629B2" w:rsidRDefault="001305DF">
      <w:pPr>
        <w:spacing w:before="240" w:after="240"/>
      </w:pPr>
      <w:r>
        <w:t>Eleven years. You gave them eleven years.</w:t>
      </w:r>
    </w:p>
    <w:p w14:paraId="5483C471" w14:textId="77777777" w:rsidR="00D629B2" w:rsidRDefault="001305DF">
      <w:pPr>
        <w:spacing w:before="240" w:after="240"/>
      </w:pPr>
      <w:r>
        <w:t xml:space="preserve">A </w:t>
      </w:r>
      <w:proofErr w:type="spellStart"/>
      <w:r>
        <w:t>Careerminds</w:t>
      </w:r>
      <w:proofErr w:type="spellEnd"/>
      <w:r>
        <w:t xml:space="preserve"> survey of 900 people who lost jobs they'd held at least five years mapped the wreckage precisely: 76 percent had believed their position was secure or very safe right up until the cut. 58 percent had turned down outside offers in the preceding years — </w:t>
      </w:r>
      <w:r>
        <w:rPr>
          <w:i/>
          <w:iCs/>
        </w:rPr>
        <w:t>because</w:t>
      </w:r>
      <w:r>
        <w:t xml:space="preserve"> they felt safe. And 46 percent had resumes years out of date, since staying had made updating them feel unnecessary. You are all three statistics at once. Your resume takes three days to rebuild — not because you're slow, but because you have to excavate what you actually did from a decade of doing it, and none of it was written down anywhere except inside your head, which is a location that does not render on LinkedIn.</w:t>
      </w:r>
    </w:p>
    <w:p w14:paraId="5483C472" w14:textId="47E666EE" w:rsidR="00D629B2" w:rsidRDefault="001305DF">
      <w:pPr>
        <w:spacing w:before="240" w:after="240"/>
      </w:pPr>
      <w:r>
        <w:lastRenderedPageBreak/>
        <w:t xml:space="preserve">That's the trap in its purest form: skills used inside only one company are skills the market </w:t>
      </w:r>
      <w:ins w:id="1251" w:author="Clau Kegode" w:date="2026-07-10T18:32:00Z" w16du:dateUtc="2026-07-10T15:32:00Z">
        <w:r w:rsidR="00EB0FA1" w:rsidRPr="00EB0FA1">
          <w:t>cannot properly measure</w:t>
        </w:r>
      </w:ins>
      <w:del w:id="1252" w:author="Clau Kegode" w:date="2026-07-10T18:32:00Z" w16du:dateUtc="2026-07-10T15:32:00Z">
        <w:r w:rsidDel="00EB0FA1">
          <w:delText>cannot see</w:delText>
        </w:r>
      </w:del>
      <w:r>
        <w:t xml:space="preserve">. Institutional knowledge is worth everything to the people who need it and precisely nothing to the people hiring for the next role. You spent eleven years knowing things that </w:t>
      </w:r>
      <w:ins w:id="1253" w:author="Clau Kegode" w:date="2026-07-10T18:33:00Z" w16du:dateUtc="2026-07-10T15:33:00Z">
        <w:r w:rsidR="0012639D" w:rsidRPr="0012639D">
          <w:t>only existed inside one ecosystem.</w:t>
        </w:r>
      </w:ins>
      <w:del w:id="1254" w:author="Clau Kegode" w:date="2026-07-10T18:33:00Z" w16du:dateUtc="2026-07-10T15:33:00Z">
        <w:r w:rsidDel="0012639D">
          <w:delText xml:space="preserve">only mattered </w:delText>
        </w:r>
        <w:r w:rsidDel="0012639D">
          <w:rPr>
            <w:i/>
            <w:iCs/>
          </w:rPr>
          <w:delText>there</w:delText>
        </w:r>
      </w:del>
      <w:r>
        <w:t>.</w:t>
      </w:r>
    </w:p>
    <w:p w14:paraId="5483C473" w14:textId="77777777" w:rsidR="00D629B2" w:rsidRDefault="001305DF">
      <w:pPr>
        <w:spacing w:before="240" w:after="240"/>
      </w:pPr>
      <w:r>
        <w:t>You are 38, net worth $67,000, no job, four months of severance — and somewhere in the second week of the silence, the grief changes targets. You stop mourning the company. You start mourning the version of yourself who believed the company was the plan.</w:t>
      </w:r>
    </w:p>
    <w:p w14:paraId="5483C474" w14:textId="77777777" w:rsidR="00D629B2" w:rsidRDefault="00570DF6">
      <w:r>
        <w:pict w14:anchorId="5483C5A4">
          <v:rect id="_x0000_i1059" style="width:0;height:1.5pt" o:hralign="center" o:hrstd="t" o:hr="t" fillcolor="#a0a0a0" stroked="f"/>
        </w:pict>
      </w:r>
    </w:p>
    <w:p w14:paraId="5483C475" w14:textId="4EEED1C0" w:rsidR="00D629B2" w:rsidRDefault="001305DF">
      <w:pPr>
        <w:spacing w:before="240" w:after="240"/>
      </w:pPr>
      <w:r>
        <w:t xml:space="preserve">The interviews are harder than expected. Not because you're unqualified — because the market </w:t>
      </w:r>
      <w:ins w:id="1255" w:author="Clau Kegode" w:date="2026-07-10T18:34:00Z" w16du:dateUtc="2026-07-10T15:34:00Z">
        <w:r w:rsidR="00E00BCD" w:rsidRPr="00E00BCD">
          <w:t>continued evolving while you remained anchored</w:t>
        </w:r>
      </w:ins>
      <w:del w:id="1256" w:author="Clau Kegode" w:date="2026-07-10T18:34:00Z" w16du:dateUtc="2026-07-10T15:34:00Z">
        <w:r w:rsidDel="00E00BCD">
          <w:delText>moved while you stood still</w:delText>
        </w:r>
      </w:del>
      <w:r>
        <w:t xml:space="preserve">. New tools, new requirements, new vocabulary; you know the concepts, but not always the </w:t>
      </w:r>
      <w:del w:id="1257" w:author="Clau Kegode" w:date="2026-07-10T18:34:00Z" w16du:dateUtc="2026-07-10T15:34:00Z">
        <w:r w:rsidDel="009B26BD">
          <w:delText xml:space="preserve">current </w:delText>
        </w:r>
      </w:del>
      <w:ins w:id="1258" w:author="Clau Kegode" w:date="2026-07-10T18:34:00Z" w16du:dateUtc="2026-07-10T15:34:00Z">
        <w:r w:rsidR="009B26BD">
          <w:t xml:space="preserve">latest </w:t>
        </w:r>
      </w:ins>
      <w:r>
        <w:t xml:space="preserve">versions of the concepts. You're passed over twice for candidates who've seen more environments. </w:t>
      </w:r>
      <w:ins w:id="1259" w:author="Clau Kegode" w:date="2026-07-10T18:34:00Z" w16du:dateUtc="2026-07-10T15:34:00Z">
        <w:r w:rsidR="009B26BD" w:rsidRPr="009B26BD">
          <w:t>Not necessarily smarter candidates — just candidates with fresher evidence.</w:t>
        </w:r>
        <w:r w:rsidR="009B26BD">
          <w:t xml:space="preserve"> </w:t>
        </w:r>
      </w:ins>
      <w:r>
        <w:t xml:space="preserve">You finally land a role at 39 for $71,000 — a step up on paper, but it took a layoff, eleven years of </w:t>
      </w:r>
      <w:ins w:id="1260" w:author="Clau Kegode" w:date="2026-07-10T18:35:00Z">
        <w:r w:rsidR="009F3E6E" w:rsidRPr="009F3E6E">
          <w:t>surrendered leverage</w:t>
        </w:r>
      </w:ins>
      <w:del w:id="1261" w:author="Clau Kegode" w:date="2026-07-10T18:35:00Z" w16du:dateUtc="2026-07-10T15:35:00Z">
        <w:r w:rsidDel="009F3E6E">
          <w:delText>vanished seniority</w:delText>
        </w:r>
      </w:del>
      <w:r>
        <w:t>, and four months of savings to reach a number a job-switcher would have hit at 33.</w:t>
      </w:r>
    </w:p>
    <w:p w14:paraId="5483C476" w14:textId="2DE44EF0" w:rsidR="00D629B2" w:rsidRDefault="001305DF">
      <w:pPr>
        <w:spacing w:before="240" w:after="240"/>
      </w:pPr>
      <w:r>
        <w:t xml:space="preserve">Net worth at 39: $58,000. It went </w:t>
      </w:r>
      <w:r>
        <w:rPr>
          <w:i/>
          <w:iCs/>
        </w:rPr>
        <w:t>down</w:t>
      </w:r>
      <w:r>
        <w:t xml:space="preserve">. The gap months took what the severance </w:t>
      </w:r>
      <w:ins w:id="1262" w:author="Clau Kegode" w:date="2026-07-10T18:35:00Z" w16du:dateUtc="2026-07-10T15:35:00Z">
        <w:r w:rsidR="009F3E6E">
          <w:t>couldn’t protect</w:t>
        </w:r>
      </w:ins>
      <w:del w:id="1263" w:author="Clau Kegode" w:date="2026-07-10T18:35:00Z" w16du:dateUtc="2026-07-10T15:35:00Z">
        <w:r w:rsidDel="009F3E6E">
          <w:delText>didn't cover</w:delText>
        </w:r>
      </w:del>
      <w:r>
        <w:t>.</w:t>
      </w:r>
    </w:p>
    <w:p w14:paraId="5483C477" w14:textId="5DB254C5" w:rsidR="00D629B2" w:rsidRDefault="001305DF">
      <w:pPr>
        <w:spacing w:before="240" w:after="240"/>
      </w:pPr>
      <w:r>
        <w:t xml:space="preserve">Here, finally, the full invoice becomes legible. Call it the loyalty tax, and understand its structure: it is not charged once. </w:t>
      </w:r>
      <w:ins w:id="1264" w:author="Clau Kegode" w:date="2026-07-10T18:36:00Z" w16du:dateUtc="2026-07-10T15:36:00Z">
        <w:r w:rsidR="009D126A" w:rsidRPr="009D126A">
          <w:t>It deducts quietly every year.</w:t>
        </w:r>
      </w:ins>
      <w:del w:id="1265" w:author="Clau Kegode" w:date="2026-07-10T18:36:00Z" w16du:dateUtc="2026-07-10T15:36:00Z">
        <w:r w:rsidDel="009D126A">
          <w:delText>It charges annually</w:delText>
        </w:r>
      </w:del>
      <w:r>
        <w:t xml:space="preserve">. Every year of accepting below-market pay, you fell further behind the person who moved. Every year of not refreshing your skills, your market value </w:t>
      </w:r>
      <w:ins w:id="1266" w:author="Clau Kegode" w:date="2026-07-10T18:36:00Z">
        <w:r w:rsidR="009D126A" w:rsidRPr="009D126A">
          <w:t>lost momentum without announcing itself</w:t>
        </w:r>
      </w:ins>
      <w:del w:id="1267" w:author="Clau Kegode" w:date="2026-07-10T18:36:00Z" w16du:dateUtc="2026-07-10T15:36:00Z">
        <w:r w:rsidDel="009D126A">
          <w:delText>quietly eroded</w:delText>
        </w:r>
      </w:del>
      <w:r>
        <w:t>. Every year of not negotiating, you taught the market what you'd tolerate. Compounding, in reverse, with your name on the account.</w:t>
      </w:r>
    </w:p>
    <w:p w14:paraId="5483C478" w14:textId="3F899D7F" w:rsidR="00D629B2" w:rsidRDefault="001305DF">
      <w:pPr>
        <w:spacing w:before="240" w:after="240"/>
      </w:pPr>
      <w:r>
        <w:t xml:space="preserve">Then, at 41 — two years into the new company — something small </w:t>
      </w:r>
      <w:ins w:id="1268" w:author="Clau Kegode" w:date="2026-07-10T18:36:00Z" w16du:dateUtc="2026-07-10T15:36:00Z">
        <w:r w:rsidR="00883AEA">
          <w:t xml:space="preserve">but </w:t>
        </w:r>
      </w:ins>
      <w:ins w:id="1269" w:author="Clau Kegode" w:date="2026-07-10T18:36:00Z">
        <w:r w:rsidR="00883AEA" w:rsidRPr="00883AEA">
          <w:t>career-altering</w:t>
        </w:r>
      </w:ins>
      <w:del w:id="1270" w:author="Clau Kegode" w:date="2026-07-10T18:36:00Z" w16du:dateUtc="2026-07-10T15:36:00Z">
        <w:r w:rsidDel="00883AEA">
          <w:delText xml:space="preserve">and enormous </w:delText>
        </w:r>
      </w:del>
      <w:ins w:id="1271" w:author="Clau Kegode" w:date="2026-07-10T18:36:00Z" w16du:dateUtc="2026-07-10T15:36:00Z">
        <w:r w:rsidR="00883AEA">
          <w:t xml:space="preserve"> </w:t>
        </w:r>
      </w:ins>
      <w:r>
        <w:t>happens. A role opens; they offer $71,000; and you, for the first time in your working life, ask. Clearly. Once. $79,000.</w:t>
      </w:r>
    </w:p>
    <w:p w14:paraId="5483C479" w14:textId="77777777" w:rsidR="00D629B2" w:rsidRDefault="001305DF">
      <w:pPr>
        <w:spacing w:before="240" w:after="240"/>
      </w:pPr>
      <w:r>
        <w:t>They say yes in four minutes.</w:t>
      </w:r>
    </w:p>
    <w:p w14:paraId="5483C47A" w14:textId="77777777" w:rsidR="00D629B2" w:rsidRDefault="001305DF">
      <w:pPr>
        <w:spacing w:before="240" w:after="240"/>
      </w:pPr>
      <w:r>
        <w:t>Four minutes. Eleven years at the old place and you never asked like that — you asked carefully, apologetically, with a prepared list of reasons you deserved consideration. Here you asked like a person quoting a price, and the price was fine.</w:t>
      </w:r>
    </w:p>
    <w:p w14:paraId="5483C47B" w14:textId="5E5FE881" w:rsidR="00D629B2" w:rsidRDefault="001305DF">
      <w:pPr>
        <w:spacing w:before="240" w:after="240"/>
      </w:pPr>
      <w:r>
        <w:t xml:space="preserve">At 43: net worth $112,000, and you've moved again — a recruiter, a role at $94,000, negotiated to $101,000. You now earn nearly double what the company you gave eleven years to was paying you, and it took four years of moving to do what eleven years of staying never could. Because the market rewards </w:t>
      </w:r>
      <w:ins w:id="1272" w:author="Clau Kegode" w:date="2026-07-10T18:37:00Z">
        <w:r w:rsidR="0044657C" w:rsidRPr="0044657C">
          <w:t>proof and exposure</w:t>
        </w:r>
      </w:ins>
      <w:del w:id="1273" w:author="Clau Kegode" w:date="2026-07-10T18:37:00Z" w16du:dateUtc="2026-07-10T15:37:00Z">
        <w:r w:rsidDel="0044657C">
          <w:delText>visibility</w:delText>
        </w:r>
      </w:del>
      <w:r>
        <w:t>, not tenure. The person who moves gives the market repeated chances to price them correctly. The person who stays gives it one data point, held too long, drifting slowly below fair.</w:t>
      </w:r>
    </w:p>
    <w:p w14:paraId="5483C47C" w14:textId="77777777" w:rsidR="00D629B2" w:rsidRDefault="001305DF">
      <w:pPr>
        <w:spacing w:before="240" w:after="240"/>
      </w:pPr>
      <w:r>
        <w:lastRenderedPageBreak/>
        <w:t>At 46, net worth crosses $200,000 — $140,000 in the 401k, $60,000 in a brokerage you opened at 40, later than you should have, but opened. One Tuesday evening you check the balance out of curiosity rather than anxiety and find it higher than last month. You did nothing. The money did it. Somewhere in that moment the last reframe completes itself: your career is not something you owe a company. It's a market you participate in — on your terms, at your price.</w:t>
      </w:r>
    </w:p>
    <w:p w14:paraId="5483C47D" w14:textId="481DA649" w:rsidR="00D629B2" w:rsidRDefault="001305DF">
      <w:pPr>
        <w:spacing w:before="240" w:after="240"/>
      </w:pPr>
      <w:r>
        <w:t xml:space="preserve">At 49: $340,000. Three companies in eleven years, promoted at each, salary $118,000. And sometimes, in quiet moments, you run the counterfactual — the version of you who stayed. That person would be 49 now with a salary that </w:t>
      </w:r>
      <w:ins w:id="1274" w:author="Clau Kegode" w:date="2026-07-10T18:39:00Z" w16du:dateUtc="2026-07-10T15:39:00Z">
        <w:r w:rsidR="002E2D74" w:rsidRPr="002E2D74">
          <w:t>crawled upward</w:t>
        </w:r>
        <w:r w:rsidR="002E2D74">
          <w:t xml:space="preserve"> at</w:t>
        </w:r>
      </w:ins>
      <w:del w:id="1275" w:author="Clau Kegode" w:date="2026-07-10T18:39:00Z" w16du:dateUtc="2026-07-10T15:39:00Z">
        <w:r w:rsidDel="002E2D74">
          <w:delText>grew</w:delText>
        </w:r>
      </w:del>
      <w:r>
        <w:t xml:space="preserve"> 3.5 percent a year for over a decade, a net worth of maybe $140,000 if </w:t>
      </w:r>
      <w:ins w:id="1276" w:author="Clau Kegode" w:date="2026-07-10T18:39:00Z">
        <w:r w:rsidR="00611E47" w:rsidRPr="00611E47">
          <w:t>nothing went wrong</w:t>
        </w:r>
      </w:ins>
      <w:del w:id="1277" w:author="Clau Kegode" w:date="2026-07-10T18:39:00Z" w16du:dateUtc="2026-07-10T15:39:00Z">
        <w:r w:rsidDel="00611E47">
          <w:delText>everything broke right</w:delText>
        </w:r>
      </w:del>
      <w:r>
        <w:t xml:space="preserve">, skills </w:t>
      </w:r>
      <w:ins w:id="1278" w:author="Clau Kegode" w:date="2026-07-10T18:39:00Z">
        <w:r w:rsidR="00611E47" w:rsidRPr="00611E47">
          <w:t>optimized for one environment only</w:t>
        </w:r>
      </w:ins>
      <w:del w:id="1279" w:author="Clau Kegode" w:date="2026-07-10T18:39:00Z" w16du:dateUtc="2026-07-10T15:39:00Z">
        <w:r w:rsidDel="00611E47">
          <w:delText>calibrated for exactly one building</w:delText>
        </w:r>
      </w:del>
      <w:r>
        <w:t xml:space="preserve">, and an identity </w:t>
      </w:r>
      <w:ins w:id="1280" w:author="Clau Kegode" w:date="2026-07-10T18:39:00Z">
        <w:r w:rsidR="009A5355" w:rsidRPr="009A5355">
          <w:t>stitched permanently</w:t>
        </w:r>
      </w:ins>
      <w:ins w:id="1281" w:author="Clau Kegode" w:date="2026-07-10T18:39:00Z" w16du:dateUtc="2026-07-10T15:39:00Z">
        <w:r w:rsidR="009A5355">
          <w:t xml:space="preserve"> to </w:t>
        </w:r>
      </w:ins>
      <w:del w:id="1282" w:author="Clau Kegode" w:date="2026-07-10T18:39:00Z" w16du:dateUtc="2026-07-10T15:39:00Z">
        <w:r w:rsidDel="009A5355">
          <w:delText xml:space="preserve">welded to </w:delText>
        </w:r>
      </w:del>
      <w:r>
        <w:t>it. You were that person for eleven years. You remember precisely what it felt like. It felt like safety.</w:t>
      </w:r>
    </w:p>
    <w:p w14:paraId="5483C47E" w14:textId="4F86536A" w:rsidR="00D629B2" w:rsidRDefault="001305DF">
      <w:pPr>
        <w:spacing w:before="240" w:after="240"/>
      </w:pPr>
      <w:r>
        <w:t xml:space="preserve">At 52: $490,000 — the 401k at $310,000, the brokerage at $130,000, contributions </w:t>
      </w:r>
      <w:ins w:id="1283" w:author="Clau Kegode" w:date="2026-07-10T18:40:00Z" w16du:dateUtc="2026-07-10T15:40:00Z">
        <w:r w:rsidR="009A5355" w:rsidRPr="009A5355">
          <w:t>fully automated and consistently maximized</w:t>
        </w:r>
      </w:ins>
      <w:del w:id="1284" w:author="Clau Kegode" w:date="2026-07-10T18:40:00Z" w16du:dateUtc="2026-07-10T15:40:00Z">
        <w:r w:rsidDel="009A5355">
          <w:delText>maxed</w:delText>
        </w:r>
      </w:del>
      <w:r>
        <w:t xml:space="preserve"> every year since 41.</w:t>
      </w:r>
    </w:p>
    <w:p w14:paraId="5483C47F" w14:textId="77777777" w:rsidR="00D629B2" w:rsidRDefault="001305DF">
      <w:pPr>
        <w:spacing w:before="240" w:after="240"/>
      </w:pPr>
      <w:r>
        <w:t>And then, at 54, on a Wednesday morning before anyone else is awake, your net worth crosses $600,000, and you take a breath at the kitchen table.</w:t>
      </w:r>
    </w:p>
    <w:p w14:paraId="5483C480" w14:textId="285E4B1C" w:rsidR="00D629B2" w:rsidRDefault="001305DF">
      <w:pPr>
        <w:spacing w:before="240" w:after="240"/>
      </w:pPr>
      <w:r>
        <w:t>The same kind of Wednesday. The same kind of kitchen table.</w:t>
      </w:r>
      <w:ins w:id="1285" w:author="Clau Kegode" w:date="2026-07-10T18:40:00Z" w16du:dateUtc="2026-07-10T15:40:00Z">
        <w:r w:rsidR="00537A1A">
          <w:t xml:space="preserve"> </w:t>
        </w:r>
      </w:ins>
      <w:ins w:id="1286" w:author="Clau Kegode" w:date="2026-07-10T18:40:00Z">
        <w:r w:rsidR="00537A1A" w:rsidRPr="00537A1A">
          <w:t>A different person sitting in the chair.</w:t>
        </w:r>
      </w:ins>
    </w:p>
    <w:p w14:paraId="5483C481" w14:textId="0334F2CF" w:rsidR="00D629B2" w:rsidRDefault="001305DF">
      <w:pPr>
        <w:spacing w:before="240" w:after="240"/>
      </w:pPr>
      <w:r>
        <w:t xml:space="preserve">Twenty-seven years ago, at a table like this one, a grateful kid signed a $38,000 offer letter and believed the company </w:t>
      </w:r>
      <w:ins w:id="1287" w:author="Clau Kegode" w:date="2026-07-10T18:40:00Z">
        <w:r w:rsidR="00537A1A" w:rsidRPr="00537A1A">
          <w:t>represented the future</w:t>
        </w:r>
      </w:ins>
      <w:del w:id="1288" w:author="Clau Kegode" w:date="2026-07-10T18:40:00Z" w16du:dateUtc="2026-07-10T15:40:00Z">
        <w:r w:rsidDel="00537A1A">
          <w:delText>was the plan</w:delText>
        </w:r>
      </w:del>
      <w:r>
        <w:t xml:space="preserve">. Tonight the same hands hold a phone showing a number that no company decided — a number built from four employers, one layoff, seven negotiations, eleven years underpaid and </w:t>
      </w:r>
      <w:ins w:id="1289" w:author="Clau Kegode" w:date="2026-07-10T18:40:00Z" w16du:dateUtc="2026-07-10T15:40:00Z">
        <w:r w:rsidR="00537A1A" w:rsidRPr="00537A1A">
          <w:t>every year after that spent correcting course.</w:t>
        </w:r>
      </w:ins>
      <w:del w:id="1290" w:author="Clau Kegode" w:date="2026-07-10T18:40:00Z" w16du:dateUtc="2026-07-10T15:40:00Z">
        <w:r w:rsidDel="00537A1A">
          <w:delText>not one year since.</w:delText>
        </w:r>
      </w:del>
    </w:p>
    <w:p w14:paraId="5483C482" w14:textId="2AAD6226" w:rsidR="00D629B2" w:rsidRDefault="001305DF">
      <w:pPr>
        <w:spacing w:before="240" w:after="240"/>
      </w:pPr>
      <w:r>
        <w:t>The loyalty tax was real. You paid it in full, in the currency it always collects: not in any single moment, but</w:t>
      </w:r>
      <w:ins w:id="1291" w:author="Clau Kegode" w:date="2026-07-10T18:41:00Z" w16du:dateUtc="2026-07-10T15:41:00Z">
        <w:r w:rsidR="00567929">
          <w:t xml:space="preserve"> through</w:t>
        </w:r>
      </w:ins>
      <w:r>
        <w:t xml:space="preserve"> </w:t>
      </w:r>
      <w:ins w:id="1292" w:author="Clau Kegode" w:date="2026-07-10T18:41:00Z" w16du:dateUtc="2026-07-10T15:41:00Z">
        <w:r w:rsidR="00567929" w:rsidRPr="00567929">
          <w:t>thousands of small invisible deductions</w:t>
        </w:r>
        <w:r w:rsidR="00567929">
          <w:t xml:space="preserve"> -</w:t>
        </w:r>
      </w:ins>
      <w:del w:id="1293" w:author="Clau Kegode" w:date="2026-07-10T18:41:00Z" w16du:dateUtc="2026-07-10T15:41:00Z">
        <w:r w:rsidDel="00567929">
          <w:delText xml:space="preserve">slowly, invisibly, in </w:delText>
        </w:r>
      </w:del>
      <w:r>
        <w:t>the gap between what you earned and what you could have, between what your resume showed and what it might have, between who you became and who you were quietly becoming instead.</w:t>
      </w:r>
    </w:p>
    <w:p w14:paraId="5483C483" w14:textId="77777777" w:rsidR="00D629B2" w:rsidRDefault="001305DF">
      <w:pPr>
        <w:spacing w:before="240" w:after="240"/>
      </w:pPr>
      <w:r>
        <w:t>Two Wednesdays. Two kitchen tables. Twenty-seven years apart.</w:t>
      </w:r>
    </w:p>
    <w:p w14:paraId="5483C484" w14:textId="77777777" w:rsidR="00D629B2" w:rsidRDefault="001305DF">
      <w:pPr>
        <w:spacing w:before="240" w:after="240"/>
      </w:pPr>
      <w:r>
        <w:t>At the first one, you signed whatever they put in front of you.</w:t>
      </w:r>
    </w:p>
    <w:p w14:paraId="5483C485" w14:textId="77777777" w:rsidR="00D629B2" w:rsidRDefault="001305DF">
      <w:pPr>
        <w:spacing w:before="240" w:after="240"/>
      </w:pPr>
      <w:r>
        <w:t>At this one, nothing gets signed without a counter.</w:t>
      </w:r>
    </w:p>
    <w:p w14:paraId="5483C486" w14:textId="77777777" w:rsidR="00D629B2" w:rsidRDefault="001305DF">
      <w:pPr>
        <w:pStyle w:val="Heading1"/>
        <w:keepNext w:val="0"/>
        <w:keepLines w:val="0"/>
        <w:spacing w:before="480"/>
        <w:rPr>
          <w:b/>
          <w:bCs/>
          <w:sz w:val="46"/>
          <w:szCs w:val="46"/>
        </w:rPr>
      </w:pPr>
      <w:bookmarkStart w:id="1294" w:name="_9f6c5cjpqm44" w:colFirst="0" w:colLast="0"/>
      <w:bookmarkEnd w:id="1294"/>
      <w:r>
        <w:rPr>
          <w:b/>
          <w:bCs/>
          <w:sz w:val="46"/>
          <w:szCs w:val="46"/>
        </w:rPr>
        <w:t>POV: You Become the Highest Earner in Your Family</w:t>
      </w:r>
    </w:p>
    <w:p w14:paraId="5483C487" w14:textId="77777777" w:rsidR="00D629B2" w:rsidRDefault="001305DF">
      <w:pPr>
        <w:spacing w:before="240" w:after="240"/>
      </w:pPr>
      <w:r>
        <w:lastRenderedPageBreak/>
        <w:t>$340. That's what your mom has in her checking account when she calls you.</w:t>
      </w:r>
    </w:p>
    <w:p w14:paraId="5483C488" w14:textId="2D5DA576" w:rsidR="00D629B2" w:rsidRDefault="001305DF">
      <w:pPr>
        <w:spacing w:before="240" w:after="240"/>
      </w:pPr>
      <w:r>
        <w:t xml:space="preserve">You know before she says a word. The silence before she speaks has a </w:t>
      </w:r>
      <w:ins w:id="1295" w:author="Clau Kegode" w:date="2026-07-10T18:43:00Z" w16du:dateUtc="2026-07-10T15:43:00Z">
        <w:r w:rsidR="00516CC0" w:rsidRPr="00516CC0">
          <w:t>familiar weight</w:t>
        </w:r>
      </w:ins>
      <w:del w:id="1296" w:author="Clau Kegode" w:date="2026-07-10T18:43:00Z" w16du:dateUtc="2026-07-10T15:43:00Z">
        <w:r w:rsidDel="00516CC0">
          <w:delText xml:space="preserve">texture you learned to recognize years ago </w:delText>
        </w:r>
      </w:del>
      <w:r>
        <w:t xml:space="preserve">— slower than a normal call, heavier somehow. She asks how you're doing. You say fine. She says that's good. Then she says she's a little </w:t>
      </w:r>
      <w:del w:id="1297" w:author="Clau Kegode" w:date="2026-07-10T18:44:00Z" w16du:dateUtc="2026-07-10T15:44:00Z">
        <w:r w:rsidDel="00E2421D">
          <w:delText>shor</w:delText>
        </w:r>
      </w:del>
      <w:ins w:id="1298" w:author="Clau Kegode" w:date="2026-07-10T18:44:00Z" w16du:dateUtc="2026-07-10T15:44:00Z">
        <w:r w:rsidR="00E2421D">
          <w:t xml:space="preserve">behind </w:t>
        </w:r>
      </w:ins>
      <w:del w:id="1299" w:author="Clau Kegode" w:date="2026-07-10T18:44:00Z" w16du:dateUtc="2026-07-10T15:44:00Z">
        <w:r w:rsidDel="00E2421D">
          <w:delText xml:space="preserve">t </w:delText>
        </w:r>
      </w:del>
      <w:r>
        <w:t>this month, and you already know the number before it leaves her mouth. $600. Rent is due Friday.</w:t>
      </w:r>
    </w:p>
    <w:p w14:paraId="5483C489" w14:textId="77777777" w:rsidR="00D629B2" w:rsidRDefault="001305DF">
      <w:pPr>
        <w:spacing w:before="240" w:after="240"/>
      </w:pPr>
      <w:r>
        <w:t xml:space="preserve">You say okay. You transfer it before you hang up. Then you sit with the phone in your hand for a long time — not angry, not resentful. Quiet. Because you remember being her. You remember </w:t>
      </w:r>
      <w:r>
        <w:rPr>
          <w:i/>
          <w:iCs/>
        </w:rPr>
        <w:t>being</w:t>
      </w:r>
      <w:r>
        <w:t xml:space="preserve"> that call. And now you're the person on the other end of it.</w:t>
      </w:r>
    </w:p>
    <w:p w14:paraId="5483C48A" w14:textId="52876723" w:rsidR="00D629B2" w:rsidRDefault="001305DF">
      <w:pPr>
        <w:spacing w:before="240" w:after="240"/>
      </w:pPr>
      <w:r>
        <w:t xml:space="preserve">This is what becoming the highest earner in your family actually feels like. Not a celebration. Not a finish line. A </w:t>
      </w:r>
      <w:ins w:id="1300" w:author="Clau Kegode" w:date="2026-07-10T18:44:00Z">
        <w:r w:rsidR="007A5256" w:rsidRPr="007A5256">
          <w:t>quiet shift in responsibility</w:t>
        </w:r>
      </w:ins>
      <w:del w:id="1301" w:author="Clau Kegode" w:date="2026-07-10T18:44:00Z" w16du:dateUtc="2026-07-10T15:44:00Z">
        <w:r w:rsidDel="007A5256">
          <w:delText>transfer</w:delText>
        </w:r>
      </w:del>
      <w:ins w:id="1302" w:author="Clau Kegode" w:date="2026-07-10T18:44:00Z" w16du:dateUtc="2026-07-10T15:44:00Z">
        <w:r w:rsidR="007A5256">
          <w:t xml:space="preserve"> </w:t>
        </w:r>
      </w:ins>
      <w:r>
        <w:t xml:space="preserve"> — </w:t>
      </w:r>
      <w:del w:id="1303" w:author="Clau Kegode" w:date="2026-07-10T18:45:00Z" w16du:dateUtc="2026-07-10T15:45:00Z">
        <w:r w:rsidDel="007A5256">
          <w:delText>and a responsibility</w:delText>
        </w:r>
      </w:del>
      <w:ins w:id="1304" w:author="Clau Kegode" w:date="2026-07-10T18:45:00Z" w16du:dateUtc="2026-07-10T15:45:00Z">
        <w:r w:rsidR="007A5256">
          <w:t xml:space="preserve"> an obligation</w:t>
        </w:r>
      </w:ins>
      <w:r>
        <w:t xml:space="preserve"> nobody assigned and nobody asked whether you wanted.</w:t>
      </w:r>
    </w:p>
    <w:p w14:paraId="5483C48B" w14:textId="77777777" w:rsidR="00D629B2" w:rsidRDefault="001305DF">
      <w:pPr>
        <w:spacing w:before="240" w:after="240"/>
      </w:pPr>
      <w:r>
        <w:t>You are 24. Your net worth is negative $18,000: student loans, a credit card carrying $2,200, and a savings account with $430 that money enters and exits like a revolving door. You earn $52,000 a year at your first real job — more than anyone in your immediate family has ever made. Your dad worked the same warehouse job for nineteen years. Your mom cleaned houses three days a week. Neither ever cleared $38,000 in a single year, and you know this precisely, because you did their taxes as a teenager — sat at the kitchen table at fifteen with the W-2s and a calculator, feeling something you didn't have a name for yet.</w:t>
      </w:r>
    </w:p>
    <w:p w14:paraId="5483C48C" w14:textId="1E70B198" w:rsidR="00D629B2" w:rsidRDefault="001305DF">
      <w:pPr>
        <w:spacing w:before="240" w:after="240"/>
      </w:pPr>
      <w:r>
        <w:t xml:space="preserve">You have a name for it now. The distance. </w:t>
      </w:r>
      <w:ins w:id="1305" w:author="Clau Kegode" w:date="2026-07-10T18:45:00Z" w16du:dateUtc="2026-07-10T15:45:00Z">
        <w:r w:rsidR="00AE246D" w:rsidRPr="00AE246D">
          <w:t>financial distance between the world you inherited and the world you are trying to enter</w:t>
        </w:r>
        <w:r w:rsidR="00AE246D">
          <w:t xml:space="preserve">. </w:t>
        </w:r>
      </w:ins>
      <w:del w:id="1306" w:author="Clau Kegode" w:date="2026-07-10T18:45:00Z" w16du:dateUtc="2026-07-10T15:45:00Z">
        <w:r w:rsidDel="00AE246D">
          <w:delText>The gap between where you were and where you were goin</w:delText>
        </w:r>
        <w:r w:rsidDel="00DD4581">
          <w:delText>g</w:delText>
        </w:r>
        <w:r w:rsidDel="00AE246D">
          <w:delText xml:space="preserve">. </w:delText>
        </w:r>
      </w:del>
      <w:r>
        <w:t>You could feel it opening even then. You just didn't know yet what crossing it would cost.</w:t>
      </w:r>
    </w:p>
    <w:p w14:paraId="5483C48D" w14:textId="77777777" w:rsidR="00D629B2" w:rsidRDefault="001305DF">
      <w:pPr>
        <w:spacing w:before="240" w:after="240"/>
      </w:pPr>
      <w:r>
        <w:t>Because here is the first correction to the fantasy: becoming the highest earner in your family is not the same as becoming wealthy. You crossed a line, yes — but it was a starting line, not a finish line. The gap behind you is real. The gap ahead is larger than you can currently see.</w:t>
      </w:r>
    </w:p>
    <w:p w14:paraId="5483C48E" w14:textId="77777777" w:rsidR="00D629B2" w:rsidRDefault="00570DF6">
      <w:r>
        <w:pict w14:anchorId="5483C5A5">
          <v:rect id="_x0000_i1060" style="width:0;height:1.5pt" o:hralign="center" o:hrstd="t" o:hr="t" fillcolor="#a0a0a0" stroked="f"/>
        </w:pict>
      </w:r>
    </w:p>
    <w:p w14:paraId="5483C48F" w14:textId="7B6BF265" w:rsidR="00D629B2" w:rsidRDefault="001305DF">
      <w:pPr>
        <w:spacing w:before="240" w:after="240"/>
      </w:pPr>
      <w:r>
        <w:t>Your net worth touches zero for the first time at 26. The credit card d</w:t>
      </w:r>
      <w:ins w:id="1307" w:author="Clau Kegode" w:date="2026-07-10T18:47:00Z" w16du:dateUtc="2026-07-10T15:47:00Z">
        <w:r w:rsidR="00293823">
          <w:t>is</w:t>
        </w:r>
        <w:r w:rsidR="00EF757C">
          <w:t>appears</w:t>
        </w:r>
      </w:ins>
      <w:del w:id="1308" w:author="Clau Kegode" w:date="2026-07-10T18:47:00Z" w16du:dateUtc="2026-07-10T15:47:00Z">
        <w:r w:rsidDel="00293823">
          <w:delText>ies</w:delText>
        </w:r>
      </w:del>
      <w:r>
        <w:t xml:space="preserve"> first, then the smallest student loan, then the next. You have zero dollars to your name and it feels like a mi</w:t>
      </w:r>
      <w:ins w:id="1309" w:author="Clau Kegode" w:date="2026-07-10T18:47:00Z" w16du:dateUtc="2026-07-10T15:47:00Z">
        <w:r w:rsidR="00EF757C">
          <w:t>lestone</w:t>
        </w:r>
      </w:ins>
      <w:del w:id="1310" w:author="Clau Kegode" w:date="2026-07-10T18:47:00Z" w16du:dateUtc="2026-07-10T15:47:00Z">
        <w:r w:rsidDel="00EF757C">
          <w:delText>racle</w:delText>
        </w:r>
      </w:del>
      <w:r>
        <w:t xml:space="preserve">. You screenshot the balance and send it to no one — because in your family's language, zero means </w:t>
      </w:r>
      <w:r>
        <w:rPr>
          <w:i/>
          <w:iCs/>
        </w:rPr>
        <w:t>broke</w:t>
      </w:r>
      <w:r>
        <w:t>. In yours, zero means you stopped going backwards. Same number, two dialects.</w:t>
      </w:r>
    </w:p>
    <w:p w14:paraId="5483C490" w14:textId="729B53E8" w:rsidR="00D629B2" w:rsidRDefault="001305DF">
      <w:pPr>
        <w:spacing w:before="240" w:after="240"/>
      </w:pPr>
      <w:r>
        <w:t xml:space="preserve">But something else is </w:t>
      </w:r>
      <w:ins w:id="1311" w:author="Clau Kegode" w:date="2026-07-10T18:48:00Z" w16du:dateUtc="2026-07-10T15:48:00Z">
        <w:r w:rsidR="00A90334">
          <w:t>building</w:t>
        </w:r>
      </w:ins>
      <w:del w:id="1312" w:author="Clau Kegode" w:date="2026-07-10T18:48:00Z" w16du:dateUtc="2026-07-10T15:48:00Z">
        <w:r w:rsidDel="00A90334">
          <w:delText>compounding</w:delText>
        </w:r>
      </w:del>
      <w:r>
        <w:t xml:space="preserve"> in parallel. Your cousin needs $800 for a car repair. Your brother needs $1,200 for an apartment deposit. Your aunt mentions, casually, over birthday cake, that things have been </w:t>
      </w:r>
      <w:del w:id="1313" w:author="Clau Kegode" w:date="2026-07-10T18:48:00Z" w16du:dateUtc="2026-07-10T15:48:00Z">
        <w:r w:rsidDel="00A90334">
          <w:delText>tight</w:delText>
        </w:r>
      </w:del>
      <w:ins w:id="1314" w:author="Clau Kegode" w:date="2026-07-10T18:48:00Z" w16du:dateUtc="2026-07-10T15:48:00Z">
        <w:r w:rsidR="00A90334">
          <w:t>rough</w:t>
        </w:r>
      </w:ins>
      <w:r>
        <w:t xml:space="preserve">. And you start noticing the pause — that half-second of </w:t>
      </w:r>
      <w:del w:id="1315" w:author="Clau Kegode" w:date="2026-07-10T18:48:00Z" w16du:dateUtc="2026-07-10T15:48:00Z">
        <w:r w:rsidDel="00A90334">
          <w:delText>stillness</w:delText>
        </w:r>
      </w:del>
      <w:ins w:id="1316" w:author="Clau Kegode" w:date="2026-07-10T18:48:00Z" w16du:dateUtc="2026-07-10T15:48:00Z">
        <w:r w:rsidR="00A90334">
          <w:t>hesitation</w:t>
        </w:r>
      </w:ins>
      <w:r>
        <w:t xml:space="preserve"> when the check arrives at any table you're sitting at, the way every eye performs a small, polite </w:t>
      </w:r>
      <w:del w:id="1317" w:author="Clau Kegode" w:date="2026-07-10T18:48:00Z" w16du:dateUtc="2026-07-10T15:48:00Z">
        <w:r w:rsidDel="0069415F">
          <w:delText>orbit around</w:delText>
        </w:r>
      </w:del>
      <w:ins w:id="1318" w:author="Clau Kegode" w:date="2026-07-10T18:48:00Z" w16du:dateUtc="2026-07-10T15:48:00Z">
        <w:r w:rsidR="0069415F">
          <w:t>shift toward</w:t>
        </w:r>
      </w:ins>
      <w:r>
        <w:t xml:space="preserve"> you. Nobody says anything. Nobody</w:t>
      </w:r>
      <w:ins w:id="1319" w:author="Clau Kegode" w:date="2026-07-10T18:48:00Z" w16du:dateUtc="2026-07-10T15:48:00Z">
        <w:r w:rsidR="0069415F">
          <w:t xml:space="preserve"> needs</w:t>
        </w:r>
      </w:ins>
      <w:del w:id="1320" w:author="Clau Kegode" w:date="2026-07-10T18:48:00Z" w16du:dateUtc="2026-07-10T15:48:00Z">
        <w:r w:rsidDel="0069415F">
          <w:delText xml:space="preserve"> has</w:delText>
        </w:r>
      </w:del>
      <w:r>
        <w:t xml:space="preserve"> to.</w:t>
      </w:r>
    </w:p>
    <w:p w14:paraId="5483C491" w14:textId="445EDFB1" w:rsidR="00D629B2" w:rsidRDefault="001305DF">
      <w:pPr>
        <w:spacing w:before="240" w:after="240"/>
      </w:pPr>
      <w:r>
        <w:lastRenderedPageBreak/>
        <w:t xml:space="preserve">You are 26 years old, and you are already operating as a financial institution for people who </w:t>
      </w:r>
      <w:ins w:id="1321" w:author="Clau Kegode" w:date="2026-07-10T18:49:00Z" w16du:dateUtc="2026-07-10T15:49:00Z">
        <w:r w:rsidR="0069415F">
          <w:t>depend on</w:t>
        </w:r>
      </w:ins>
      <w:del w:id="1322" w:author="Clau Kegode" w:date="2026-07-10T18:49:00Z" w16du:dateUtc="2026-07-10T15:49:00Z">
        <w:r w:rsidDel="0069415F">
          <w:delText>love</w:delText>
        </w:r>
      </w:del>
      <w:r>
        <w:t xml:space="preserve"> you.</w:t>
      </w:r>
    </w:p>
    <w:p w14:paraId="5483C492" w14:textId="1122DA69" w:rsidR="00D629B2" w:rsidRDefault="001305DF">
      <w:pPr>
        <w:spacing w:before="240" w:after="240"/>
      </w:pPr>
      <w:r>
        <w:t xml:space="preserve">The scale of this is bigger than your family, bigger than your zip code. Around the world, workers who crossed their own version of the distance send home more than $650 billion a year in remittances — more than all foreign aid combined. Economists track it as a force that </w:t>
      </w:r>
      <w:del w:id="1323" w:author="Clau Kegode" w:date="2026-07-10T18:49:00Z" w16du:dateUtc="2026-07-10T15:49:00Z">
        <w:r w:rsidDel="00EE4D5E">
          <w:delText>moves</w:delText>
        </w:r>
      </w:del>
      <w:ins w:id="1324" w:author="Clau Kegode" w:date="2026-07-10T18:49:00Z" w16du:dateUtc="2026-07-10T15:49:00Z">
        <w:r w:rsidR="00EE4D5E">
          <w:t xml:space="preserve">reshapes </w:t>
        </w:r>
      </w:ins>
      <w:del w:id="1325" w:author="Clau Kegode" w:date="2026-07-10T18:49:00Z" w16du:dateUtc="2026-07-10T15:49:00Z">
        <w:r w:rsidDel="00EE4D5E">
          <w:delText xml:space="preserve"> </w:delText>
        </w:r>
      </w:del>
      <w:r>
        <w:t xml:space="preserve">nations. Nobody tracks the individual transfers: the $600 before Friday, the furnace, the deposit. You are a one-person remittance economy, and no ledger anywhere records your </w:t>
      </w:r>
      <w:ins w:id="1326" w:author="Clau Kegode" w:date="2026-07-10T18:49:00Z" w16du:dateUtc="2026-07-10T15:49:00Z">
        <w:r w:rsidR="00EE4D5E">
          <w:t>out</w:t>
        </w:r>
      </w:ins>
      <w:r>
        <w:t>flows.</w:t>
      </w:r>
    </w:p>
    <w:p w14:paraId="5483C493" w14:textId="026B543B" w:rsidR="00D629B2" w:rsidRDefault="001305DF">
      <w:pPr>
        <w:spacing w:before="240" w:after="240"/>
      </w:pPr>
      <w:r>
        <w:t xml:space="preserve">So you build one. You start reading — not for motivation, for </w:t>
      </w:r>
      <w:del w:id="1327" w:author="Clau Kegode" w:date="2026-07-10T18:49:00Z" w16du:dateUtc="2026-07-10T15:49:00Z">
        <w:r w:rsidDel="00EE4D5E">
          <w:delText>mechanic</w:delText>
        </w:r>
      </w:del>
      <w:r>
        <w:t>s</w:t>
      </w:r>
      <w:ins w:id="1328" w:author="Clau Kegode" w:date="2026-07-10T18:49:00Z" w16du:dateUtc="2026-07-10T15:49:00Z">
        <w:r w:rsidR="00EE4D5E">
          <w:t>ystems</w:t>
        </w:r>
      </w:ins>
      <w:r>
        <w:t xml:space="preserve"> — and you learn that nearly half of all Americans have lent money to a family member, and that only about half of those loans are ever fully repaid. Then you </w:t>
      </w:r>
      <w:ins w:id="1329" w:author="Clau Kegode" w:date="2026-07-10T18:49:00Z" w16du:dateUtc="2026-07-10T15:49:00Z">
        <w:r w:rsidR="00EE4D5E">
          <w:t>review</w:t>
        </w:r>
      </w:ins>
      <w:del w:id="1330" w:author="Clau Kegode" w:date="2026-07-10T18:49:00Z" w16du:dateUtc="2026-07-10T15:49:00Z">
        <w:r w:rsidDel="00EE4D5E">
          <w:delText>audit</w:delText>
        </w:r>
      </w:del>
      <w:r>
        <w:t xml:space="preserve"> yourself. Over the past eighteen months: $4,700, given or lent, in increments that each felt like </w:t>
      </w:r>
      <w:ins w:id="1331" w:author="Clau Kegode" w:date="2026-07-10T18:50:00Z" w16du:dateUtc="2026-07-10T15:50:00Z">
        <w:r w:rsidR="00257C51">
          <w:t>minor expenses</w:t>
        </w:r>
      </w:ins>
      <w:del w:id="1332" w:author="Clau Kegode" w:date="2026-07-10T18:50:00Z" w16du:dateUtc="2026-07-10T15:50:00Z">
        <w:r w:rsidDel="00257C51">
          <w:delText>nothing</w:delText>
        </w:r>
      </w:del>
      <w:r>
        <w:t xml:space="preserve">. $600 here. $800 there. $1,200 once. None of it returning, none of it expected to — but also none of it </w:t>
      </w:r>
      <w:r>
        <w:rPr>
          <w:i/>
          <w:iCs/>
        </w:rPr>
        <w:t>tracked</w:t>
      </w:r>
      <w:r>
        <w:t xml:space="preserve">, and that's the part that surprises you. Not the size. The </w:t>
      </w:r>
      <w:ins w:id="1333" w:author="Clau Kegode" w:date="2026-07-10T20:21:00Z" w16du:dateUtc="2026-07-10T17:21:00Z">
        <w:r w:rsidR="003839F5">
          <w:t>blind spot</w:t>
        </w:r>
      </w:ins>
      <w:del w:id="1334" w:author="Clau Kegode" w:date="2026-07-10T18:50:00Z" w16du:dateUtc="2026-07-10T15:50:00Z">
        <w:r w:rsidDel="00257C51">
          <w:delText>invisibility</w:delText>
        </w:r>
      </w:del>
      <w:r>
        <w:t>. Money given in small amounts still leaves in large ones; you just don't notice a river draining when you're only ever watching drops.</w:t>
      </w:r>
    </w:p>
    <w:p w14:paraId="5483C494" w14:textId="701718D9" w:rsidR="00D629B2" w:rsidRDefault="001305DF">
      <w:pPr>
        <w:spacing w:before="240" w:after="240"/>
      </w:pPr>
      <w:r>
        <w:t xml:space="preserve">At 27: net worth $22,000 — $14,000 in the 401k you joined in month one, $5,000 in an index fund that started as $1,500, $3,000 in cash. A raise lands: $67,000. You tell your mom. She says that's </w:t>
      </w:r>
      <w:ins w:id="1335" w:author="Clau Kegode" w:date="2026-07-10T18:50:00Z">
        <w:r w:rsidR="00C1603D" w:rsidRPr="00C1603D">
          <w:t>amazing</w:t>
        </w:r>
      </w:ins>
      <w:del w:id="1336" w:author="Clau Kegode" w:date="2026-07-10T18:50:00Z" w16du:dateUtc="2026-07-10T15:50:00Z">
        <w:r w:rsidDel="00C1603D">
          <w:delText>wonderful</w:delText>
        </w:r>
      </w:del>
      <w:r>
        <w:t xml:space="preserve">. Then she asks about the electric bill. $214. You pay it without hesitating — but you notice something new </w:t>
      </w:r>
      <w:ins w:id="1337" w:author="Clau Kegode" w:date="2026-07-10T18:50:00Z" w16du:dateUtc="2026-07-10T15:50:00Z">
        <w:r w:rsidR="00C1603D">
          <w:t>formi</w:t>
        </w:r>
      </w:ins>
      <w:ins w:id="1338" w:author="Clau Kegode" w:date="2026-07-10T18:51:00Z" w16du:dateUtc="2026-07-10T15:51:00Z">
        <w:r w:rsidR="00C1603D">
          <w:t>ng</w:t>
        </w:r>
      </w:ins>
      <w:del w:id="1339" w:author="Clau Kegode" w:date="2026-07-10T18:50:00Z" w16du:dateUtc="2026-07-10T15:50:00Z">
        <w:r w:rsidDel="00C1603D">
          <w:delText>running</w:delText>
        </w:r>
      </w:del>
      <w:r>
        <w:t xml:space="preserve"> behind your eyes. A small, quiet calculation. Not resentment. Not quite guilt. A</w:t>
      </w:r>
      <w:ins w:id="1340" w:author="Clau Kegode" w:date="2026-07-10T18:51:00Z" w16du:dateUtc="2026-07-10T15:51:00Z">
        <w:r w:rsidR="00C1603D">
          <w:t>wareness</w:t>
        </w:r>
      </w:ins>
      <w:del w:id="1341" w:author="Clau Kegode" w:date="2026-07-10T18:51:00Z" w16du:dateUtc="2026-07-10T15:51:00Z">
        <w:r w:rsidDel="00C1603D">
          <w:delText>rithmetic</w:delText>
        </w:r>
      </w:del>
      <w:r>
        <w:t xml:space="preserve">. You're doing math you never used to do, and you can't decide whether that makes you colder or just more </w:t>
      </w:r>
      <w:ins w:id="1342" w:author="Clau Kegode" w:date="2026-07-10T18:51:00Z" w16du:dateUtc="2026-07-10T15:51:00Z">
        <w:r w:rsidR="00C1603D">
          <w:t>deliberate</w:t>
        </w:r>
      </w:ins>
      <w:del w:id="1343" w:author="Clau Kegode" w:date="2026-07-10T18:51:00Z" w16du:dateUtc="2026-07-10T15:51:00Z">
        <w:r w:rsidDel="00C1603D">
          <w:delText>honest</w:delText>
        </w:r>
      </w:del>
      <w:r>
        <w:t>.</w:t>
      </w:r>
    </w:p>
    <w:p w14:paraId="5483C495" w14:textId="77777777" w:rsidR="00D629B2" w:rsidRDefault="00570DF6">
      <w:r>
        <w:pict w14:anchorId="5483C5A6">
          <v:rect id="_x0000_i1061" style="width:0;height:1.5pt" o:hralign="center" o:hrstd="t" o:hr="t" fillcolor="#a0a0a0" stroked="f"/>
        </w:pict>
      </w:r>
    </w:p>
    <w:p w14:paraId="5483C496" w14:textId="215FDB9D" w:rsidR="00D629B2" w:rsidRDefault="001305DF">
      <w:pPr>
        <w:spacing w:before="240" w:after="240"/>
      </w:pPr>
      <w:r>
        <w:t xml:space="preserve">At 29 — net worth $58,000, salary $81,000, a new city, a one-bedroom at $1,650 that you can </w:t>
      </w:r>
      <w:ins w:id="1344" w:author="Clau Kegode" w:date="2026-07-10T18:52:00Z" w16du:dateUtc="2026-07-10T15:52:00Z">
        <w:r w:rsidR="00A62C76">
          <w:t>comfortably</w:t>
        </w:r>
      </w:ins>
      <w:del w:id="1345" w:author="Clau Kegode" w:date="2026-07-10T18:52:00Z" w16du:dateUtc="2026-07-10T15:52:00Z">
        <w:r w:rsidDel="00A62C76">
          <w:delText>genuinely</w:delText>
        </w:r>
      </w:del>
      <w:r>
        <w:t xml:space="preserve"> afford, which still </w:t>
      </w:r>
      <w:ins w:id="1346" w:author="Clau Kegode" w:date="2026-07-10T18:52:00Z" w16du:dateUtc="2026-07-10T15:52:00Z">
        <w:r w:rsidR="003576FE">
          <w:t>amazes</w:t>
        </w:r>
      </w:ins>
      <w:del w:id="1347" w:author="Clau Kegode" w:date="2026-07-10T18:52:00Z" w16du:dateUtc="2026-07-10T15:52:00Z">
        <w:r w:rsidDel="003576FE">
          <w:delText>startles</w:delText>
        </w:r>
      </w:del>
      <w:r>
        <w:t xml:space="preserve"> you — you go home for Thanksgiving. Your dad looks older. Your brother is between jobs. Your cousin just had a baby. The house feels smaller than you remember, or maybe you </w:t>
      </w:r>
      <w:del w:id="1348" w:author="Clau Kegode" w:date="2026-07-10T18:52:00Z" w16du:dateUtc="2026-07-10T15:52:00Z">
        <w:r w:rsidDel="00587914">
          <w:delText>got bigger</w:delText>
        </w:r>
      </w:del>
      <w:ins w:id="1349" w:author="Clau Kegode" w:date="2026-07-10T18:52:00Z" w16du:dateUtc="2026-07-10T15:52:00Z">
        <w:r w:rsidR="00587914">
          <w:t>have expanded</w:t>
        </w:r>
      </w:ins>
      <w:r>
        <w:t xml:space="preserve">; you can't tell which. At dinner your uncle makes a joke about your fancy city apartment, and everyone laughs, and you laugh too, and something in you </w:t>
      </w:r>
      <w:ins w:id="1350" w:author="Clau Kegode" w:date="2026-07-10T18:53:00Z" w16du:dateUtc="2026-07-10T15:53:00Z">
        <w:r w:rsidR="00587914">
          <w:t>quietly freezes</w:t>
        </w:r>
      </w:ins>
      <w:del w:id="1351" w:author="Clau Kegode" w:date="2026-07-10T18:53:00Z" w16du:dateUtc="2026-07-10T15:53:00Z">
        <w:r w:rsidDel="00587914">
          <w:delText>goes very still</w:delText>
        </w:r>
      </w:del>
      <w:r>
        <w:t>.</w:t>
      </w:r>
    </w:p>
    <w:p w14:paraId="5483C497" w14:textId="376E554B" w:rsidR="00D629B2" w:rsidRDefault="001305DF">
      <w:pPr>
        <w:spacing w:before="240" w:after="240"/>
      </w:pPr>
      <w:r>
        <w:t xml:space="preserve">You love these people. You have always loved these people. And the distance is widening anyway — not because </w:t>
      </w:r>
      <w:ins w:id="1352" w:author="Clau Kegode" w:date="2026-07-10T18:54:00Z" w16du:dateUtc="2026-07-10T15:54:00Z">
        <w:r w:rsidR="00A87E0C">
          <w:t>chose</w:t>
        </w:r>
      </w:ins>
      <w:del w:id="1353" w:author="Clau Kegode" w:date="2026-07-10T18:54:00Z" w16du:dateUtc="2026-07-10T15:54:00Z">
        <w:r w:rsidDel="00A87E0C">
          <w:delText>yo</w:delText>
        </w:r>
      </w:del>
      <w:del w:id="1354" w:author="Clau Kegode" w:date="2026-07-10T18:53:00Z" w16du:dateUtc="2026-07-10T15:53:00Z">
        <w:r w:rsidDel="00A87E0C">
          <w:delText>u want</w:delText>
        </w:r>
      </w:del>
      <w:r>
        <w:t xml:space="preserve"> it</w:t>
      </w:r>
      <w:del w:id="1355" w:author="Clau Kegode" w:date="2026-07-10T18:54:00Z" w16du:dateUtc="2026-07-10T15:54:00Z">
        <w:r w:rsidDel="00A87E0C">
          <w:delText xml:space="preserve"> to</w:delText>
        </w:r>
      </w:del>
      <w:r>
        <w:t>, but because money creates distance the same way it creates opportunity: quietly,</w:t>
      </w:r>
      <w:ins w:id="1356" w:author="Clau Kegode" w:date="2026-07-10T18:54:00Z" w16du:dateUtc="2026-07-10T15:54:00Z">
        <w:r w:rsidR="00A87E0C">
          <w:t xml:space="preserve"> gradually,</w:t>
        </w:r>
      </w:ins>
      <w:r>
        <w:t xml:space="preserve"> without asking permission. It doesn't just change what you </w:t>
      </w:r>
      <w:r>
        <w:rPr>
          <w:i/>
          <w:iCs/>
        </w:rPr>
        <w:t>have</w:t>
      </w:r>
      <w:r>
        <w:t xml:space="preserve">. It changes what you </w:t>
      </w:r>
      <w:ins w:id="1357" w:author="Clau Kegode" w:date="2026-07-10T18:54:00Z" w16du:dateUtc="2026-07-10T15:54:00Z">
        <w:r w:rsidR="00A87E0C">
          <w:t>notice</w:t>
        </w:r>
      </w:ins>
      <w:del w:id="1358" w:author="Clau Kegode" w:date="2026-07-10T18:54:00Z" w16du:dateUtc="2026-07-10T15:54:00Z">
        <w:r w:rsidDel="00A87E0C">
          <w:delText>understand</w:delText>
        </w:r>
      </w:del>
      <w:r>
        <w:t xml:space="preserve">. And eventually, it changes who </w:t>
      </w:r>
      <w:ins w:id="1359" w:author="Clau Kegode" w:date="2026-07-10T18:54:00Z">
        <w:r w:rsidR="00A25468" w:rsidRPr="00A25468">
          <w:t>can relate to you</w:t>
        </w:r>
      </w:ins>
      <w:del w:id="1360" w:author="Clau Kegode" w:date="2026-07-10T18:54:00Z" w16du:dateUtc="2026-07-10T15:54:00Z">
        <w:r w:rsidDel="00A25468">
          <w:delText xml:space="preserve">understands </w:delText>
        </w:r>
        <w:r w:rsidDel="00A25468">
          <w:rPr>
            <w:i/>
            <w:iCs/>
          </w:rPr>
          <w:delText>you</w:delText>
        </w:r>
      </w:del>
      <w:r>
        <w:t>.</w:t>
      </w:r>
    </w:p>
    <w:p w14:paraId="5483C498" w14:textId="255747B9" w:rsidR="00D629B2" w:rsidRDefault="001305DF">
      <w:pPr>
        <w:spacing w:before="240" w:after="240"/>
      </w:pPr>
      <w:r>
        <w:t xml:space="preserve">At 31, your net worth crosses $112,000 on an ordinary Tuesday afternoon. Six figures. The brokerage updates and the number is simply there — no ceremony, </w:t>
      </w:r>
      <w:ins w:id="1361" w:author="Clau Kegode" w:date="2026-07-10T18:55:00Z" w16du:dateUtc="2026-07-10T15:55:00Z">
        <w:r w:rsidR="00A25468">
          <w:t xml:space="preserve">no </w:t>
        </w:r>
      </w:ins>
      <w:ins w:id="1362" w:author="Clau Kegode" w:date="2026-07-10T18:55:00Z">
        <w:r w:rsidR="00A25468" w:rsidRPr="00A25468">
          <w:t>announcement</w:t>
        </w:r>
      </w:ins>
      <w:ins w:id="1363" w:author="Clau Kegode" w:date="2026-07-10T18:55:00Z" w16du:dateUtc="2026-07-10T15:55:00Z">
        <w:r w:rsidR="00A25468">
          <w:t xml:space="preserve">, </w:t>
        </w:r>
      </w:ins>
      <w:r>
        <w:t xml:space="preserve">no one to call. You </w:t>
      </w:r>
      <w:r>
        <w:rPr>
          <w:i/>
          <w:iCs/>
        </w:rPr>
        <w:t>could</w:t>
      </w:r>
      <w:r>
        <w:t xml:space="preserve"> call your parents, but the number lives in a language they were never taught, </w:t>
      </w:r>
      <w:r>
        <w:lastRenderedPageBreak/>
        <w:t xml:space="preserve">and you've been studying that language for seven years while they kept speaking the one they know. That's not a judgment. It's just the distance, </w:t>
      </w:r>
      <w:ins w:id="1364" w:author="Clau Kegode" w:date="2026-07-10T18:55:00Z" w16du:dateUtc="2026-07-10T15:55:00Z">
        <w:r w:rsidR="00A25468">
          <w:t>finally</w:t>
        </w:r>
      </w:ins>
      <w:del w:id="1365" w:author="Clau Kegode" w:date="2026-07-10T18:55:00Z" w16du:dateUtc="2026-07-10T15:55:00Z">
        <w:r w:rsidDel="00A25468">
          <w:delText>made</w:delText>
        </w:r>
      </w:del>
      <w:r>
        <w:t xml:space="preserve"> visible.</w:t>
      </w:r>
    </w:p>
    <w:p w14:paraId="5483C499" w14:textId="17EEF927" w:rsidR="00D629B2" w:rsidRDefault="001305DF">
      <w:pPr>
        <w:spacing w:before="240" w:after="240"/>
      </w:pPr>
      <w:r>
        <w:t xml:space="preserve">And here the guilt finally </w:t>
      </w:r>
      <w:ins w:id="1366" w:author="Clau Kegode" w:date="2026-07-10T18:55:00Z" w16du:dateUtc="2026-07-10T15:55:00Z">
        <w:r w:rsidR="00A25468">
          <w:t>shifts</w:t>
        </w:r>
      </w:ins>
      <w:del w:id="1367" w:author="Clau Kegode" w:date="2026-07-10T18:55:00Z" w16du:dateUtc="2026-07-10T15:55:00Z">
        <w:r w:rsidDel="00A25468">
          <w:delText>converts</w:delText>
        </w:r>
      </w:del>
      <w:r>
        <w:t xml:space="preserve"> into something more useful. You stop apologizing internally for knowing things your family doesn't know — and start feeling the more complicated thing underneath: responsib</w:t>
      </w:r>
      <w:ins w:id="1368" w:author="Clau Kegode" w:date="2026-07-10T18:55:00Z" w16du:dateUtc="2026-07-10T15:55:00Z">
        <w:r w:rsidR="000E7A1B">
          <w:t>ility</w:t>
        </w:r>
      </w:ins>
      <w:del w:id="1369" w:author="Clau Kegode" w:date="2026-07-10T18:55:00Z" w16du:dateUtc="2026-07-10T15:55:00Z">
        <w:r w:rsidDel="000E7A1B">
          <w:delText>le</w:delText>
        </w:r>
      </w:del>
      <w:r>
        <w:t xml:space="preserve">. Not for their bills. For their </w:t>
      </w:r>
      <w:ins w:id="1370" w:author="Clau Kegode" w:date="2026-07-10T18:56:00Z" w16du:dateUtc="2026-07-10T15:56:00Z">
        <w:r w:rsidR="000E7A1B">
          <w:rPr>
            <w:i/>
            <w:iCs/>
          </w:rPr>
          <w:t>stability</w:t>
        </w:r>
      </w:ins>
      <w:del w:id="1371" w:author="Clau Kegode" w:date="2026-07-10T18:56:00Z" w16du:dateUtc="2026-07-10T15:56:00Z">
        <w:r w:rsidDel="000E7A1B">
          <w:rPr>
            <w:i/>
            <w:iCs/>
          </w:rPr>
          <w:delText>future</w:delText>
        </w:r>
      </w:del>
      <w:r>
        <w:t xml:space="preserve">. Because you're the only one building </w:t>
      </w:r>
      <w:ins w:id="1372" w:author="Clau Kegode" w:date="2026-07-10T18:56:00Z">
        <w:r w:rsidR="002B4188" w:rsidRPr="002B4188">
          <w:t>a financial foundatio</w:t>
        </w:r>
      </w:ins>
      <w:ins w:id="1373" w:author="Clau Kegode" w:date="2026-07-10T18:56:00Z" w16du:dateUtc="2026-07-10T15:56:00Z">
        <w:r w:rsidR="002B4188">
          <w:t>n</w:t>
        </w:r>
      </w:ins>
      <w:del w:id="1374" w:author="Clau Kegode" w:date="2026-07-10T18:56:00Z" w16du:dateUtc="2026-07-10T15:56:00Z">
        <w:r w:rsidDel="002B4188">
          <w:delText>one</w:delText>
        </w:r>
      </w:del>
      <w:r>
        <w:t>.</w:t>
      </w:r>
    </w:p>
    <w:p w14:paraId="5483C49A" w14:textId="7655DB5C" w:rsidR="00D629B2" w:rsidRDefault="001305DF">
      <w:pPr>
        <w:spacing w:before="240" w:after="240"/>
      </w:pPr>
      <w:r>
        <w:t xml:space="preserve">Your mom calls again. The furnace this time. $900. You send it — and then you do something new. You open a second account and begin depositing $200 a month into it. Not for you. For her. A quiet emergency fund she doesn't know exists — not because you're </w:t>
      </w:r>
      <w:ins w:id="1375" w:author="Clau Kegode" w:date="2026-07-10T18:56:00Z" w16du:dateUtc="2026-07-10T15:56:00Z">
        <w:r w:rsidR="002B4188">
          <w:t>concealing</w:t>
        </w:r>
      </w:ins>
      <w:del w:id="1376" w:author="Clau Kegode" w:date="2026-07-10T18:56:00Z" w16du:dateUtc="2026-07-10T15:56:00Z">
        <w:r w:rsidDel="002B4188">
          <w:delText>hiding</w:delText>
        </w:r>
      </w:del>
      <w:r>
        <w:t xml:space="preserve"> it, but because you've learned that a fund she knows about becomes a fund for things that are not emergencies. That lesson took three years, several thousand dollars, and one Christmas conversation that curdled at the table. You don't resent the tuition. But you </w:t>
      </w:r>
      <w:ins w:id="1377" w:author="Clau Kegode" w:date="2026-07-10T18:57:00Z">
        <w:r w:rsidR="005D703D" w:rsidRPr="005D703D">
          <w:t>absorbed the cost</w:t>
        </w:r>
      </w:ins>
      <w:del w:id="1378" w:author="Clau Kegode" w:date="2026-07-10T18:57:00Z" w16du:dateUtc="2026-07-10T15:57:00Z">
        <w:r w:rsidDel="005D703D">
          <w:delText>paid it</w:delText>
        </w:r>
      </w:del>
      <w:r>
        <w:t>.</w:t>
      </w:r>
    </w:p>
    <w:p w14:paraId="5483C49B" w14:textId="4F1B3833" w:rsidR="00D629B2" w:rsidRDefault="001305DF">
      <w:pPr>
        <w:spacing w:before="240" w:after="240"/>
      </w:pPr>
      <w:r>
        <w:t xml:space="preserve">At 33: net worth $198,000, income $104,000 — you crossed six figures in salary at 32 and told your mother only that you got a raise, and she was proud, and that was enough. Because you've learned, slowly and sometimes painfully, that sharing exact numbers creates problems with </w:t>
      </w:r>
      <w:ins w:id="1379" w:author="Clau Kegode" w:date="2026-07-10T18:57:00Z">
        <w:r w:rsidR="00AE36D6" w:rsidRPr="00AE36D6">
          <w:t>complicated answers</w:t>
        </w:r>
      </w:ins>
      <w:del w:id="1380" w:author="Clau Kegode" w:date="2026-07-10T18:57:00Z" w16du:dateUtc="2026-07-10T15:57:00Z">
        <w:r w:rsidDel="00AE36D6">
          <w:delText>no clean solutions</w:delText>
        </w:r>
      </w:del>
      <w:r>
        <w:t xml:space="preserve">. It changes how people ask. It changes the </w:t>
      </w:r>
      <w:r>
        <w:rPr>
          <w:i/>
          <w:iCs/>
        </w:rPr>
        <w:t>size</w:t>
      </w:r>
      <w:r>
        <w:t xml:space="preserve"> of the asks. It changes the </w:t>
      </w:r>
      <w:del w:id="1381" w:author="Clau Kegode" w:date="2026-07-10T18:57:00Z" w16du:dateUtc="2026-07-10T15:57:00Z">
        <w:r w:rsidDel="00AE36D6">
          <w:delText>l</w:delText>
        </w:r>
      </w:del>
      <w:ins w:id="1382" w:author="Clau Kegode" w:date="2026-07-10T18:57:00Z">
        <w:r w:rsidR="00AE36D6" w:rsidRPr="00AE36D6">
          <w:t>pause</w:t>
        </w:r>
      </w:ins>
      <w:ins w:id="1383" w:author="Clau Kegode" w:date="2026-07-10T18:57:00Z" w16du:dateUtc="2026-07-10T15:57:00Z">
        <w:r w:rsidR="00AE36D6">
          <w:t xml:space="preserve"> </w:t>
        </w:r>
      </w:ins>
      <w:del w:id="1384" w:author="Clau Kegode" w:date="2026-07-10T18:57:00Z" w16du:dateUtc="2026-07-10T15:57:00Z">
        <w:r w:rsidDel="00AE36D6">
          <w:delText xml:space="preserve">ength of the silence </w:delText>
        </w:r>
      </w:del>
      <w:r>
        <w:t>before they speak. Transparency about your income, it turns out, is not the same as transparency about your values. You can be open and honest without handing anyone a figure they'll use to calculate what they believe they're owed.</w:t>
      </w:r>
    </w:p>
    <w:p w14:paraId="5483C49C" w14:textId="2F7039F7" w:rsidR="00D629B2" w:rsidRDefault="001305DF">
      <w:pPr>
        <w:spacing w:before="240" w:after="240"/>
      </w:pPr>
      <w:r>
        <w:t xml:space="preserve">You hit $200,000 at 33, and it doesn't feel rich. It feels </w:t>
      </w:r>
      <w:r>
        <w:rPr>
          <w:i/>
          <w:iCs/>
        </w:rPr>
        <w:t>s</w:t>
      </w:r>
      <w:ins w:id="1385" w:author="Clau Kegode" w:date="2026-07-10T18:58:00Z" w16du:dateUtc="2026-07-10T15:58:00Z">
        <w:r w:rsidR="00CD37E7">
          <w:rPr>
            <w:i/>
            <w:iCs/>
          </w:rPr>
          <w:t>ecure</w:t>
        </w:r>
      </w:ins>
      <w:del w:id="1386" w:author="Clau Kegode" w:date="2026-07-10T18:58:00Z" w16du:dateUtc="2026-07-10T15:58:00Z">
        <w:r w:rsidDel="00CD37E7">
          <w:rPr>
            <w:i/>
            <w:iCs/>
          </w:rPr>
          <w:delText>table</w:delText>
        </w:r>
      </w:del>
      <w:r>
        <w:t xml:space="preserve"> — a sensation you did not grow up with, a thing other families had, families with college funds and cars that </w:t>
      </w:r>
      <w:ins w:id="1387" w:author="Clau Kegode" w:date="2026-07-10T18:58:00Z">
        <w:r w:rsidR="009964BD" w:rsidRPr="009964BD">
          <w:t>started every morning</w:t>
        </w:r>
      </w:ins>
      <w:del w:id="1388" w:author="Clau Kegode" w:date="2026-07-10T18:58:00Z" w16du:dateUtc="2026-07-10T15:58:00Z">
        <w:r w:rsidDel="009964BD">
          <w:delText>started</w:delText>
        </w:r>
      </w:del>
      <w:r>
        <w:t xml:space="preserve">. And stability, you discover, doesn't feel like joy. It feels like silence. The low hum of arithmetic that ran under everything you ever did is quieter now. Not gone. You notice exactly what turns the volume back up: a big surprise expense. A call that opens with that particular pause. A request </w:t>
      </w:r>
      <w:ins w:id="1389" w:author="Clau Kegode" w:date="2026-07-10T18:59:00Z">
        <w:r w:rsidR="009964BD" w:rsidRPr="009964BD">
          <w:t>disguised as a casual comment</w:t>
        </w:r>
      </w:ins>
      <w:ins w:id="1390" w:author="Clau Kegode" w:date="2026-07-10T18:59:00Z" w16du:dateUtc="2026-07-10T15:59:00Z">
        <w:r w:rsidR="009964BD">
          <w:t xml:space="preserve"> </w:t>
        </w:r>
      </w:ins>
      <w:del w:id="1391" w:author="Clau Kegode" w:date="2026-07-10T18:59:00Z" w16du:dateUtc="2026-07-10T15:59:00Z">
        <w:r w:rsidDel="009964BD">
          <w:delText xml:space="preserve">arriving as a casual mention </w:delText>
        </w:r>
      </w:del>
      <w:r>
        <w:t>at the end of a conversation.</w:t>
      </w:r>
    </w:p>
    <w:p w14:paraId="5483C49D" w14:textId="00D30D28" w:rsidR="00D629B2" w:rsidRDefault="001305DF">
      <w:pPr>
        <w:spacing w:before="240" w:after="240"/>
      </w:pPr>
      <w:r>
        <w:t xml:space="preserve">Somewhere in here, the posture changes </w:t>
      </w:r>
      <w:ins w:id="1392" w:author="Clau Kegode" w:date="2026-07-10T18:59:00Z" w16du:dateUtc="2026-07-10T15:59:00Z">
        <w:r w:rsidR="0085689F" w:rsidRPr="0085689F">
          <w:t>permanently</w:t>
        </w:r>
      </w:ins>
      <w:del w:id="1393" w:author="Clau Kegode" w:date="2026-07-10T18:59:00Z" w16du:dateUtc="2026-07-10T15:59:00Z">
        <w:r w:rsidDel="0085689F">
          <w:delText>for good</w:delText>
        </w:r>
      </w:del>
      <w:r>
        <w:t xml:space="preserve">. You stop </w:t>
      </w:r>
      <w:r>
        <w:rPr>
          <w:i/>
          <w:iCs/>
        </w:rPr>
        <w:t>reacting</w:t>
      </w:r>
      <w:r>
        <w:t xml:space="preserve"> to money and start </w:t>
      </w:r>
      <w:proofErr w:type="spellStart"/>
      <w:r>
        <w:rPr>
          <w:i/>
          <w:iCs/>
        </w:rPr>
        <w:t>d</w:t>
      </w:r>
      <w:ins w:id="1394" w:author="Clau Kegode" w:date="2026-07-10T18:59:00Z" w16du:dateUtc="2026-07-10T15:59:00Z">
        <w:r w:rsidR="0085689F">
          <w:t>irecting</w:t>
        </w:r>
      </w:ins>
      <w:del w:id="1395" w:author="Clau Kegode" w:date="2026-07-10T18:59:00Z" w16du:dateUtc="2026-07-10T15:59:00Z">
        <w:r w:rsidDel="0085689F">
          <w:rPr>
            <w:i/>
            <w:iCs/>
          </w:rPr>
          <w:delText>eciding</w:delText>
        </w:r>
        <w:r w:rsidDel="0085689F">
          <w:delText xml:space="preserve"> abou</w:delText>
        </w:r>
      </w:del>
      <w:r>
        <w:t>t</w:t>
      </w:r>
      <w:proofErr w:type="spellEnd"/>
      <w:r>
        <w:t xml:space="preserve"> it. Reaction was what you did at zero. Decision is what you do now.</w:t>
      </w:r>
    </w:p>
    <w:p w14:paraId="5483C49E" w14:textId="77777777" w:rsidR="00D629B2" w:rsidRDefault="00570DF6">
      <w:r>
        <w:pict w14:anchorId="5483C5A7">
          <v:rect id="_x0000_i1062" style="width:0;height:1.5pt" o:hralign="center" o:hrstd="t" o:hr="t" fillcolor="#a0a0a0" stroked="f"/>
        </w:pict>
      </w:r>
    </w:p>
    <w:p w14:paraId="5483C49F" w14:textId="3F97B956" w:rsidR="00D629B2" w:rsidRDefault="001305DF">
      <w:pPr>
        <w:spacing w:before="240" w:after="240"/>
      </w:pPr>
      <w:r>
        <w:t xml:space="preserve">At 37: net worth $340,000 — $180,000 in retirement accounts, $90,000 in taxable brokerage, $40,000 in high-yield savings, $30,000 of equity in a condo bought at 35. And the family ledger, the one </w:t>
      </w:r>
      <w:ins w:id="1396" w:author="Clau Kegode" w:date="2026-07-10T19:00:00Z" w16du:dateUtc="2026-07-10T16:00:00Z">
        <w:r w:rsidR="00CA4D6C">
          <w:t xml:space="preserve">you </w:t>
        </w:r>
        <w:r w:rsidR="00CA4D6C" w:rsidRPr="00CA4D6C">
          <w:t>maintain intentionally</w:t>
        </w:r>
      </w:ins>
      <w:del w:id="1397" w:author="Clau Kegode" w:date="2026-07-10T19:00:00Z" w16du:dateUtc="2026-07-10T16:00:00Z">
        <w:r w:rsidDel="00CA4D6C">
          <w:delText>you actually keep</w:delText>
        </w:r>
      </w:del>
      <w:r>
        <w:t xml:space="preserve"> now: approximately $31,000 given or lent over thirteen years. You don't regret it. You also don't pretend it didn't happen. Both facts sit in the same drawer. Love and ledgers can coexist — you've learned to hold both without letting either one destroy the other.</w:t>
      </w:r>
    </w:p>
    <w:p w14:paraId="5483C4A0" w14:textId="29CF76E3" w:rsidR="00D629B2" w:rsidRDefault="001305DF">
      <w:pPr>
        <w:spacing w:before="240" w:after="240"/>
      </w:pPr>
      <w:r>
        <w:lastRenderedPageBreak/>
        <w:t xml:space="preserve">Then your brother calls with something different: a business idea, and </w:t>
      </w:r>
      <w:ins w:id="1398" w:author="Clau Kegode" w:date="2026-07-10T19:00:00Z">
        <w:r w:rsidR="005C06D1" w:rsidRPr="005C06D1">
          <w:t>thoughtful</w:t>
        </w:r>
      </w:ins>
      <w:ins w:id="1399" w:author="Clau Kegode" w:date="2026-07-10T19:00:00Z" w16du:dateUtc="2026-07-10T16:00:00Z">
        <w:r w:rsidR="005C06D1">
          <w:t xml:space="preserve"> </w:t>
        </w:r>
      </w:ins>
      <w:del w:id="1400" w:author="Clau Kegode" w:date="2026-07-10T19:00:00Z" w16du:dateUtc="2026-07-10T16:00:00Z">
        <w:r w:rsidDel="005C06D1">
          <w:delText xml:space="preserve">a real </w:delText>
        </w:r>
      </w:del>
      <w:r>
        <w:t xml:space="preserve">plan behind it. He needs $8,000. You read the plan. You ask questions — </w:t>
      </w:r>
      <w:ins w:id="1401" w:author="Clau Kegode" w:date="2026-07-10T19:00:00Z">
        <w:r w:rsidR="005C06D1" w:rsidRPr="005C06D1">
          <w:t>the same questions</w:t>
        </w:r>
      </w:ins>
      <w:del w:id="1402" w:author="Clau Kegode" w:date="2026-07-10T19:00:00Z" w16du:dateUtc="2026-07-10T16:00:00Z">
        <w:r w:rsidDel="005C06D1">
          <w:delText xml:space="preserve">good ones, the kind </w:delText>
        </w:r>
      </w:del>
      <w:ins w:id="1403" w:author="Clau Kegode" w:date="2026-07-10T19:01:00Z" w16du:dateUtc="2026-07-10T16:01:00Z">
        <w:r w:rsidR="005C06D1">
          <w:t xml:space="preserve"> </w:t>
        </w:r>
      </w:ins>
      <w:r>
        <w:t xml:space="preserve">you'd ask a stranger. And then you offer $4,000, as a gift, with the terms </w:t>
      </w:r>
      <w:del w:id="1404" w:author="Clau Kegode" w:date="2026-07-10T19:01:00Z" w16du:dateUtc="2026-07-10T16:01:00Z">
        <w:r w:rsidDel="00940DD9">
          <w:delText>said out loud</w:delText>
        </w:r>
      </w:del>
      <w:ins w:id="1405" w:author="Clau Kegode" w:date="2026-07-10T19:01:00Z" w16du:dateUtc="2026-07-10T16:01:00Z">
        <w:r w:rsidR="00940DD9">
          <w:t>clearly spoken</w:t>
        </w:r>
      </w:ins>
      <w:r>
        <w:t xml:space="preserve">: </w:t>
      </w:r>
      <w:r>
        <w:rPr>
          <w:i/>
          <w:iCs/>
        </w:rPr>
        <w:t>This is not a loan. I'm not expecting it back. And I'm not doing this again.</w:t>
      </w:r>
      <w:r>
        <w:t xml:space="preserve"> He says he understands. You hope he does. You are not a bank; you're his brother; and the difference between those two roles is a line you're still learning to draw </w:t>
      </w:r>
      <w:ins w:id="1406" w:author="Clau Kegode" w:date="2026-07-10T19:01:00Z">
        <w:r w:rsidR="0054633B" w:rsidRPr="0054633B">
          <w:t>without guilt</w:t>
        </w:r>
      </w:ins>
      <w:del w:id="1407" w:author="Clau Kegode" w:date="2026-07-10T19:01:00Z" w16du:dateUtc="2026-07-10T16:01:00Z">
        <w:r w:rsidDel="0054633B">
          <w:delText>with a steady hand</w:delText>
        </w:r>
      </w:del>
      <w:r>
        <w:t>.</w:t>
      </w:r>
    </w:p>
    <w:p w14:paraId="5483C4A1" w14:textId="61833E44" w:rsidR="00D629B2" w:rsidRDefault="001305DF">
      <w:pPr>
        <w:spacing w:before="240" w:after="240"/>
      </w:pPr>
      <w:r>
        <w:t xml:space="preserve">Because the most expensive thing you can do for someone you love is </w:t>
      </w:r>
      <w:del w:id="1408" w:author="Clau Kegode" w:date="2026-07-10T19:02:00Z" w16du:dateUtc="2026-07-10T16:02:00Z">
        <w:r w:rsidDel="0054633B">
          <w:delText>remove</w:delText>
        </w:r>
      </w:del>
      <w:ins w:id="1409" w:author="Clau Kegode" w:date="2026-07-10T19:02:00Z" w16du:dateUtc="2026-07-10T16:02:00Z">
        <w:r w:rsidR="0054633B">
          <w:t>erase</w:t>
        </w:r>
      </w:ins>
      <w:r>
        <w:t xml:space="preserve"> every consequence of their decisions. Help and rescue are not synonyms. Rescue keeps people </w:t>
      </w:r>
      <w:ins w:id="1410" w:author="Clau Kegode" w:date="2026-07-10T19:02:00Z" w16du:dateUtc="2026-07-10T16:02:00Z">
        <w:r w:rsidR="00C854B9">
          <w:t>dependent</w:t>
        </w:r>
      </w:ins>
      <w:del w:id="1411" w:author="Clau Kegode" w:date="2026-07-10T19:02:00Z" w16du:dateUtc="2026-07-10T16:02:00Z">
        <w:r w:rsidDel="00C854B9">
          <w:delText xml:space="preserve">in </w:delText>
        </w:r>
        <w:r w:rsidDel="0054633B">
          <w:delText>the water</w:delText>
        </w:r>
      </w:del>
      <w:r>
        <w:t>.</w:t>
      </w:r>
    </w:p>
    <w:p w14:paraId="5483C4A2" w14:textId="464D1862" w:rsidR="00D629B2" w:rsidRDefault="001305DF">
      <w:pPr>
        <w:spacing w:before="240" w:after="240"/>
      </w:pPr>
      <w:r>
        <w:t>At 41: net worth $610,000. You crossed half a million at 39 and barely registered it, because you're watching a different gauge now — the one your parents are</w:t>
      </w:r>
      <w:ins w:id="1412" w:author="Clau Kegode" w:date="2026-07-10T19:03:00Z" w16du:dateUtc="2026-07-10T16:03:00Z">
        <w:r w:rsidR="00C854B9">
          <w:t xml:space="preserve"> slowly</w:t>
        </w:r>
      </w:ins>
      <w:r>
        <w:t xml:space="preserve"> approaching. Your dad retired at 64 with $23,000 in savings and Social Security. Your mom has less. So for three years you've been quietly building</w:t>
      </w:r>
      <w:ins w:id="1413" w:author="Clau Kegode" w:date="2026-07-10T19:03:00Z" w16du:dateUtc="2026-07-10T16:03:00Z">
        <w:r w:rsidR="00A52E13">
          <w:t xml:space="preserve"> the</w:t>
        </w:r>
      </w:ins>
      <w:r>
        <w:t xml:space="preserve"> </w:t>
      </w:r>
      <w:ins w:id="1414" w:author="Clau Kegode" w:date="2026-07-10T19:03:00Z" w16du:dateUtc="2026-07-10T16:03:00Z">
        <w:r w:rsidR="00A52E13" w:rsidRPr="00A52E13">
          <w:t>safety net they never had</w:t>
        </w:r>
      </w:ins>
      <w:del w:id="1415" w:author="Clau Kegode" w:date="2026-07-10T19:03:00Z" w16du:dateUtc="2026-07-10T16:03:00Z">
        <w:r w:rsidDel="00A52E13">
          <w:delText>the counterweight</w:delText>
        </w:r>
      </w:del>
      <w:r>
        <w:t>: an automatic $500 a month into an account you manage on their behalf. You cover their car insurance. You paid for the roof. You don't keep score, but you're never surprised by the math either — because you are the financial infrastructure of a family that never had one, assembled without a blueprint, while simultaneously building your own life. That's the sentence nobody says out loud about being first: you are always doing two things at once. Building forward and holding backward, in the same motion, with the same hands.</w:t>
      </w:r>
    </w:p>
    <w:p w14:paraId="5483C4A3" w14:textId="1221433C" w:rsidR="00D629B2" w:rsidRDefault="001305DF">
      <w:pPr>
        <w:spacing w:before="240" w:after="240"/>
      </w:pPr>
      <w:r>
        <w:t xml:space="preserve">Being the first to build wealth in a family means constructing two futures on one income. The question was never </w:t>
      </w:r>
      <w:r>
        <w:rPr>
          <w:i/>
          <w:iCs/>
        </w:rPr>
        <w:t>whether</w:t>
      </w:r>
      <w:r>
        <w:t xml:space="preserve">. The question was always </w:t>
      </w:r>
      <w:r>
        <w:rPr>
          <w:i/>
          <w:iCs/>
        </w:rPr>
        <w:t>how</w:t>
      </w:r>
      <w:r>
        <w:t xml:space="preserve"> — how to do it without </w:t>
      </w:r>
      <w:del w:id="1416" w:author="Clau Kegode" w:date="2026-07-10T19:04:00Z" w16du:dateUtc="2026-07-10T16:04:00Z">
        <w:r w:rsidDel="001E428E">
          <w:delText>dissolving</w:delText>
        </w:r>
      </w:del>
      <w:ins w:id="1417" w:author="Clau Kegode" w:date="2026-07-10T19:04:00Z" w16du:dateUtc="2026-07-10T16:04:00Z">
        <w:r w:rsidR="001E428E">
          <w:t>losing yourself</w:t>
        </w:r>
      </w:ins>
      <w:r>
        <w:t xml:space="preserve"> into it.</w:t>
      </w:r>
    </w:p>
    <w:p w14:paraId="5483C4A4" w14:textId="53E415CA" w:rsidR="00D629B2" w:rsidRDefault="001305DF">
      <w:pPr>
        <w:spacing w:before="240" w:after="240"/>
      </w:pPr>
      <w:r>
        <w:t xml:space="preserve">Your net worth is $1,100,000 when you are 46. There's no dramatic reaction. You sit with it, and what surfaces isn't the money. It's the $340 in your mother's checking account. The pause before her voice. The first $600. The kitchen table at fifteen, the W-2s, the calculator, the distance you could feel opening </w:t>
      </w:r>
      <w:ins w:id="1418" w:author="Clau Kegode" w:date="2026-07-10T19:04:00Z">
        <w:r w:rsidR="00A16F90" w:rsidRPr="00A16F90">
          <w:t>slowly, like a storm forming on the horizon</w:t>
        </w:r>
      </w:ins>
      <w:del w:id="1419" w:author="Clau Kegode" w:date="2026-07-10T19:04:00Z" w16du:dateUtc="2026-07-10T16:04:00Z">
        <w:r w:rsidDel="00A16F90">
          <w:delText>like weather</w:delText>
        </w:r>
      </w:del>
      <w:r>
        <w:t>.</w:t>
      </w:r>
    </w:p>
    <w:p w14:paraId="5483C4A5" w14:textId="28CCBE70" w:rsidR="00D629B2" w:rsidRDefault="001305DF">
      <w:pPr>
        <w:spacing w:before="240" w:after="240"/>
      </w:pPr>
      <w:r>
        <w:t xml:space="preserve">You've been crossing that distance for twenty-three years — and here's what fifteen-year-old you couldn't have known: it never closes. It </w:t>
      </w:r>
      <w:ins w:id="1420" w:author="Clau Kegode" w:date="2026-07-10T19:05:00Z" w16du:dateUtc="2026-07-10T16:05:00Z">
        <w:r w:rsidR="00A16F90">
          <w:t xml:space="preserve">only </w:t>
        </w:r>
      </w:ins>
      <w:r>
        <w:t xml:space="preserve">changes </w:t>
      </w:r>
      <w:r>
        <w:rPr>
          <w:i/>
          <w:iCs/>
        </w:rPr>
        <w:t>shape</w:t>
      </w:r>
      <w:r>
        <w:t xml:space="preserve">. At fifteen, the distance ran between your family and stability. At twenty-six, between you and zero. At thirty-three, between you and the life you were building. At forty-six, the distance runs between the person you were and the person </w:t>
      </w:r>
      <w:del w:id="1421" w:author="Clau Kegode" w:date="2026-07-10T19:05:00Z" w16du:dateUtc="2026-07-10T16:05:00Z">
        <w:r w:rsidDel="00461711">
          <w:delText>you had</w:delText>
        </w:r>
      </w:del>
      <w:ins w:id="1422" w:author="Clau Kegode" w:date="2026-07-10T19:05:00Z" w16du:dateUtc="2026-07-10T16:05:00Z">
        <w:r w:rsidR="00461711">
          <w:t>needed</w:t>
        </w:r>
      </w:ins>
      <w:r>
        <w:t xml:space="preserve"> to become to get here — and that one is the most complicated crossing of all. You didn't leave your family behind. But you did leave </w:t>
      </w:r>
      <w:r>
        <w:rPr>
          <w:i/>
          <w:iCs/>
        </w:rPr>
        <w:t>someone</w:t>
      </w:r>
      <w:r>
        <w:t xml:space="preserve"> behind: the version of you who couldn't read a balance sheet, who never tracked the $4,700, who answered every call without </w:t>
      </w:r>
      <w:ins w:id="1423" w:author="Clau Kegode" w:date="2026-07-10T19:05:00Z" w16du:dateUtc="2026-07-10T16:05:00Z">
        <w:r w:rsidR="00461711" w:rsidRPr="00461711">
          <w:t>pausing to calculate the cost.</w:t>
        </w:r>
      </w:ins>
      <w:del w:id="1424" w:author="Clau Kegode" w:date="2026-07-10T19:05:00Z" w16du:dateUtc="2026-07-10T16:05:00Z">
        <w:r w:rsidDel="00461711">
          <w:delText>running any math first</w:delText>
        </w:r>
      </w:del>
      <w:r>
        <w:t>. You don't exactly miss that person. You understand why they existed. They existed because love and money were the same substance when there was never enough of either.</w:t>
      </w:r>
    </w:p>
    <w:p w14:paraId="5483C4A6" w14:textId="77777777" w:rsidR="00D629B2" w:rsidRDefault="00570DF6">
      <w:r>
        <w:pict w14:anchorId="5483C5A8">
          <v:rect id="_x0000_i1063" style="width:0;height:1.5pt" o:hralign="center" o:hrstd="t" o:hr="t" fillcolor="#a0a0a0" stroked="f"/>
        </w:pict>
      </w:r>
    </w:p>
    <w:p w14:paraId="5483C4A7" w14:textId="77777777" w:rsidR="00D629B2" w:rsidRDefault="001305DF">
      <w:pPr>
        <w:spacing w:before="240" w:after="240"/>
      </w:pPr>
      <w:r>
        <w:lastRenderedPageBreak/>
        <w:t>Then, on an evening like any other, the phone rings. Your mother.</w:t>
      </w:r>
    </w:p>
    <w:p w14:paraId="5483C4A8" w14:textId="307D47AA" w:rsidR="00D629B2" w:rsidRDefault="001305DF">
      <w:pPr>
        <w:spacing w:before="240" w:after="240"/>
      </w:pPr>
      <w:r>
        <w:t xml:space="preserve">Your thumb is already moving — the banking app is open before the second ring, an old reflex, the transfer screen </w:t>
      </w:r>
      <w:ins w:id="1425" w:author="Clau Kegode" w:date="2026-07-10T19:06:00Z">
        <w:r w:rsidR="00841DD8" w:rsidRPr="00841DD8">
          <w:t>already waiting</w:t>
        </w:r>
      </w:ins>
      <w:del w:id="1426" w:author="Clau Kegode" w:date="2026-07-10T19:06:00Z" w16du:dateUtc="2026-07-10T16:06:00Z">
        <w:r w:rsidDel="00841DD8">
          <w:delText>lo</w:delText>
        </w:r>
      </w:del>
      <w:del w:id="1427" w:author="Clau Kegode" w:date="2026-07-10T19:05:00Z" w16du:dateUtc="2026-07-10T16:05:00Z">
        <w:r w:rsidDel="00841DD8">
          <w:delText>ading</w:delText>
        </w:r>
      </w:del>
      <w:r>
        <w:t>. You answer. And you wait for it: the slow silence, the texture you've been reading for twenty years.</w:t>
      </w:r>
    </w:p>
    <w:p w14:paraId="5483C4A9" w14:textId="77777777" w:rsidR="00D629B2" w:rsidRDefault="001305DF">
      <w:pPr>
        <w:spacing w:before="240" w:after="240"/>
      </w:pPr>
      <w:r>
        <w:t>It isn't there.</w:t>
      </w:r>
    </w:p>
    <w:p w14:paraId="5483C4AA" w14:textId="77777777" w:rsidR="00D629B2" w:rsidRDefault="001305DF">
      <w:pPr>
        <w:spacing w:before="240" w:after="240"/>
      </w:pPr>
      <w:r>
        <w:t>She's calling about a television show. Something she watched that made her think of you. She talks for twenty minutes about the plot, about her neighbor's garden, about nothing. She doesn't ask how you're doing in the careful way. She just asks. There is no number waiting at the end of the call.</w:t>
      </w:r>
    </w:p>
    <w:p w14:paraId="5483C4AB" w14:textId="77777777" w:rsidR="00D629B2" w:rsidRDefault="001305DF">
      <w:pPr>
        <w:spacing w:before="240" w:after="240"/>
      </w:pPr>
      <w:r>
        <w:t>You close the banking app without making a transfer.</w:t>
      </w:r>
    </w:p>
    <w:p w14:paraId="5483C4AC" w14:textId="6E4EFCF5" w:rsidR="00D629B2" w:rsidRDefault="001305DF">
      <w:pPr>
        <w:spacing w:before="240" w:after="240"/>
      </w:pPr>
      <w:r>
        <w:t xml:space="preserve">And you sit there afterward, phone warm in your hand, listening to a silence with a completely different texture — the one you spent twenty-three years and every dollar of the distance quietly </w:t>
      </w:r>
      <w:ins w:id="1428" w:author="Clau Kegode" w:date="2026-07-10T19:06:00Z" w16du:dateUtc="2026-07-10T16:06:00Z">
        <w:r w:rsidR="00841DD8">
          <w:t>buying</w:t>
        </w:r>
      </w:ins>
      <w:del w:id="1429" w:author="Clau Kegode" w:date="2026-07-10T19:06:00Z" w16du:dateUtc="2026-07-10T16:06:00Z">
        <w:r w:rsidDel="00841DD8">
          <w:delText>purchasing</w:delText>
        </w:r>
      </w:del>
      <w:r>
        <w:t>, without ever once seeing it listed at any price:</w:t>
      </w:r>
    </w:p>
    <w:p w14:paraId="5483C4AD" w14:textId="77777777" w:rsidR="00D629B2" w:rsidRDefault="001305DF">
      <w:pPr>
        <w:spacing w:before="240" w:after="240"/>
      </w:pPr>
      <w:r>
        <w:t>a call that's just a call.</w:t>
      </w:r>
    </w:p>
    <w:p w14:paraId="5483C4AE" w14:textId="77777777" w:rsidR="00D629B2" w:rsidRDefault="001305DF">
      <w:pPr>
        <w:pStyle w:val="Heading1"/>
        <w:keepNext w:val="0"/>
        <w:keepLines w:val="0"/>
        <w:spacing w:before="480"/>
        <w:rPr>
          <w:b/>
          <w:bCs/>
          <w:sz w:val="46"/>
          <w:szCs w:val="46"/>
        </w:rPr>
      </w:pPr>
      <w:bookmarkStart w:id="1430" w:name="_l8dbdt8p2ek" w:colFirst="0" w:colLast="0"/>
      <w:bookmarkEnd w:id="1430"/>
      <w:r>
        <w:rPr>
          <w:b/>
          <w:bCs/>
          <w:sz w:val="46"/>
          <w:szCs w:val="46"/>
        </w:rPr>
        <w:t>POV: You Buy Every Luxury Item You Ever Wanted</w:t>
      </w:r>
    </w:p>
    <w:p w14:paraId="5483C4AF" w14:textId="067D2CC7" w:rsidR="00D629B2" w:rsidRDefault="001305DF">
      <w:pPr>
        <w:spacing w:before="240" w:after="240"/>
      </w:pPr>
      <w:r>
        <w:t>$340. That's what's left. Not after rent — after the belt</w:t>
      </w:r>
      <w:ins w:id="1431" w:author="Clau Kegode" w:date="2026-07-10T19:06:00Z" w16du:dateUtc="2026-07-10T16:06:00Z">
        <w:r w:rsidR="00506CC8">
          <w:t xml:space="preserve"> p</w:t>
        </w:r>
      </w:ins>
      <w:ins w:id="1432" w:author="Clau Kegode" w:date="2026-07-10T19:07:00Z" w16du:dateUtc="2026-07-10T16:07:00Z">
        <w:r w:rsidR="00506CC8">
          <w:t>urchase</w:t>
        </w:r>
      </w:ins>
      <w:r>
        <w:t>.</w:t>
      </w:r>
    </w:p>
    <w:p w14:paraId="5483C4B0" w14:textId="546A1B2C" w:rsidR="00D629B2" w:rsidRDefault="001305DF">
      <w:pPr>
        <w:spacing w:before="240" w:after="240"/>
      </w:pPr>
      <w:r>
        <w:t xml:space="preserve">You're standing in the mall parking lot at 6:47 p.m. on a Tuesday, and you have just spent $340 on a belt. Not a car payment. Not groceries. A belt. You hold the bag for a second before setting it on the back seat, and you don't look at the receipt because you already know what it says. You drive home. The belt sits in its bag, unopened, for </w:t>
      </w:r>
      <w:ins w:id="1433" w:author="Clau Kegode" w:date="2026-07-10T19:07:00Z" w16du:dateUtc="2026-07-10T16:07:00Z">
        <w:r w:rsidR="00506CC8">
          <w:t xml:space="preserve">the next </w:t>
        </w:r>
      </w:ins>
      <w:r>
        <w:t>four days.</w:t>
      </w:r>
    </w:p>
    <w:p w14:paraId="5483C4B1" w14:textId="0EA3ECC9" w:rsidR="00D629B2" w:rsidRDefault="001305DF">
      <w:pPr>
        <w:spacing w:before="240" w:after="240"/>
      </w:pPr>
      <w:r>
        <w:t xml:space="preserve">This is where it starts. Not with a mansion or a yacht — with a belt, and the quiet, disorienting </w:t>
      </w:r>
      <w:ins w:id="1434" w:author="Clau Kegode" w:date="2026-07-10T19:07:00Z" w16du:dateUtc="2026-07-10T16:07:00Z">
        <w:r w:rsidR="00DE5E21" w:rsidRPr="00DE5E21">
          <w:t>uncomfortable realization th</w:t>
        </w:r>
        <w:r w:rsidR="00DE5E21">
          <w:t xml:space="preserve">at </w:t>
        </w:r>
      </w:ins>
      <w:del w:id="1435" w:author="Clau Kegode" w:date="2026-07-10T19:07:00Z" w16du:dateUtc="2026-07-10T16:07:00Z">
        <w:r w:rsidDel="00DE5E21">
          <w:delText xml:space="preserve">discovery that </w:delText>
        </w:r>
      </w:del>
      <w:r>
        <w:t>buying it didn't feel the way it was supposed to.</w:t>
      </w:r>
    </w:p>
    <w:p w14:paraId="5483C4B2" w14:textId="3AC43803" w:rsidR="00D629B2" w:rsidRDefault="001305DF">
      <w:pPr>
        <w:spacing w:before="240" w:after="240"/>
        <w:rPr>
          <w:ins w:id="1436" w:author="Clau Kegode" w:date="2026-07-10T20:15:00Z" w16du:dateUtc="2026-07-10T17:15:00Z"/>
        </w:rPr>
      </w:pPr>
      <w:r>
        <w:t xml:space="preserve">You are 24. Your net worth is negative $6,200 — a credit card at $4,800, student loans underneath — and you have just purchased a strip of leather that costs more than your </w:t>
      </w:r>
      <w:ins w:id="1437" w:author="Clau Kegode" w:date="2026-07-10T19:07:00Z">
        <w:r w:rsidR="00DE5E21" w:rsidRPr="00DE5E21">
          <w:t>weekly take-home pay</w:t>
        </w:r>
      </w:ins>
      <w:ins w:id="1438" w:author="Clau Kegode" w:date="2026-07-10T20:14:00Z" w16du:dateUtc="2026-07-10T17:14:00Z">
        <w:r w:rsidR="002C0332">
          <w:t xml:space="preserve">. </w:t>
        </w:r>
      </w:ins>
      <w:del w:id="1439" w:author="Clau Kegode" w:date="2026-07-10T19:07:00Z" w16du:dateUtc="2026-07-10T16:07:00Z">
        <w:r w:rsidDel="00DE5E21">
          <w:delText xml:space="preserve">weekly paycheck. </w:delText>
        </w:r>
      </w:del>
      <w:r>
        <w:t xml:space="preserve">You tell yourself it's an </w:t>
      </w:r>
      <w:r>
        <w:rPr>
          <w:i/>
          <w:iCs/>
        </w:rPr>
        <w:t>investment</w:t>
      </w:r>
      <w:r>
        <w:t xml:space="preserve">, because that's the word the internet uses. </w:t>
      </w:r>
      <w:r>
        <w:rPr>
          <w:i/>
          <w:iCs/>
        </w:rPr>
        <w:t>Luxury holds its value. Hermès beats the stock market.</w:t>
      </w:r>
      <w:r>
        <w:t xml:space="preserve"> You </w:t>
      </w:r>
      <w:ins w:id="1440" w:author="Clau Kegode" w:date="2026-07-10T19:08:00Z">
        <w:r w:rsidR="00D155AF" w:rsidRPr="00D155AF">
          <w:t>hold onto the idea</w:t>
        </w:r>
      </w:ins>
      <w:del w:id="1441" w:author="Clau Kegode" w:date="2026-07-10T19:08:00Z" w16du:dateUtc="2026-07-10T16:08:00Z">
        <w:r w:rsidDel="00D155AF">
          <w:delText>file the phrase away</w:delText>
        </w:r>
      </w:del>
      <w:r>
        <w:t xml:space="preserve"> as if it were a strategy. It isn't a strategy yet. It's a justification with </w:t>
      </w:r>
      <w:ins w:id="1442" w:author="Clau Kegode" w:date="2026-07-10T19:08:00Z" w16du:dateUtc="2026-07-10T16:08:00Z">
        <w:r w:rsidR="009E5953" w:rsidRPr="009E5953">
          <w:t>a financial vocabulary attached</w:t>
        </w:r>
      </w:ins>
      <w:del w:id="1443" w:author="Clau Kegode" w:date="2026-07-10T19:08:00Z" w16du:dateUtc="2026-07-10T16:08:00Z">
        <w:r w:rsidDel="009E5953">
          <w:delText>better lighting</w:delText>
        </w:r>
      </w:del>
      <w:r>
        <w:t>.</w:t>
      </w:r>
    </w:p>
    <w:p w14:paraId="29725FB6" w14:textId="750E9C31" w:rsidR="003715C0" w:rsidRDefault="003715C0">
      <w:pPr>
        <w:spacing w:before="240" w:after="240"/>
      </w:pPr>
      <w:ins w:id="1444" w:author="Clau Kegode" w:date="2026-07-10T20:15:00Z">
        <w:r w:rsidRPr="003715C0">
          <w:t>The dangerous part is not the purchase itself. It's the story you build around the purchase afterward — the explanation that turns desire into something that sounds responsible.</w:t>
        </w:r>
      </w:ins>
    </w:p>
    <w:p w14:paraId="5483C4B3" w14:textId="1D84CC52" w:rsidR="00D629B2" w:rsidRDefault="001305DF">
      <w:pPr>
        <w:spacing w:before="240" w:after="240"/>
      </w:pPr>
      <w:r>
        <w:lastRenderedPageBreak/>
        <w:t xml:space="preserve">In 1899, an economist named Thorstein Veblen published a book with a phrase in it that would outlive everything else he wrote: </w:t>
      </w:r>
      <w:r>
        <w:rPr>
          <w:i/>
          <w:iCs/>
        </w:rPr>
        <w:t>conspicuous consumption.</w:t>
      </w:r>
      <w:r>
        <w:t xml:space="preserve"> His observation was brutal in its simplicity — that past a certain point, people don't buy things for what the things do. They buy them for what the things </w:t>
      </w:r>
      <w:ins w:id="1445" w:author="Clau Kegode" w:date="2026-07-10T19:09:00Z" w16du:dateUtc="2026-07-10T16:09:00Z">
        <w:r w:rsidR="009E5953">
          <w:rPr>
            <w:i/>
            <w:iCs/>
          </w:rPr>
          <w:t>communicate</w:t>
        </w:r>
      </w:ins>
      <w:del w:id="1446" w:author="Clau Kegode" w:date="2026-07-10T19:09:00Z" w16du:dateUtc="2026-07-10T16:09:00Z">
        <w:r w:rsidDel="009E5953">
          <w:rPr>
            <w:i/>
            <w:iCs/>
          </w:rPr>
          <w:delText>say</w:delText>
        </w:r>
      </w:del>
      <w:r>
        <w:t>, and specifically for what they say to people watching. The goods are a language. The price is the grammar. Veblen was describing Gilded Age industrialists. He could have been describing a 24-year-old in a mall parking lot with a $340 belt and a negative net worth, purchasing a sentence to say to a room.</w:t>
      </w:r>
    </w:p>
    <w:p w14:paraId="5483C4B4" w14:textId="3FD3DAE6" w:rsidR="00D629B2" w:rsidRDefault="001305DF">
      <w:pPr>
        <w:spacing w:before="240" w:after="240"/>
      </w:pPr>
      <w:r>
        <w:t xml:space="preserve">Because that's the honest accounting: luxury spending at zero net worth isn't investing. It's borrowing from your future self to </w:t>
      </w:r>
      <w:ins w:id="1447" w:author="Clau Kegode" w:date="2026-07-10T19:09:00Z" w16du:dateUtc="2026-07-10T16:09:00Z">
        <w:r w:rsidR="007D2514" w:rsidRPr="007D2514">
          <w:t>manufacture the appearance of confidence</w:t>
        </w:r>
      </w:ins>
      <w:del w:id="1448" w:author="Clau Kegode" w:date="2026-07-10T19:09:00Z" w16du:dateUtc="2026-07-10T16:09:00Z">
        <w:r w:rsidDel="007D2514">
          <w:delText>perform a confidence you don't have yet</w:delText>
        </w:r>
      </w:del>
      <w:r>
        <w:t xml:space="preserve">. The item doesn't make you confident. It makes you </w:t>
      </w:r>
      <w:r>
        <w:rPr>
          <w:i/>
          <w:iCs/>
        </w:rPr>
        <w:t>look</w:t>
      </w:r>
      <w:r>
        <w:t xml:space="preserve"> like you are — and those are two different products, and your bank account can </w:t>
      </w:r>
      <w:ins w:id="1449" w:author="Clau Kegode" w:date="2026-07-10T19:10:00Z">
        <w:r w:rsidR="007D2514" w:rsidRPr="007D2514">
          <w:t>tell them apart immediately</w:t>
        </w:r>
      </w:ins>
      <w:del w:id="1450" w:author="Clau Kegode" w:date="2026-07-10T19:10:00Z" w16du:dateUtc="2026-07-10T16:10:00Z">
        <w:r w:rsidDel="007D2514">
          <w:delText>feel the difference</w:delText>
        </w:r>
      </w:del>
      <w:r>
        <w:t xml:space="preserve"> even when you can't.</w:t>
      </w:r>
    </w:p>
    <w:p w14:paraId="5483C4B5" w14:textId="77777777" w:rsidR="00D629B2" w:rsidRDefault="00570DF6">
      <w:r>
        <w:pict w14:anchorId="5483C5A9">
          <v:rect id="_x0000_i1064" style="width:0;height:1.5pt" o:hralign="center" o:hrstd="t" o:hr="t" fillcolor="#a0a0a0" stroked="f"/>
        </w:pict>
      </w:r>
    </w:p>
    <w:p w14:paraId="5483C4B6" w14:textId="1C536563" w:rsidR="00D629B2" w:rsidRDefault="001305DF">
      <w:pPr>
        <w:spacing w:before="240" w:after="240"/>
        <w:rPr>
          <w:ins w:id="1451" w:author="Clau Kegode" w:date="2026-07-10T20:15:00Z" w16du:dateUtc="2026-07-10T17:15:00Z"/>
        </w:rPr>
      </w:pPr>
      <w:r>
        <w:t xml:space="preserve">You get more intentional. That's the word you use — </w:t>
      </w:r>
      <w:r>
        <w:rPr>
          <w:i/>
          <w:iCs/>
        </w:rPr>
        <w:t>intentional</w:t>
      </w:r>
      <w:r>
        <w:t xml:space="preserve">. You research. You learn that a Chanel Medium Classic Flap cost $5,800 in 2019 and $10,200 by 2024, nearly doubling in five years. You read about </w:t>
      </w:r>
      <w:proofErr w:type="spellStart"/>
      <w:r>
        <w:t>Birkins</w:t>
      </w:r>
      <w:proofErr w:type="spellEnd"/>
      <w:r>
        <w:t xml:space="preserve"> selling at auction for multiples of retail, about Hermès producing only around 100,000 bags globally per year. The scarcity is real. The appreciation is real — for some items, for some buyers, in some windows. You screenshot the charts. You build a case in your head. You are 25, and you feel like you've </w:t>
      </w:r>
      <w:ins w:id="1452" w:author="Clau Kegode" w:date="2026-07-10T19:12:00Z" w16du:dateUtc="2026-07-10T16:12:00Z">
        <w:r w:rsidR="00D560EF">
          <w:t>d</w:t>
        </w:r>
      </w:ins>
      <w:ins w:id="1453" w:author="Clau Kegode" w:date="2026-07-10T19:12:00Z">
        <w:r w:rsidR="00D560EF" w:rsidRPr="00D560EF">
          <w:t>ecoded a system everyone else missed</w:t>
        </w:r>
      </w:ins>
      <w:del w:id="1454" w:author="Clau Kegode" w:date="2026-07-10T19:12:00Z" w16du:dateUtc="2026-07-10T16:12:00Z">
        <w:r w:rsidDel="00D560EF">
          <w:delText>cracked a code</w:delText>
        </w:r>
      </w:del>
      <w:r>
        <w:t>.</w:t>
      </w:r>
    </w:p>
    <w:p w14:paraId="35EE01C3" w14:textId="0862BB11" w:rsidR="002F7490" w:rsidRDefault="002F7490">
      <w:pPr>
        <w:spacing w:before="240" w:after="240"/>
      </w:pPr>
      <w:ins w:id="1455" w:author="Clau Kegode" w:date="2026-07-10T20:15:00Z">
        <w:r w:rsidRPr="002F7490">
          <w:t>You are no longer simply buying objects; you are building an argument that the objects represent intelligence, discipline, and financial judgment.</w:t>
        </w:r>
      </w:ins>
    </w:p>
    <w:p w14:paraId="5483C4B7" w14:textId="6E3FC4CB" w:rsidR="00D629B2" w:rsidRDefault="001305DF">
      <w:pPr>
        <w:spacing w:before="240" w:after="240"/>
      </w:pPr>
      <w:r>
        <w:t xml:space="preserve">The shoes come first: $780. Then the sunglasses: $490. Then the bag — not </w:t>
      </w:r>
      <w:r>
        <w:rPr>
          <w:i/>
          <w:iCs/>
        </w:rPr>
        <w:t>the</w:t>
      </w:r>
      <w:r>
        <w:t xml:space="preserve"> bag, because nobody simply walks in and buys a Birkin. You have to cultivate a relationship with a sales associate. You have to spend on other things first, to </w:t>
      </w:r>
      <w:r>
        <w:rPr>
          <w:i/>
          <w:iCs/>
        </w:rPr>
        <w:t>position yourself</w:t>
      </w:r>
      <w:r>
        <w:t xml:space="preserve">. So you spend $2,300 on other Hermès items purely as an entry fee for the item you actually want, and you tell absolutely no one, because said out loud it would sound exactly as </w:t>
      </w:r>
      <w:ins w:id="1456" w:author="Clau Kegode" w:date="2026-07-10T19:12:00Z" w16du:dateUtc="2026-07-10T16:12:00Z">
        <w:r w:rsidR="00D560EF">
          <w:t>irrational</w:t>
        </w:r>
      </w:ins>
      <w:del w:id="1457" w:author="Clau Kegode" w:date="2026-07-10T19:12:00Z" w16du:dateUtc="2026-07-10T16:12:00Z">
        <w:r w:rsidDel="00D560EF">
          <w:delText>unhinged</w:delText>
        </w:r>
      </w:del>
      <w:r>
        <w:t xml:space="preserve"> as it is.</w:t>
      </w:r>
    </w:p>
    <w:p w14:paraId="5483C4B8" w14:textId="79B478A4" w:rsidR="00D629B2" w:rsidRDefault="001305DF">
      <w:pPr>
        <w:spacing w:before="240" w:after="240"/>
      </w:pPr>
      <w:r>
        <w:t xml:space="preserve">Net worth at 26: negative $11,400. But the closet looks like it belongs to someone worth $300,000 — and that sentence, right there, is the </w:t>
      </w:r>
      <w:ins w:id="1458" w:author="Clau Kegode" w:date="2026-07-10T19:12:00Z" w16du:dateUtc="2026-07-10T16:12:00Z">
        <w:r w:rsidR="00D560EF">
          <w:t>entire illusion</w:t>
        </w:r>
      </w:ins>
      <w:del w:id="1459" w:author="Clau Kegode" w:date="2026-07-10T19:12:00Z" w16du:dateUtc="2026-07-10T16:12:00Z">
        <w:r w:rsidDel="00D560EF">
          <w:delText>whole disease</w:delText>
        </w:r>
      </w:del>
      <w:r>
        <w:t>.</w:t>
      </w:r>
    </w:p>
    <w:p w14:paraId="5483C4B9" w14:textId="44CB5288" w:rsidR="00D629B2" w:rsidRDefault="001305DF">
      <w:pPr>
        <w:spacing w:before="240" w:after="240"/>
      </w:pPr>
      <w:r>
        <w:t xml:space="preserve">Because somewhere in these two years, a switch flipped that nobody warned you about. You stopped thinking about what things </w:t>
      </w:r>
      <w:r>
        <w:rPr>
          <w:i/>
          <w:iCs/>
        </w:rPr>
        <w:t>cost</w:t>
      </w:r>
      <w:r>
        <w:t xml:space="preserve"> and started thinking about what things </w:t>
      </w:r>
      <w:del w:id="1460" w:author="Clau Kegode" w:date="2026-07-10T19:13:00Z" w16du:dateUtc="2026-07-10T16:13:00Z">
        <w:r w:rsidDel="00BF763F">
          <w:rPr>
            <w:i/>
            <w:iCs/>
          </w:rPr>
          <w:delText>communicate</w:delText>
        </w:r>
      </w:del>
      <w:ins w:id="1461" w:author="Clau Kegode" w:date="2026-07-10T19:13:00Z" w16du:dateUtc="2026-07-10T16:13:00Z">
        <w:r w:rsidR="00BF763F">
          <w:rPr>
            <w:i/>
            <w:iCs/>
          </w:rPr>
          <w:t>signal</w:t>
        </w:r>
      </w:ins>
      <w:r>
        <w:t>. Now every room is a translation exercise. The watch on a wrist. The bag on a shoulder. You learned the language, and languages cannot be unlearned; you will read every room you enter for the rest of your life, whether you want to or not.</w:t>
      </w:r>
    </w:p>
    <w:p w14:paraId="5483C4BA" w14:textId="378A1AC6" w:rsidR="00D629B2" w:rsidRDefault="001305DF">
      <w:pPr>
        <w:spacing w:before="240" w:after="240"/>
      </w:pPr>
      <w:r>
        <w:t xml:space="preserve">At 27 a better job arrives — $94,000 — and you feel rich for approximately one week before the recalibration </w:t>
      </w:r>
      <w:del w:id="1462" w:author="Clau Kegode" w:date="2026-07-10T19:13:00Z" w16du:dateUtc="2026-07-10T16:13:00Z">
        <w:r w:rsidDel="00BF763F">
          <w:delText>completes</w:delText>
        </w:r>
      </w:del>
      <w:ins w:id="1463" w:author="Clau Kegode" w:date="2026-07-10T19:13:00Z" w16du:dateUtc="2026-07-10T16:13:00Z">
        <w:r w:rsidR="00BF763F">
          <w:t>sets in</w:t>
        </w:r>
      </w:ins>
      <w:r>
        <w:t xml:space="preserve">. $94,000 used to sound like freedom. Now it sounds like the floor. You put $600 a month toward the credit card, which is responsible, and $400 a month toward the watch, which is the point. Not a starter watch. </w:t>
      </w:r>
      <w:r>
        <w:rPr>
          <w:i/>
          <w:iCs/>
        </w:rPr>
        <w:t>The</w:t>
      </w:r>
      <w:r>
        <w:t xml:space="preserve"> watch — the one you've wanted since </w:t>
      </w:r>
      <w:r>
        <w:lastRenderedPageBreak/>
        <w:t>nineteen, since a magazine photo of someone's wrist, before you even knew the brand. You just knew the feeling.</w:t>
      </w:r>
    </w:p>
    <w:p w14:paraId="5483C4BB" w14:textId="6FA14AC2" w:rsidR="00D629B2" w:rsidRDefault="001305DF">
      <w:pPr>
        <w:spacing w:before="240" w:after="240"/>
      </w:pPr>
      <w:r>
        <w:t xml:space="preserve">You buy it at 28. $9,400 — four thousand on the card, the rest in cash. You wear it out of the store and check your wrist seventeen times before reaching your car, then sit in the driver's seat turning it under the parking garage light. This is the moment. This is what it was all </w:t>
      </w:r>
      <w:ins w:id="1464" w:author="Clau Kegode" w:date="2026-07-10T19:13:00Z" w16du:dateUtc="2026-07-10T16:13:00Z">
        <w:r w:rsidR="00657EB5" w:rsidRPr="00657EB5">
          <w:t>supposed to mean.</w:t>
        </w:r>
      </w:ins>
      <w:del w:id="1465" w:author="Clau Kegode" w:date="2026-07-10T19:13:00Z" w16du:dateUtc="2026-07-10T16:13:00Z">
        <w:r w:rsidDel="00657EB5">
          <w:delText>for.</w:delText>
        </w:r>
      </w:del>
    </w:p>
    <w:p w14:paraId="5483C4BC" w14:textId="77777777" w:rsidR="00D629B2" w:rsidRDefault="001305DF">
      <w:pPr>
        <w:spacing w:before="240" w:after="240"/>
      </w:pPr>
      <w:r>
        <w:t>And it does feel like something. Genuinely.</w:t>
      </w:r>
    </w:p>
    <w:p w14:paraId="5483C4BD" w14:textId="77777777" w:rsidR="00D629B2" w:rsidRDefault="001305DF">
      <w:pPr>
        <w:spacing w:before="240" w:after="240"/>
      </w:pPr>
      <w:r>
        <w:t>For about eleven days.</w:t>
      </w:r>
    </w:p>
    <w:p w14:paraId="5483C4BE" w14:textId="77777777" w:rsidR="00D629B2" w:rsidRDefault="001305DF">
      <w:pPr>
        <w:spacing w:before="240" w:after="240"/>
      </w:pPr>
      <w:r>
        <w:t xml:space="preserve">Psychologists have mapped this decay with depressing precision. They call it hedonic adaptation: the emotional lift from any positive change produces an ever-narrowing stream of pleasure until it fades to baseline entirely. Your happiness didn't disappear because you're ungrateful. It disappeared because your brain is </w:t>
      </w:r>
      <w:r>
        <w:rPr>
          <w:i/>
          <w:iCs/>
        </w:rPr>
        <w:t>built</w:t>
      </w:r>
      <w:r>
        <w:t xml:space="preserve"> to absorb the new normal and go quiet. You can't fight the mechanism. You can only delay it — and delaying it, you're discovering, has a price list.</w:t>
      </w:r>
    </w:p>
    <w:p w14:paraId="5483C4BF" w14:textId="77777777" w:rsidR="00D629B2" w:rsidRDefault="00570DF6">
      <w:r>
        <w:pict w14:anchorId="5483C5AA">
          <v:rect id="_x0000_i1065" style="width:0;height:1.5pt" o:hralign="center" o:hrstd="t" o:hr="t" fillcolor="#a0a0a0" stroked="f"/>
        </w:pict>
      </w:r>
    </w:p>
    <w:p w14:paraId="5483C4C0" w14:textId="407C721D" w:rsidR="00D629B2" w:rsidRDefault="001305DF">
      <w:pPr>
        <w:spacing w:before="240" w:after="240"/>
      </w:pPr>
      <w:r>
        <w:t>At 29: net worth negative $3,800 — improving,</w:t>
      </w:r>
      <w:ins w:id="1466" w:author="Clau Kegode" w:date="2026-07-10T19:15:00Z" w16du:dateUtc="2026-07-10T16:15:00Z">
        <w:r w:rsidR="00221B64">
          <w:t xml:space="preserve"> but painfully</w:t>
        </w:r>
      </w:ins>
      <w:r>
        <w:t xml:space="preserve"> slowly. The closet is full. The watch is daily. The belt that started everything has </w:t>
      </w:r>
      <w:ins w:id="1467" w:author="Clau Kegode" w:date="2026-07-10T19:15:00Z" w16du:dateUtc="2026-07-10T16:15:00Z">
        <w:r w:rsidR="00221B64">
          <w:t>disappeared</w:t>
        </w:r>
      </w:ins>
      <w:del w:id="1468" w:author="Clau Kegode" w:date="2026-07-10T19:15:00Z" w16du:dateUtc="2026-07-10T16:15:00Z">
        <w:r w:rsidDel="00221B64">
          <w:delText>migrated</w:delText>
        </w:r>
      </w:del>
      <w:r>
        <w:t xml:space="preserve"> to the back of a drawer; you can't recall the last time you wore it.</w:t>
      </w:r>
    </w:p>
    <w:p w14:paraId="5483C4C1" w14:textId="27ADC97C" w:rsidR="00D629B2" w:rsidRDefault="001305DF">
      <w:pPr>
        <w:spacing w:before="240" w:after="240"/>
      </w:pPr>
      <w:r>
        <w:t xml:space="preserve">At 31, a promotion: $138,000 a year. </w:t>
      </w:r>
      <w:r>
        <w:rPr>
          <w:i/>
          <w:iCs/>
        </w:rPr>
        <w:t>Now the real purchases begin</w:t>
      </w:r>
      <w:r>
        <w:t xml:space="preserve">, you tell yourself — you've been </w:t>
      </w:r>
      <w:del w:id="1469" w:author="Clau Kegode" w:date="2026-07-10T19:16:00Z" w16du:dateUtc="2026-07-10T16:16:00Z">
        <w:r w:rsidDel="00221B64">
          <w:delText>practicing</w:delText>
        </w:r>
      </w:del>
      <w:ins w:id="1470" w:author="Clau Kegode" w:date="2026-07-10T19:16:00Z" w16du:dateUtc="2026-07-10T16:16:00Z">
        <w:r w:rsidR="00221B64">
          <w:t>waiting for permission</w:t>
        </w:r>
      </w:ins>
      <w:r>
        <w:t xml:space="preserve">; now you can afford it. The second watch: $14,200. The coat: $3,800. The bag you actually wanted, not the one you settled for: $11,600, placed on the card for the points, with a plan to pay it off </w:t>
      </w:r>
      <w:ins w:id="1471" w:author="Clau Kegode" w:date="2026-07-10T19:16:00Z">
        <w:r w:rsidR="00DC6C9E" w:rsidRPr="00DC6C9E">
          <w:t>within the month</w:t>
        </w:r>
      </w:ins>
      <w:del w:id="1472" w:author="Clau Kegode" w:date="2026-07-10T19:16:00Z" w16du:dateUtc="2026-07-10T16:16:00Z">
        <w:r w:rsidDel="00DC6C9E">
          <w:delText>immediately</w:delText>
        </w:r>
      </w:del>
      <w:r>
        <w:t>. You pay the minimum for four months instead. At 20% interest, the $11,600 bag ultimately costs $13,900.</w:t>
      </w:r>
    </w:p>
    <w:p w14:paraId="5483C4C2" w14:textId="77777777" w:rsidR="00D629B2" w:rsidRDefault="001305DF">
      <w:pPr>
        <w:spacing w:before="240" w:after="240"/>
      </w:pPr>
      <w:r>
        <w:t>Nobody prints that number on the tag. Nobody has ever printed that number on any tag.</w:t>
      </w:r>
    </w:p>
    <w:p w14:paraId="5483C4C3" w14:textId="6993BC7D" w:rsidR="00D629B2" w:rsidRDefault="001305DF">
      <w:pPr>
        <w:spacing w:before="240" w:after="240"/>
        <w:rPr>
          <w:ins w:id="1473" w:author="Clau Kegode" w:date="2026-07-10T19:17:00Z" w16du:dateUtc="2026-07-10T16:17:00Z"/>
        </w:rPr>
      </w:pPr>
      <w:r>
        <w:t xml:space="preserve">Your net worth at 31 is $14,000 — positive, finally, but </w:t>
      </w:r>
      <w:ins w:id="1474" w:author="Clau Kegode" w:date="2026-07-10T19:16:00Z" w16du:dateUtc="2026-07-10T16:16:00Z">
        <w:r w:rsidR="00DC6C9E">
          <w:t>fragile</w:t>
        </w:r>
      </w:ins>
      <w:del w:id="1475" w:author="Clau Kegode" w:date="2026-07-10T19:16:00Z" w16du:dateUtc="2026-07-10T16:16:00Z">
        <w:r w:rsidDel="00DC6C9E">
          <w:delText>barely</w:delText>
        </w:r>
      </w:del>
      <w:r>
        <w:t xml:space="preserve">, once the student loans and the $22,000 spread across three cards are netted against the $74,000 in your 401k (employer match, minimum contributions, six years) and $14,000 in savings. And then there's the closet: if you sold everything today, on a good day, maybe $18,000 back. Because outside Hermès and a handful of Chanel classics, most luxury goods </w:t>
      </w:r>
      <w:ins w:id="1476" w:author="Clau Kegode" w:date="2026-07-10T19:16:00Z" w16du:dateUtc="2026-07-10T16:16:00Z">
        <w:r w:rsidR="00DC6C9E" w:rsidRPr="00DC6C9E">
          <w:t>lose value the moment they leave the store</w:t>
        </w:r>
      </w:ins>
      <w:del w:id="1477" w:author="Clau Kegode" w:date="2026-07-10T19:16:00Z" w16du:dateUtc="2026-07-10T16:16:00Z">
        <w:r w:rsidDel="00DC6C9E">
          <w:delText>shed value the instant they clear the door</w:delText>
        </w:r>
      </w:del>
      <w:r>
        <w:t>. The $9,400 watch resells for $6,200. The shoes: $180. The belt: nobody wants the belt.</w:t>
      </w:r>
    </w:p>
    <w:p w14:paraId="425ABA65" w14:textId="154A1F42" w:rsidR="00D14EC7" w:rsidRDefault="00D14EC7">
      <w:pPr>
        <w:spacing w:before="240" w:after="240"/>
      </w:pPr>
      <w:ins w:id="1478" w:author="Clau Kegode" w:date="2026-07-10T19:17:00Z">
        <w:r w:rsidRPr="00D14EC7">
          <w:t>The strangest part is that the things you bought to prove you had arrived became the things preventing you from actually getting there.</w:t>
        </w:r>
      </w:ins>
    </w:p>
    <w:p w14:paraId="5483C4C4" w14:textId="77777777" w:rsidR="00D629B2" w:rsidRDefault="001305DF">
      <w:pPr>
        <w:spacing w:before="240" w:after="240"/>
      </w:pPr>
      <w:r>
        <w:t xml:space="preserve">Here is the taxonomy nobody teaches before the register: most luxury goods are not investments. They are experiences with a high entry fee and a low exit value. A very small </w:t>
      </w:r>
      <w:r>
        <w:lastRenderedPageBreak/>
        <w:t xml:space="preserve">category — the right items, held well, bought at the right time — genuinely appreciates. Everything else is simply expensive. Knowing the difference </w:t>
      </w:r>
      <w:r>
        <w:rPr>
          <w:i/>
          <w:iCs/>
        </w:rPr>
        <w:t>before</w:t>
      </w:r>
      <w:r>
        <w:t xml:space="preserve"> buying is the entire distinction between a collector and a consumer, and for seven years you have been a consumer with a collector's vocabulary.</w:t>
      </w:r>
    </w:p>
    <w:p w14:paraId="5483C4C5" w14:textId="77777777" w:rsidR="00D629B2" w:rsidRDefault="001305DF">
      <w:pPr>
        <w:spacing w:before="240" w:after="240"/>
      </w:pPr>
      <w:r>
        <w:t>At 33 — net worth $41,000 — you finally build the spreadsheet. Every item, what you paid, current resale. Total spent on luxury since 24: roughly $68,000. Total resale value of everything owned: $24,000. The gap: $44,000. That's the real price. Not the tags. The gap.</w:t>
      </w:r>
    </w:p>
    <w:p w14:paraId="5483C4C6" w14:textId="25E47FF0" w:rsidR="00D629B2" w:rsidRDefault="001305DF">
      <w:pPr>
        <w:spacing w:before="240" w:after="240"/>
      </w:pPr>
      <w:r>
        <w:t xml:space="preserve">And the spreadsheet performs a quiet surgery on your entire framework: you stop measuring wealth by what you own and start measuring it by what you </w:t>
      </w:r>
      <w:ins w:id="1479" w:author="Clau Kegode" w:date="2026-07-10T19:17:00Z">
        <w:r w:rsidR="00D14EC7" w:rsidRPr="00D14EC7">
          <w:t>retain after everything else is stripped away</w:t>
        </w:r>
      </w:ins>
      <w:del w:id="1480" w:author="Clau Kegode" w:date="2026-07-10T19:17:00Z" w16du:dateUtc="2026-07-10T16:17:00Z">
        <w:r w:rsidDel="00D14EC7">
          <w:delText>could walk away with</w:delText>
        </w:r>
      </w:del>
      <w:r>
        <w:t>. Different question. Very different answers.</w:t>
      </w:r>
    </w:p>
    <w:p w14:paraId="5483C4C7" w14:textId="77777777" w:rsidR="00D629B2" w:rsidRDefault="001305DF">
      <w:pPr>
        <w:spacing w:before="240" w:after="240"/>
      </w:pPr>
      <w:r>
        <w:t xml:space="preserve">You sell three things — the first watch, the shoes, a bag you'd somehow bought twice — and move $8,400 into your investment account. Then you just watch it sit there, and feel something unfamiliar. Not deprivation. Not even regret. Something closer to clarity: the money in the account is </w:t>
      </w:r>
      <w:r>
        <w:rPr>
          <w:i/>
          <w:iCs/>
        </w:rPr>
        <w:t>yours</w:t>
      </w:r>
      <w:r>
        <w:t xml:space="preserve"> in a way the watch never was. The watch was borrowed identity. The account is actual capital.</w:t>
      </w:r>
    </w:p>
    <w:p w14:paraId="5483C4C8" w14:textId="77777777" w:rsidR="00D629B2" w:rsidRDefault="00570DF6">
      <w:r>
        <w:pict w14:anchorId="5483C5AB">
          <v:rect id="_x0000_i1066" style="width:0;height:1.5pt" o:hralign="center" o:hrstd="t" o:hr="t" fillcolor="#a0a0a0" stroked="f"/>
        </w:pict>
      </w:r>
    </w:p>
    <w:p w14:paraId="5483C4C9" w14:textId="2BC6C5C3" w:rsidR="00D629B2" w:rsidRDefault="001305DF">
      <w:pPr>
        <w:spacing w:before="240" w:after="240"/>
      </w:pPr>
      <w:r>
        <w:t xml:space="preserve">By 36, net worth $120,000, the closet is smaller and </w:t>
      </w:r>
      <w:ins w:id="1481" w:author="Clau Kegode" w:date="2026-07-10T19:18:00Z" w16du:dateUtc="2026-07-10T16:18:00Z">
        <w:r w:rsidR="0000643B">
          <w:t>intentional</w:t>
        </w:r>
      </w:ins>
      <w:del w:id="1482" w:author="Clau Kegode" w:date="2026-07-10T19:18:00Z" w16du:dateUtc="2026-07-10T16:18:00Z">
        <w:r w:rsidDel="0000643B">
          <w:delText>deliberate</w:delText>
        </w:r>
      </w:del>
      <w:r>
        <w:t>. The second watch stays — you love it, and its resale</w:t>
      </w:r>
      <w:ins w:id="1483" w:author="Clau Kegode" w:date="2026-07-10T19:18:00Z" w16du:dateUtc="2026-07-10T16:18:00Z">
        <w:r w:rsidR="00B73350" w:rsidRPr="00B73350">
          <w:t xml:space="preserve"> </w:t>
        </w:r>
        <w:r w:rsidR="00B73350">
          <w:t>v</w:t>
        </w:r>
      </w:ins>
      <w:ins w:id="1484" w:author="Clau Kegode" w:date="2026-07-10T19:18:00Z">
        <w:r w:rsidR="00B73350" w:rsidRPr="00B73350">
          <w:t>alue remains strong</w:t>
        </w:r>
      </w:ins>
      <w:del w:id="1485" w:author="Clau Kegode" w:date="2026-07-10T19:18:00Z" w16du:dateUtc="2026-07-10T16:18:00Z">
        <w:r w:rsidDel="00B73350">
          <w:delText xml:space="preserve"> holds</w:delText>
        </w:r>
      </w:del>
      <w:r>
        <w:t xml:space="preserve">. Two bags stay. Everything else went. You still buy luxury, but the pre-purchase question has </w:t>
      </w:r>
      <w:ins w:id="1486" w:author="Clau Kegode" w:date="2026-07-10T19:19:00Z">
        <w:r w:rsidR="00B73350" w:rsidRPr="00B73350">
          <w:t>completely changed</w:t>
        </w:r>
      </w:ins>
      <w:del w:id="1487" w:author="Clau Kegode" w:date="2026-07-10T19:19:00Z" w16du:dateUtc="2026-07-10T16:19:00Z">
        <w:r w:rsidDel="00B73350">
          <w:delText>changed species</w:delText>
        </w:r>
      </w:del>
      <w:r>
        <w:t xml:space="preserve">. Not </w:t>
      </w:r>
      <w:r>
        <w:rPr>
          <w:i/>
          <w:iCs/>
        </w:rPr>
        <w:t>can I afford this</w:t>
      </w:r>
      <w:r>
        <w:t xml:space="preserve"> — you could always rationalize that one. The real question: </w:t>
      </w:r>
      <w:r>
        <w:rPr>
          <w:i/>
          <w:iCs/>
        </w:rPr>
        <w:t>what am I actually buying?</w:t>
      </w:r>
      <w:r>
        <w:t xml:space="preserve"> The object, or the feeling I believe the object will deliver? Because if it's the feeling, the feeling lasts eleven days</w:t>
      </w:r>
      <w:ins w:id="1488" w:author="Clau Kegode" w:date="2026-07-10T19:19:00Z" w16du:dateUtc="2026-07-10T16:19:00Z">
        <w:r w:rsidR="0092283F">
          <w:t xml:space="preserve"> at best</w:t>
        </w:r>
      </w:ins>
      <w:r>
        <w:t xml:space="preserve">. If it's the object, then the object had better be worth what it costs on the day you eventually </w:t>
      </w:r>
      <w:del w:id="1489" w:author="Clau Kegode" w:date="2026-07-10T19:19:00Z" w16du:dateUtc="2026-07-10T16:19:00Z">
        <w:r w:rsidDel="0092283F">
          <w:delText>walk away from it</w:delText>
        </w:r>
      </w:del>
      <w:ins w:id="1490" w:author="Clau Kegode" w:date="2026-07-10T19:19:00Z" w16du:dateUtc="2026-07-10T16:19:00Z">
        <w:r w:rsidR="0092283F" w:rsidRPr="0092283F">
          <w:t xml:space="preserve"> </w:t>
        </w:r>
      </w:ins>
      <w:ins w:id="1491" w:author="Clau Kegode" w:date="2026-07-10T19:19:00Z">
        <w:r w:rsidR="0092283F" w:rsidRPr="0092283F">
          <w:t>decide to let it go</w:t>
        </w:r>
      </w:ins>
      <w:r>
        <w:t>.</w:t>
      </w:r>
    </w:p>
    <w:p w14:paraId="5483C4CA" w14:textId="4A26CF7D" w:rsidR="00D629B2" w:rsidRDefault="001305DF">
      <w:pPr>
        <w:spacing w:before="240" w:after="240"/>
      </w:pPr>
      <w:r>
        <w:t xml:space="preserve">And you start noticing something in rooms full of genuinely wealthy people, something Veblen's theory predicts in reverse: the richest people you meet wear the least visible luxury. Not because they can't afford the loud version — because they no longer </w:t>
      </w:r>
      <w:del w:id="1492" w:author="Clau Kegode" w:date="2026-07-10T19:19:00Z" w16du:dateUtc="2026-07-10T16:19:00Z">
        <w:r w:rsidDel="00F5584E">
          <w:delText>need</w:delText>
        </w:r>
      </w:del>
      <w:ins w:id="1493" w:author="Clau Kegode" w:date="2026-07-10T19:19:00Z" w16du:dateUtc="2026-07-10T16:19:00Z">
        <w:r w:rsidR="00F5584E">
          <w:t>depend</w:t>
        </w:r>
      </w:ins>
      <w:r>
        <w:t xml:space="preserve"> the room </w:t>
      </w:r>
      <w:del w:id="1494" w:author="Clau Kegode" w:date="2026-07-10T19:20:00Z" w16du:dateUtc="2026-07-10T16:20:00Z">
        <w:r w:rsidDel="00F5584E">
          <w:delText>t</w:delText>
        </w:r>
      </w:del>
      <w:del w:id="1495" w:author="Clau Kegode" w:date="2026-07-10T19:19:00Z" w16du:dateUtc="2026-07-10T16:19:00Z">
        <w:r w:rsidDel="00F5584E">
          <w:delText xml:space="preserve">o </w:delText>
        </w:r>
      </w:del>
      <w:del w:id="1496" w:author="Clau Kegode" w:date="2026-07-10T19:20:00Z" w16du:dateUtc="2026-07-10T16:20:00Z">
        <w:r w:rsidDel="00F5584E">
          <w:delText>know</w:delText>
        </w:r>
      </w:del>
      <w:ins w:id="1497" w:author="Clau Kegode" w:date="2026-07-10T19:20:00Z" w16du:dateUtc="2026-07-10T16:20:00Z">
        <w:r w:rsidR="00F5584E">
          <w:t>noticing</w:t>
        </w:r>
      </w:ins>
      <w:r>
        <w:t>. The performance of wealth and the accumulation of wealth, it turns out, run in opposite directions. Every step toward one is a step away from the other.</w:t>
      </w:r>
    </w:p>
    <w:p w14:paraId="5483C4CB" w14:textId="3BDD2067" w:rsidR="00D629B2" w:rsidRDefault="001305DF">
      <w:pPr>
        <w:spacing w:before="240" w:after="240"/>
      </w:pPr>
      <w:r>
        <w:t xml:space="preserve">At 41: net worth $380,000. You own your apartment. You max the accounts. You hold a small collection of pieces you genuinely love — including the Chanel classic flap bought at 34, now worth </w:t>
      </w:r>
      <w:r>
        <w:rPr>
          <w:i/>
          <w:iCs/>
        </w:rPr>
        <w:t>more</w:t>
      </w:r>
      <w:r>
        <w:t xml:space="preserve"> than you paid, its retention rate near 92%, living in a dust bag on a shelf, used twice a month. Not because </w:t>
      </w:r>
      <w:ins w:id="1498" w:author="Clau Kegode" w:date="2026-07-10T19:20:00Z" w16du:dateUtc="2026-07-10T16:20:00Z">
        <w:r w:rsidR="00960716">
          <w:t xml:space="preserve">you </w:t>
        </w:r>
      </w:ins>
      <w:ins w:id="1499" w:author="Clau Kegode" w:date="2026-07-10T19:20:00Z">
        <w:r w:rsidR="00960716" w:rsidRPr="00960716">
          <w:t>predicted the market</w:t>
        </w:r>
      </w:ins>
      <w:del w:id="1500" w:author="Clau Kegode" w:date="2026-07-10T19:20:00Z" w16du:dateUtc="2026-07-10T16:20:00Z">
        <w:r w:rsidDel="00960716">
          <w:delText>you timed anything</w:delText>
        </w:r>
      </w:del>
      <w:r>
        <w:t xml:space="preserve">. Because you bought something real, kept it well, and stopped needing to replace it with the </w:t>
      </w:r>
      <w:ins w:id="1501" w:author="Clau Kegode" w:date="2026-07-10T19:20:00Z">
        <w:r w:rsidR="00960716" w:rsidRPr="00960716">
          <w:t>next symbol</w:t>
        </w:r>
      </w:ins>
      <w:del w:id="1502" w:author="Clau Kegode" w:date="2026-07-10T19:20:00Z" w16du:dateUtc="2026-07-10T16:20:00Z">
        <w:r w:rsidDel="00960716">
          <w:delText>next thing</w:delText>
        </w:r>
      </w:del>
      <w:r>
        <w:t>.</w:t>
      </w:r>
    </w:p>
    <w:p w14:paraId="5483C4CC" w14:textId="6B828C98" w:rsidR="00D629B2" w:rsidRDefault="001305DF">
      <w:pPr>
        <w:spacing w:before="240" w:after="240"/>
        <w:rPr>
          <w:ins w:id="1503" w:author="Clau Kegode" w:date="2026-07-10T19:21:00Z" w16du:dateUtc="2026-07-10T16:21:00Z"/>
        </w:rPr>
      </w:pPr>
      <w:r>
        <w:t xml:space="preserve">Everything else from ages 24 to 32 is gone — not the items, the </w:t>
      </w:r>
      <w:r>
        <w:rPr>
          <w:i/>
          <w:iCs/>
        </w:rPr>
        <w:t>money</w:t>
      </w:r>
      <w:r>
        <w:t xml:space="preserve">. The $44,000 gap. And here the math finally </w:t>
      </w:r>
      <w:ins w:id="1504" w:author="Clau Kegode" w:date="2026-07-10T19:20:00Z" w16du:dateUtc="2026-07-10T16:20:00Z">
        <w:r w:rsidR="00960716" w:rsidRPr="00960716">
          <w:t>speaks without needing interpretation</w:t>
        </w:r>
      </w:ins>
      <w:del w:id="1505" w:author="Clau Kegode" w:date="2026-07-10T19:20:00Z" w16du:dateUtc="2026-07-10T16:20:00Z">
        <w:r w:rsidDel="00960716">
          <w:delText>speaks at full volume</w:delText>
        </w:r>
      </w:del>
      <w:r>
        <w:t>: had that $44,000 gone into an index fund at 24 instead of into a drawer, it would exceed $180,000 today. That figure is not abstract. That figure is a down payment. Three years of not working. Options, liquidated at the register, eleven days of feeling at a time.</w:t>
      </w:r>
    </w:p>
    <w:p w14:paraId="09CDE2C4" w14:textId="4D8F1BC2" w:rsidR="001F386F" w:rsidRDefault="001F386F">
      <w:pPr>
        <w:spacing w:before="240" w:after="240"/>
      </w:pPr>
      <w:ins w:id="1506" w:author="Clau Kegode" w:date="2026-07-10T19:21:00Z" w16du:dateUtc="2026-07-10T16:21:00Z">
        <w:r w:rsidRPr="001F386F">
          <w:lastRenderedPageBreak/>
          <w:t>The lesson was never that luxury was forbidden. The lesson was that luxury purchased before freedom becomes a substitute for freedom.</w:t>
        </w:r>
      </w:ins>
    </w:p>
    <w:p w14:paraId="5483C4CD" w14:textId="4753B3AF" w:rsidR="00D629B2" w:rsidRDefault="001305DF">
      <w:pPr>
        <w:spacing w:before="240" w:after="240"/>
      </w:pPr>
      <w:r>
        <w:t xml:space="preserve">You don't rehearse this to punish yourself. You rehearse it because it's the first time the invoice has ever </w:t>
      </w:r>
      <w:del w:id="1507" w:author="Clau Kegode" w:date="2026-07-10T19:21:00Z" w16du:dateUtc="2026-07-10T16:21:00Z">
        <w:r w:rsidDel="001F386F">
          <w:delText>been itemized</w:delText>
        </w:r>
      </w:del>
      <w:ins w:id="1508" w:author="Clau Kegode" w:date="2026-07-10T19:21:00Z" w16du:dateUtc="2026-07-10T16:21:00Z">
        <w:r w:rsidR="001F386F">
          <w:t xml:space="preserve"> fully visible</w:t>
        </w:r>
      </w:ins>
      <w:r>
        <w:t xml:space="preserve"> — and because it reveals the version of this that actually works: you can have luxury in your life without making luxury your financial strategy. The difference is purely a matter of </w:t>
      </w:r>
      <w:ins w:id="1509" w:author="Clau Kegode" w:date="2026-07-10T19:21:00Z" w16du:dateUtc="2026-07-10T16:21:00Z">
        <w:r w:rsidR="001F386F">
          <w:rPr>
            <w:i/>
            <w:iCs/>
          </w:rPr>
          <w:t>sequence</w:t>
        </w:r>
      </w:ins>
      <w:del w:id="1510" w:author="Clau Kegode" w:date="2026-07-10T19:21:00Z" w16du:dateUtc="2026-07-10T16:21:00Z">
        <w:r w:rsidDel="001F386F">
          <w:rPr>
            <w:i/>
            <w:iCs/>
          </w:rPr>
          <w:delText>order</w:delText>
        </w:r>
      </w:del>
      <w:r>
        <w:t>. Build the asset base first; let the spending come from the excess, never the core. Money spent from excess carries no weight. You're not performing anymore. You're just enjoying — which was, allegedly, the point all along.</w:t>
      </w:r>
    </w:p>
    <w:p w14:paraId="5483C4CE" w14:textId="77777777" w:rsidR="00D629B2" w:rsidRDefault="001305DF">
      <w:pPr>
        <w:spacing w:before="240" w:after="240"/>
      </w:pPr>
      <w:r>
        <w:t xml:space="preserve">At 47 — net worth $890,000 — you walk past a store window and feel nothing. Not restraint. </w:t>
      </w:r>
      <w:r>
        <w:rPr>
          <w:i/>
          <w:iCs/>
        </w:rPr>
        <w:t>Nothing.</w:t>
      </w:r>
      <w:r>
        <w:t xml:space="preserve"> The window used to pull at you like a current. Now it's glass. That, you understand, is the actual finish line: the day you stop needing the room to see it is the day you've arrived.</w:t>
      </w:r>
    </w:p>
    <w:p w14:paraId="5483C4CF" w14:textId="31C2FA19" w:rsidR="00D629B2" w:rsidRDefault="001305DF">
      <w:pPr>
        <w:spacing w:before="240" w:after="240"/>
      </w:pPr>
      <w:r>
        <w:t xml:space="preserve">The million comes at 49, on a Wednesday, </w:t>
      </w:r>
      <w:del w:id="1511" w:author="Clau Kegode" w:date="2026-07-10T19:22:00Z" w16du:dateUtc="2026-07-10T16:22:00Z">
        <w:r w:rsidDel="001F386F">
          <w:delText>unceremonious</w:delText>
        </w:r>
      </w:del>
      <w:ins w:id="1512" w:author="Clau Kegode" w:date="2026-07-10T19:22:00Z" w16du:dateUtc="2026-07-10T16:22:00Z">
        <w:r w:rsidR="001F386F">
          <w:t>quiet and almost ordinary</w:t>
        </w:r>
      </w:ins>
      <w:r>
        <w:t xml:space="preserve">. The brokerage updates; you look once; you close the app; you make dinner. The 24-year-old in the parking lot would not believe the moment — not the number. The </w:t>
      </w:r>
      <w:del w:id="1513" w:author="Clau Kegode" w:date="2026-07-10T19:22:00Z" w16du:dateUtc="2026-07-10T16:22:00Z">
        <w:r w:rsidDel="001F386F">
          <w:rPr>
            <w:i/>
            <w:iCs/>
          </w:rPr>
          <w:delText>quietness</w:delText>
        </w:r>
      </w:del>
      <w:ins w:id="1514" w:author="Clau Kegode" w:date="2026-07-10T19:22:00Z" w16du:dateUtc="2026-07-10T16:22:00Z">
        <w:r w:rsidR="001F386F">
          <w:rPr>
            <w:i/>
            <w:iCs/>
          </w:rPr>
          <w:t>absence</w:t>
        </w:r>
      </w:ins>
      <w:r>
        <w:t xml:space="preserve"> of </w:t>
      </w:r>
      <w:ins w:id="1515" w:author="Clau Kegode" w:date="2026-07-10T19:22:00Z" w16du:dateUtc="2026-07-10T16:22:00Z">
        <w:r w:rsidR="001F386F">
          <w:t>drama</w:t>
        </w:r>
      </w:ins>
      <w:del w:id="1516" w:author="Clau Kegode" w:date="2026-07-10T19:22:00Z" w16du:dateUtc="2026-07-10T16:22:00Z">
        <w:r w:rsidDel="001F386F">
          <w:delText>it</w:delText>
        </w:r>
      </w:del>
      <w:r>
        <w:t>.</w:t>
      </w:r>
    </w:p>
    <w:p w14:paraId="5483C4D0" w14:textId="77777777" w:rsidR="00D629B2" w:rsidRDefault="00570DF6">
      <w:r>
        <w:pict w14:anchorId="5483C5AC">
          <v:rect id="_x0000_i1067" style="width:0;height:1.5pt" o:hralign="center" o:hrstd="t" o:hr="t" fillcolor="#a0a0a0" stroked="f"/>
        </w:pict>
      </w:r>
    </w:p>
    <w:p w14:paraId="5483C4D1" w14:textId="77777777" w:rsidR="00D629B2" w:rsidRDefault="001305DF">
      <w:pPr>
        <w:spacing w:before="240" w:after="240"/>
      </w:pPr>
      <w:r>
        <w:t>Then, one afternoon, your phone rings with a number you haven't seen in years. The boutique. The sales associate — older now, warmer, still impeccable.</w:t>
      </w:r>
    </w:p>
    <w:p w14:paraId="5483C4D2" w14:textId="77777777" w:rsidR="00D629B2" w:rsidRDefault="001305DF">
      <w:pPr>
        <w:spacing w:before="240" w:after="240"/>
      </w:pPr>
      <w:r>
        <w:t xml:space="preserve">She has news. The bag. </w:t>
      </w:r>
      <w:r>
        <w:rPr>
          <w:i/>
          <w:iCs/>
        </w:rPr>
        <w:t>The</w:t>
      </w:r>
      <w:r>
        <w:t xml:space="preserve"> bag. The one you spent $2,300 auditioning for at 25, the one that required a relationship, a history, a résumé of purchases. Your name, after all these years, has come up. It can be yours this week.</w:t>
      </w:r>
    </w:p>
    <w:p w14:paraId="5483C4D3" w14:textId="77777777" w:rsidR="00D629B2" w:rsidRDefault="001305DF">
      <w:pPr>
        <w:spacing w:before="240" w:after="240"/>
      </w:pPr>
      <w:r>
        <w:t>You thank her, and you mean it. You ask about her kids. And then you hear yourself decline — politely, easily, with no effort at all — and wish her a good season.</w:t>
      </w:r>
    </w:p>
    <w:p w14:paraId="5483C4D4" w14:textId="77777777" w:rsidR="00D629B2" w:rsidRDefault="001305DF">
      <w:pPr>
        <w:spacing w:before="240" w:after="240"/>
      </w:pPr>
      <w:r>
        <w:t>You put the phone down and laugh a little, alone in the kitchen, at the perfect timing of it. The door you once paid admission just to stand near has finally swung open.</w:t>
      </w:r>
    </w:p>
    <w:p w14:paraId="5483C4D5" w14:textId="77777777" w:rsidR="00D629B2" w:rsidRDefault="001305DF">
      <w:pPr>
        <w:spacing w:before="240" w:after="240"/>
      </w:pPr>
      <w:r>
        <w:t>And you're no longer in the hallway.</w:t>
      </w:r>
    </w:p>
    <w:p w14:paraId="5483C4D6" w14:textId="77777777" w:rsidR="00D629B2" w:rsidRDefault="001305DF">
      <w:pPr>
        <w:spacing w:before="240" w:after="240"/>
      </w:pPr>
      <w:r>
        <w:t>Somewhere in the back of a drawer, a $340 belt is still waiting to be worn.</w:t>
      </w:r>
    </w:p>
    <w:p w14:paraId="5483C4D7" w14:textId="77777777" w:rsidR="00D629B2" w:rsidRDefault="001305DF">
      <w:pPr>
        <w:spacing w:before="240" w:after="240"/>
      </w:pPr>
      <w:r>
        <w:t>It can keep waiting. It was never really yours anyway — you were its.</w:t>
      </w:r>
    </w:p>
    <w:p w14:paraId="5483C4D8" w14:textId="77777777" w:rsidR="00D629B2" w:rsidRDefault="001305DF">
      <w:pPr>
        <w:pStyle w:val="Heading1"/>
        <w:keepNext w:val="0"/>
        <w:keepLines w:val="0"/>
        <w:spacing w:before="480"/>
        <w:rPr>
          <w:b/>
          <w:bCs/>
          <w:sz w:val="46"/>
          <w:szCs w:val="46"/>
        </w:rPr>
      </w:pPr>
      <w:bookmarkStart w:id="1517" w:name="_htgio8usxxgu" w:colFirst="0" w:colLast="0"/>
      <w:bookmarkEnd w:id="1517"/>
      <w:r>
        <w:rPr>
          <w:b/>
          <w:bCs/>
          <w:sz w:val="46"/>
          <w:szCs w:val="46"/>
        </w:rPr>
        <w:t>POV: You Refuse to Buy Anything You Don't Need</w:t>
      </w:r>
    </w:p>
    <w:p w14:paraId="5483C4D9" w14:textId="35CDD4F8" w:rsidR="00D629B2" w:rsidRDefault="001305DF">
      <w:pPr>
        <w:spacing w:before="240" w:after="240"/>
      </w:pPr>
      <w:r>
        <w:lastRenderedPageBreak/>
        <w:t xml:space="preserve">$47. That's what you save this month. Not forty-seven dollars </w:t>
      </w:r>
      <w:ins w:id="1518" w:author="Clau Kegode" w:date="2026-07-10T19:23:00Z">
        <w:r w:rsidR="00164922" w:rsidRPr="00164922">
          <w:t>left over after everything else</w:t>
        </w:r>
      </w:ins>
      <w:del w:id="1519" w:author="Clau Kegode" w:date="2026-07-10T19:23:00Z" w16du:dateUtc="2026-07-10T16:23:00Z">
        <w:r w:rsidDel="00164922">
          <w:delText xml:space="preserve">on top of everything else </w:delText>
        </w:r>
      </w:del>
      <w:r>
        <w:t xml:space="preserve">— forty-seven dollars, total. You are 24 years old, earning $52,000 a year before tax, and every Sunday night you run the same math and the math returns the same verdict. Money comes in. Money leaves. $47 stays. Sometimes </w:t>
      </w:r>
      <w:ins w:id="1520" w:author="Clau Kegode" w:date="2026-07-10T19:23:00Z">
        <w:r w:rsidR="00643483" w:rsidRPr="00643483">
          <w:t>nothing stays at al</w:t>
        </w:r>
      </w:ins>
      <w:ins w:id="1521" w:author="Clau Kegode" w:date="2026-07-10T19:23:00Z" w16du:dateUtc="2026-07-10T16:23:00Z">
        <w:r w:rsidR="00643483">
          <w:t>l</w:t>
        </w:r>
      </w:ins>
      <w:del w:id="1522" w:author="Clau Kegode" w:date="2026-07-10T19:23:00Z" w16du:dateUtc="2026-07-10T16:23:00Z">
        <w:r w:rsidDel="00643483">
          <w:delText>less</w:delText>
        </w:r>
      </w:del>
      <w:r>
        <w:t>.</w:t>
      </w:r>
    </w:p>
    <w:p w14:paraId="5483C4DA" w14:textId="29F8E87F" w:rsidR="00D629B2" w:rsidRDefault="001305DF">
      <w:pPr>
        <w:spacing w:before="240" w:after="240"/>
      </w:pPr>
      <w:r>
        <w:t xml:space="preserve">You don't feel broke, exactly. You feel like you're doing everything right and </w:t>
      </w:r>
      <w:ins w:id="1523" w:author="Clau Kegode" w:date="2026-07-10T19:23:00Z" w16du:dateUtc="2026-07-10T16:23:00Z">
        <w:r w:rsidR="00643483" w:rsidRPr="00643483">
          <w:t>somehow falling behind anyway</w:t>
        </w:r>
      </w:ins>
      <w:del w:id="1524" w:author="Clau Kegode" w:date="2026-07-10T19:23:00Z" w16du:dateUtc="2026-07-10T16:23:00Z">
        <w:r w:rsidDel="00643483">
          <w:delText>losing anyway</w:delText>
        </w:r>
      </w:del>
      <w:r>
        <w:t xml:space="preserve">. Rent paid. Car payment made. Subscriptions humming along. The takeout was a reward — you'd had a long week, you </w:t>
      </w:r>
      <w:r>
        <w:rPr>
          <w:i/>
          <w:iCs/>
        </w:rPr>
        <w:t>deserved</w:t>
      </w:r>
      <w:r>
        <w:t xml:space="preserve"> it. And you're in enormous company: about 84 percent of Americans justify unnecessary purchases with exactly those words. </w:t>
      </w:r>
      <w:r>
        <w:rPr>
          <w:i/>
          <w:iCs/>
        </w:rPr>
        <w:t>I deserve it. I'll treat myself.</w:t>
      </w:r>
      <w:r>
        <w:t xml:space="preserve"> You are not unusual. You are </w:t>
      </w:r>
      <w:ins w:id="1525" w:author="Clau Kegode" w:date="2026-07-10T19:23:00Z">
        <w:r w:rsidR="005E3401" w:rsidRPr="005E3401">
          <w:t>painfully ordinary</w:t>
        </w:r>
      </w:ins>
      <w:del w:id="1526" w:author="Clau Kegode" w:date="2026-07-10T19:23:00Z" w16du:dateUtc="2026-07-10T16:23:00Z">
        <w:r w:rsidDel="005E3401">
          <w:delText>perfectly, precisely average</w:delText>
        </w:r>
      </w:del>
      <w:r>
        <w:t>.</w:t>
      </w:r>
    </w:p>
    <w:p w14:paraId="5483C4DB" w14:textId="760BB7A7" w:rsidR="00D629B2" w:rsidRDefault="001305DF">
      <w:pPr>
        <w:spacing w:before="240" w:after="240"/>
      </w:pPr>
      <w:r>
        <w:t xml:space="preserve">Average, it turns out, is the most expensive place to </w:t>
      </w:r>
      <w:ins w:id="1527" w:author="Clau Kegode" w:date="2026-07-10T19:24:00Z" w16du:dateUtc="2026-07-10T16:24:00Z">
        <w:r w:rsidR="005E3401">
          <w:t>remain</w:t>
        </w:r>
      </w:ins>
      <w:del w:id="1528" w:author="Clau Kegode" w:date="2026-07-10T19:24:00Z" w16du:dateUtc="2026-07-10T16:24:00Z">
        <w:r w:rsidDel="005E3401">
          <w:delText>live</w:delText>
        </w:r>
      </w:del>
      <w:r>
        <w:t>.</w:t>
      </w:r>
    </w:p>
    <w:p w14:paraId="5483C4DC" w14:textId="4140C1D1" w:rsidR="00D629B2" w:rsidRDefault="001305DF">
      <w:pPr>
        <w:spacing w:before="240" w:after="240"/>
      </w:pPr>
      <w:r>
        <w:t xml:space="preserve">What breaks the pattern isn't a crisis. It's a number you stumble across by accident: over a lifetime, an American consumer can spend more than $1.2 million on non-essential purchases. Not rent. Not groceries. Not medical bills. </w:t>
      </w:r>
      <w:r>
        <w:rPr>
          <w:i/>
          <w:iCs/>
        </w:rPr>
        <w:t>Non-essential.</w:t>
      </w:r>
      <w:r>
        <w:t xml:space="preserve"> Restaurants. Subscriptions barely opened. Things ordered at midnight that arrive in three days and </w:t>
      </w:r>
      <w:ins w:id="1529" w:author="Clau Kegode" w:date="2026-07-10T19:24:00Z">
        <w:r w:rsidR="00164AEA" w:rsidRPr="00164AEA">
          <w:t>disappear into a closet within weeks</w:t>
        </w:r>
      </w:ins>
      <w:del w:id="1530" w:author="Clau Kegode" w:date="2026-07-10T19:24:00Z" w16du:dateUtc="2026-07-10T16:24:00Z">
        <w:r w:rsidDel="00164AEA">
          <w:delText>reach a closet in three weeks</w:delText>
        </w:r>
      </w:del>
      <w:r>
        <w:t xml:space="preserve">. The figure sits in your chest for two days like something </w:t>
      </w:r>
      <w:ins w:id="1531" w:author="Clau Kegode" w:date="2026-07-10T19:24:00Z">
        <w:r w:rsidR="00164AEA" w:rsidRPr="00164AEA">
          <w:t>you can't quite digest</w:t>
        </w:r>
      </w:ins>
      <w:del w:id="1532" w:author="Clau Kegode" w:date="2026-07-10T19:24:00Z" w16du:dateUtc="2026-07-10T16:24:00Z">
        <w:r w:rsidDel="00164AEA">
          <w:delText>swallowed wrong</w:delText>
        </w:r>
      </w:del>
      <w:r>
        <w:t>.</w:t>
      </w:r>
    </w:p>
    <w:p w14:paraId="5483C4DD" w14:textId="183D34B2" w:rsidR="00D629B2" w:rsidRDefault="001305DF">
      <w:pPr>
        <w:spacing w:before="240" w:after="240"/>
        <w:rPr>
          <w:ins w:id="1533" w:author="Clau Kegode" w:date="2026-07-10T19:25:00Z" w16du:dateUtc="2026-07-10T16:25:00Z"/>
        </w:rPr>
      </w:pPr>
      <w:r>
        <w:t>Then, on a Tuesday night, you open your bank statements and read them like they belong to a stranger. A $14-a-month subscription, forgotten, running for eleven months. A gym membership used twice a year. Delivery fees stacked on delivery fees. Dozens of small purchases that felt like nothing individually and, assembled, look like</w:t>
      </w:r>
      <w:ins w:id="1534" w:author="Clau Kegode" w:date="2026-07-10T19:25:00Z" w16du:dateUtc="2026-07-10T16:25:00Z">
        <w:r w:rsidR="00164AEA">
          <w:t xml:space="preserve"> </w:t>
        </w:r>
      </w:ins>
      <w:ins w:id="1535" w:author="Clau Kegode" w:date="2026-07-10T19:24:00Z" w16du:dateUtc="2026-07-10T16:24:00Z">
        <w:r w:rsidR="00164AEA">
          <w:t>a f</w:t>
        </w:r>
      </w:ins>
      <w:del w:id="1536" w:author="Clau Kegode" w:date="2026-07-10T19:24:00Z" w16du:dateUtc="2026-07-10T16:24:00Z">
        <w:r w:rsidDel="00164AEA">
          <w:delText xml:space="preserve"> </w:delText>
        </w:r>
      </w:del>
      <w:ins w:id="1537" w:author="Clau Kegode" w:date="2026-07-10T19:24:00Z">
        <w:r w:rsidR="00164AEA" w:rsidRPr="00164AEA">
          <w:t>inancial leak you never noticed</w:t>
        </w:r>
      </w:ins>
      <w:del w:id="1538" w:author="Clau Kegode" w:date="2026-07-10T19:24:00Z" w16du:dateUtc="2026-07-10T16:24:00Z">
        <w:r w:rsidDel="00164AEA">
          <w:delText>a slow hemorrhage</w:delText>
        </w:r>
      </w:del>
      <w:r>
        <w:t>. The average American makes five impulse purchases a month — around $114 monthly in 2026. Counting yours, you're closer to twelve.</w:t>
      </w:r>
    </w:p>
    <w:p w14:paraId="0D5B58C3" w14:textId="27FF70F2" w:rsidR="00D02A0F" w:rsidRDefault="00D02A0F">
      <w:pPr>
        <w:spacing w:before="240" w:after="240"/>
      </w:pPr>
      <w:ins w:id="1539" w:author="Clau Kegode" w:date="2026-07-10T19:25:00Z">
        <w:r w:rsidRPr="00D02A0F">
          <w:t>The frightening part isn't that any single purchase was irresponsible. It's that small decisions repeated long enough can quietly become a lifestyle.</w:t>
        </w:r>
      </w:ins>
    </w:p>
    <w:p w14:paraId="5483C4DE" w14:textId="77777777" w:rsidR="00D629B2" w:rsidRDefault="001305DF">
      <w:pPr>
        <w:spacing w:before="240" w:after="240"/>
        <w:rPr>
          <w:i/>
          <w:iCs/>
        </w:rPr>
      </w:pPr>
      <w:r>
        <w:t xml:space="preserve">So you make a decision. Not a vision board. Not a resolution. A rule, one sentence long: </w:t>
      </w:r>
      <w:r>
        <w:rPr>
          <w:i/>
          <w:iCs/>
        </w:rPr>
        <w:t>If you don't need it, you don't buy it.</w:t>
      </w:r>
    </w:p>
    <w:p w14:paraId="5483C4DF" w14:textId="7403332D" w:rsidR="00D629B2" w:rsidRDefault="001305DF">
      <w:pPr>
        <w:spacing w:before="240" w:after="240"/>
      </w:pPr>
      <w:r>
        <w:t xml:space="preserve">That's the whole rule. You have no idea what it's about to </w:t>
      </w:r>
      <w:del w:id="1540" w:author="Clau Kegode" w:date="2026-07-10T19:25:00Z" w16du:dateUtc="2026-07-10T16:25:00Z">
        <w:r w:rsidDel="00D02A0F">
          <w:delText>do to</w:delText>
        </w:r>
      </w:del>
      <w:ins w:id="1541" w:author="Clau Kegode" w:date="2026-07-10T19:25:00Z" w16du:dateUtc="2026-07-10T16:25:00Z">
        <w:r w:rsidR="00D02A0F">
          <w:t>expose in</w:t>
        </w:r>
      </w:ins>
      <w:r>
        <w:t xml:space="preserve"> your life.</w:t>
      </w:r>
    </w:p>
    <w:p w14:paraId="5483C4E0" w14:textId="77777777" w:rsidR="00D629B2" w:rsidRDefault="001305DF">
      <w:pPr>
        <w:spacing w:before="240" w:after="240"/>
      </w:pPr>
      <w:r>
        <w:t xml:space="preserve">There's a story about Diogenes, the Greek philosopher who owned almost nothing and lived in a large ceramic jar in the Athens marketplace. His one possession of note was a wooden cup — until the day he saw a boy drinking water from cupped hands, at which point he threw the cup away, reportedly muttering that a child had out-simplified him. The story is twenty-three centuries old, and it survives because it names something permanent: most of what we own, we own out of habit, not need. Diogenes was extreme. But the audit he performed — </w:t>
      </w:r>
      <w:r>
        <w:rPr>
          <w:i/>
          <w:iCs/>
        </w:rPr>
        <w:t>what here is actually necessary?</w:t>
      </w:r>
      <w:r>
        <w:t xml:space="preserve"> — is the audit you just started, on a Tuesday, with a bank statement.</w:t>
      </w:r>
    </w:p>
    <w:p w14:paraId="5483C4E1" w14:textId="77777777" w:rsidR="00D629B2" w:rsidRDefault="00570DF6">
      <w:r>
        <w:pict w14:anchorId="5483C5AD">
          <v:rect id="_x0000_i1068" style="width:0;height:1.5pt" o:hralign="center" o:hrstd="t" o:hr="t" fillcolor="#a0a0a0" stroked="f"/>
        </w:pict>
      </w:r>
    </w:p>
    <w:p w14:paraId="5483C4E2" w14:textId="653580B3" w:rsidR="00D629B2" w:rsidRDefault="001305DF">
      <w:pPr>
        <w:spacing w:before="240" w:after="240"/>
      </w:pPr>
      <w:r>
        <w:lastRenderedPageBreak/>
        <w:t xml:space="preserve">Here's what the first month teaches you, and it isn't what you expected. Frugality, it turns out, isn't primarily about restriction. It's about </w:t>
      </w:r>
      <w:del w:id="1542" w:author="Clau Kegode" w:date="2026-07-10T19:25:00Z" w16du:dateUtc="2026-07-10T16:25:00Z">
        <w:r w:rsidDel="00D02A0F">
          <w:rPr>
            <w:i/>
            <w:iCs/>
          </w:rPr>
          <w:delText>information</w:delText>
        </w:r>
      </w:del>
      <w:ins w:id="1543" w:author="Clau Kegode" w:date="2026-07-10T19:25:00Z" w16du:dateUtc="2026-07-10T16:25:00Z">
        <w:r w:rsidR="00D02A0F">
          <w:rPr>
            <w:i/>
            <w:iCs/>
          </w:rPr>
          <w:t>awareness</w:t>
        </w:r>
      </w:ins>
      <w:r>
        <w:t>. Every time you don't buy something, you learn why you wanted it — and the answer is almost never about the thing itself.</w:t>
      </w:r>
    </w:p>
    <w:p w14:paraId="5483C4E3" w14:textId="6902F04A" w:rsidR="00D629B2" w:rsidRDefault="001305DF">
      <w:pPr>
        <w:spacing w:before="240" w:after="240"/>
      </w:pPr>
      <w:r>
        <w:t xml:space="preserve">Because the first month is uncomfortable in a strange way: not deprived. </w:t>
      </w:r>
      <w:del w:id="1544" w:author="Clau Kegode" w:date="2026-07-10T19:25:00Z" w16du:dateUtc="2026-07-10T16:25:00Z">
        <w:r w:rsidDel="00D02A0F">
          <w:rPr>
            <w:i/>
            <w:iCs/>
          </w:rPr>
          <w:delText>Bored</w:delText>
        </w:r>
      </w:del>
      <w:ins w:id="1545" w:author="Clau Kegode" w:date="2026-07-10T19:25:00Z" w16du:dateUtc="2026-07-10T16:25:00Z">
        <w:r w:rsidR="00D02A0F">
          <w:rPr>
            <w:i/>
            <w:iCs/>
          </w:rPr>
          <w:t>Restless</w:t>
        </w:r>
      </w:ins>
      <w:r>
        <w:rPr>
          <w:i/>
          <w:iCs/>
        </w:rPr>
        <w:t>.</w:t>
      </w:r>
      <w:r>
        <w:t xml:space="preserve"> You reach for your phone to order food and stop. You open a shopping app out of muscle memory and close it. And you discover how much of your spending was never hunger or even desire — it was noise. Something to do with your hands. A small dopamine tap to punctuate a slow afternoon. You cook instead. You eat what's in the cabinet, and find out you already own more than </w:t>
      </w:r>
      <w:ins w:id="1546" w:author="Clau Kegode" w:date="2026-07-10T19:26:00Z" w16du:dateUtc="2026-07-10T16:26:00Z">
        <w:r w:rsidR="00310751">
          <w:t>enough</w:t>
        </w:r>
      </w:ins>
      <w:del w:id="1547" w:author="Clau Kegode" w:date="2026-07-10T19:26:00Z" w16du:dateUtc="2026-07-10T16:26:00Z">
        <w:r w:rsidDel="00310751">
          <w:delText>you thought</w:delText>
        </w:r>
      </w:del>
      <w:r>
        <w:t>.</w:t>
      </w:r>
    </w:p>
    <w:p w14:paraId="5483C4E4" w14:textId="2EE2687F" w:rsidR="00D629B2" w:rsidRDefault="001305DF">
      <w:pPr>
        <w:spacing w:before="240" w:after="240"/>
      </w:pPr>
      <w:r>
        <w:t xml:space="preserve">Net worth at the end of month one: $1,900, up from $47. Not because you earned more. Because you stopped </w:t>
      </w:r>
      <w:ins w:id="1548" w:author="Clau Kegode" w:date="2026-07-10T19:26:00Z" w16du:dateUtc="2026-07-10T16:26:00Z">
        <w:r w:rsidR="003C042B">
          <w:t>t</w:t>
        </w:r>
      </w:ins>
      <w:ins w:id="1549" w:author="Clau Kegode" w:date="2026-07-10T19:26:00Z">
        <w:r w:rsidR="003C042B" w:rsidRPr="003C042B">
          <w:t>he quiet financial bleeding</w:t>
        </w:r>
      </w:ins>
      <w:del w:id="1550" w:author="Clau Kegode" w:date="2026-07-10T19:26:00Z" w16du:dateUtc="2026-07-10T16:26:00Z">
        <w:r w:rsidDel="003C042B">
          <w:delText>leaking</w:delText>
        </w:r>
      </w:del>
      <w:r>
        <w:t>.</w:t>
      </w:r>
    </w:p>
    <w:p w14:paraId="5483C4E5" w14:textId="33AB6EC0" w:rsidR="00D629B2" w:rsidRDefault="001305DF">
      <w:pPr>
        <w:spacing w:before="240" w:after="240"/>
      </w:pPr>
      <w:r>
        <w:t xml:space="preserve">Month two, you get </w:t>
      </w:r>
      <w:ins w:id="1551" w:author="Clau Kegode" w:date="2026-07-10T19:26:00Z" w16du:dateUtc="2026-07-10T16:26:00Z">
        <w:r w:rsidR="003C042B">
          <w:t>methodical</w:t>
        </w:r>
      </w:ins>
      <w:del w:id="1552" w:author="Clau Kegode" w:date="2026-07-10T19:26:00Z" w16du:dateUtc="2026-07-10T16:26:00Z">
        <w:r w:rsidDel="003C042B">
          <w:delText>surgical</w:delText>
        </w:r>
      </w:del>
      <w:r>
        <w:t xml:space="preserve">. You sort everything into categories — housing, food, transportation, and then the category where the money was actually going: </w:t>
      </w:r>
      <w:r>
        <w:rPr>
          <w:i/>
          <w:iCs/>
        </w:rPr>
        <w:t>everything else</w:t>
      </w:r>
      <w:r>
        <w:t xml:space="preserve">. Not one obvious drain. </w:t>
      </w:r>
      <w:ins w:id="1553" w:author="Clau Kegode" w:date="2026-07-10T19:27:00Z">
        <w:r w:rsidR="003C042B" w:rsidRPr="003C042B">
          <w:t>Dozens of unnoticed leaks</w:t>
        </w:r>
      </w:ins>
      <w:del w:id="1554" w:author="Clau Kegode" w:date="2026-07-10T19:27:00Z" w16du:dateUtc="2026-07-10T16:27:00Z">
        <w:r w:rsidDel="003C042B">
          <w:delText>Twenty invisible ones</w:delText>
        </w:r>
      </w:del>
      <w:r>
        <w:t xml:space="preserve">. You cancel four subscriptions — roughly 40 percent of Americans are paying for at least one service they rarely use, and you were paying for three you'd </w:t>
      </w:r>
      <w:ins w:id="1555" w:author="Clau Kegode" w:date="2026-07-10T19:27:00Z">
        <w:r w:rsidR="009335D9" w:rsidRPr="009335D9">
          <w:t>completely abandoned</w:t>
        </w:r>
      </w:ins>
      <w:del w:id="1556" w:author="Clau Kegode" w:date="2026-07-10T19:27:00Z" w16du:dateUtc="2026-07-10T16:27:00Z">
        <w:r w:rsidDel="009335D9">
          <w:delText>fully forgotten</w:delText>
        </w:r>
      </w:del>
      <w:r>
        <w:t xml:space="preserve">. Weekday restaurants go. Rewards for things that didn't need rewarding go. Month two closes at $3,600. You check it twice and tell no one, because no one would yet understand </w:t>
      </w:r>
      <w:ins w:id="1557" w:author="Clau Kegode" w:date="2026-07-10T19:27:00Z" w16du:dateUtc="2026-07-10T16:27:00Z">
        <w:r w:rsidR="009335D9" w:rsidRPr="009335D9">
          <w:t>why the number matters</w:t>
        </w:r>
      </w:ins>
      <w:del w:id="1558" w:author="Clau Kegode" w:date="2026-07-10T19:27:00Z" w16du:dateUtc="2026-07-10T16:27:00Z">
        <w:r w:rsidDel="009335D9">
          <w:delText>what the number means</w:delText>
        </w:r>
      </w:del>
      <w:r>
        <w:t>.</w:t>
      </w:r>
    </w:p>
    <w:p w14:paraId="5483C4E6" w14:textId="3C634AF5" w:rsidR="00D629B2" w:rsidRDefault="001305DF">
      <w:pPr>
        <w:spacing w:before="240" w:after="240"/>
      </w:pPr>
      <w:r>
        <w:t xml:space="preserve">By month six: $11,000. You are 24 years old and have never held five figures in your life, and the psychological weight of it is wildly out of proportion to the amount. You feel — not richer. </w:t>
      </w:r>
      <w:r>
        <w:rPr>
          <w:i/>
          <w:iCs/>
        </w:rPr>
        <w:t>Clearer.</w:t>
      </w:r>
      <w:r>
        <w:t xml:space="preserve"> Something that ran constantly in the background of your mind has gone quiet: the low hum of arithmetic underneath everything. </w:t>
      </w:r>
      <w:ins w:id="1559" w:author="Clau Kegode" w:date="2026-07-10T19:28:00Z">
        <w:r w:rsidR="00D81FF1" w:rsidRPr="00D81FF1">
          <w:t>Quieter now.</w:t>
        </w:r>
      </w:ins>
      <w:del w:id="1560" w:author="Clau Kegode" w:date="2026-07-10T19:28:00Z" w16du:dateUtc="2026-07-10T16:28:00Z">
        <w:r w:rsidDel="00D81FF1">
          <w:delText>Softer now</w:delText>
        </w:r>
      </w:del>
      <w:r>
        <w:t>. Not gone. Softer.</w:t>
      </w:r>
    </w:p>
    <w:p w14:paraId="5483C4E7" w14:textId="4A39BB0A" w:rsidR="00D629B2" w:rsidRDefault="001305DF">
      <w:pPr>
        <w:spacing w:before="240" w:after="240"/>
        <w:rPr>
          <w:ins w:id="1561" w:author="Clau Kegode" w:date="2026-07-10T19:28:00Z" w16du:dateUtc="2026-07-10T16:28:00Z"/>
        </w:rPr>
      </w:pPr>
      <w:r>
        <w:t xml:space="preserve">The next discovery is about drift. Expenses, left unsupervised, do not stay where you put them — they rise to meet whatever you earn, silently, like water finding its level. The only counter-move is a deliberate one: deciding, </w:t>
      </w:r>
      <w:ins w:id="1562" w:author="Clau Kegode" w:date="2026-07-10T19:28:00Z">
        <w:r w:rsidR="00D81FF1" w:rsidRPr="00D81FF1">
          <w:t>before the money arrives</w:t>
        </w:r>
      </w:ins>
      <w:del w:id="1563" w:author="Clau Kegode" w:date="2026-07-10T19:28:00Z" w16du:dateUtc="2026-07-10T16:28:00Z">
        <w:r w:rsidDel="00D81FF1">
          <w:delText>in advance</w:delText>
        </w:r>
      </w:del>
      <w:r>
        <w:t>, that your lifestyle does not automatically upgrade when your income does.</w:t>
      </w:r>
    </w:p>
    <w:p w14:paraId="2814F127" w14:textId="0CC6878D" w:rsidR="00D81FF1" w:rsidRDefault="00D81FF1">
      <w:pPr>
        <w:spacing w:before="240" w:after="240"/>
      </w:pPr>
      <w:ins w:id="1564" w:author="Clau Kegode" w:date="2026-07-10T19:28:00Z">
        <w:r w:rsidRPr="00D81FF1">
          <w:t>That is the first real shift: you stop trying to earn your way out of financial stress and start removing the behaviors that keep recreating it.</w:t>
        </w:r>
      </w:ins>
    </w:p>
    <w:p w14:paraId="5483C4E8" w14:textId="460C5BDB" w:rsidR="00D629B2" w:rsidRDefault="001305DF">
      <w:pPr>
        <w:spacing w:before="240" w:after="240"/>
      </w:pPr>
      <w:r>
        <w:t xml:space="preserve">The test arrives at 25: a raise, $4,000 a year. In the standard version of this story, it becomes a nicer apartment, a newer phone, a car you've </w:t>
      </w:r>
      <w:r>
        <w:rPr>
          <w:i/>
          <w:iCs/>
        </w:rPr>
        <w:t>earned</w:t>
      </w:r>
      <w:r>
        <w:t xml:space="preserve">. In yours, it becomes $280 a month flowing into an index fund you then </w:t>
      </w:r>
      <w:ins w:id="1565" w:author="Clau Kegode" w:date="2026-07-10T19:28:00Z">
        <w:r w:rsidR="009A0658" w:rsidRPr="009A0658">
          <w:t>intentionally leave untouched</w:t>
        </w:r>
      </w:ins>
      <w:del w:id="1566" w:author="Clau Kegode" w:date="2026-07-10T19:28:00Z" w16du:dateUtc="2026-07-10T16:28:00Z">
        <w:r w:rsidDel="009A0658">
          <w:delText>studiously ignore</w:delText>
        </w:r>
      </w:del>
      <w:r>
        <w:t>. By 26, your net worth crosses $28,000 — top quartile for your age — and here's the strange part: nobody can tell. Same car. Same apartment. Your coworkers could not distinguish you from someone with $400 to their name.</w:t>
      </w:r>
    </w:p>
    <w:p w14:paraId="5483C4E9" w14:textId="293D64C1" w:rsidR="00D629B2" w:rsidRDefault="001305DF">
      <w:pPr>
        <w:spacing w:before="240" w:after="240"/>
      </w:pPr>
      <w:r>
        <w:t xml:space="preserve">That invisibility starts to feel less like an accident and more like a </w:t>
      </w:r>
      <w:ins w:id="1567" w:author="Clau Kegode" w:date="2026-07-10T19:28:00Z">
        <w:r w:rsidR="009A0658" w:rsidRPr="009A0658">
          <w:t>deliberate advantage</w:t>
        </w:r>
      </w:ins>
      <w:del w:id="1568" w:author="Clau Kegode" w:date="2026-07-10T19:28:00Z" w16du:dateUtc="2026-07-10T16:28:00Z">
        <w:r w:rsidDel="009A0658">
          <w:delText>strategy</w:delText>
        </w:r>
      </w:del>
      <w:r>
        <w:t>.</w:t>
      </w:r>
    </w:p>
    <w:p w14:paraId="5483C4EA" w14:textId="77777777" w:rsidR="00D629B2" w:rsidRDefault="00570DF6">
      <w:r>
        <w:pict w14:anchorId="5483C5AE">
          <v:rect id="_x0000_i1069" style="width:0;height:1.5pt" o:hralign="center" o:hrstd="t" o:hr="t" fillcolor="#a0a0a0" stroked="f"/>
        </w:pict>
      </w:r>
    </w:p>
    <w:p w14:paraId="5483C4EB" w14:textId="2D5B8592" w:rsidR="00D629B2" w:rsidRDefault="001305DF">
      <w:pPr>
        <w:spacing w:before="240" w:after="240"/>
      </w:pPr>
      <w:r>
        <w:lastRenderedPageBreak/>
        <w:t xml:space="preserve">What nobody explains about not buying things is that the money doesn't just sit there. It </w:t>
      </w:r>
      <w:del w:id="1569" w:author="Clau Kegode" w:date="2026-07-10T19:28:00Z" w16du:dateUtc="2026-07-10T16:28:00Z">
        <w:r w:rsidDel="009A0658">
          <w:rPr>
            <w:i/>
            <w:iCs/>
          </w:rPr>
          <w:delText>moves</w:delText>
        </w:r>
      </w:del>
      <w:ins w:id="1570" w:author="Clau Kegode" w:date="2026-07-10T19:28:00Z" w16du:dateUtc="2026-07-10T16:28:00Z">
        <w:r w:rsidR="009A0658">
          <w:rPr>
            <w:i/>
            <w:iCs/>
          </w:rPr>
          <w:t>starts work</w:t>
        </w:r>
      </w:ins>
      <w:ins w:id="1571" w:author="Clau Kegode" w:date="2026-07-10T19:29:00Z" w16du:dateUtc="2026-07-10T16:29:00Z">
        <w:r w:rsidR="009A0658">
          <w:rPr>
            <w:i/>
            <w:iCs/>
          </w:rPr>
          <w:t>ing</w:t>
        </w:r>
      </w:ins>
      <w:r>
        <w:t xml:space="preserve">. The research is blunt on this point: savings rate predicts wealth better than income does. Not what you earn — what you keep. The top one percent save or invest 40 to 50 percent of their income; the average American manages somewhere between three and seven. You are now at 31 percent on a $56,000 salary — not through heroic discipline, but because you stopped paying for things that were </w:t>
      </w:r>
      <w:ins w:id="1572" w:author="Clau Kegode" w:date="2026-07-10T19:29:00Z">
        <w:r w:rsidR="00C42B2C" w:rsidRPr="00C42B2C">
          <w:t>adding cost without adding value</w:t>
        </w:r>
      </w:ins>
      <w:del w:id="1573" w:author="Clau Kegode" w:date="2026-07-10T19:29:00Z" w16du:dateUtc="2026-07-10T16:29:00Z">
        <w:r w:rsidDel="00C42B2C">
          <w:delText>doing nothing for you</w:delText>
        </w:r>
      </w:del>
      <w:r>
        <w:t>.</w:t>
      </w:r>
    </w:p>
    <w:p w14:paraId="5483C4EC" w14:textId="11A5F741" w:rsidR="00D629B2" w:rsidRDefault="001305DF">
      <w:pPr>
        <w:spacing w:before="240" w:after="240"/>
      </w:pPr>
      <w:r>
        <w:t xml:space="preserve">And somewhere in here, the deepest reframe of the whole project </w:t>
      </w:r>
      <w:ins w:id="1574" w:author="Clau Kegode" w:date="2026-07-10T19:29:00Z">
        <w:r w:rsidR="007A3284" w:rsidRPr="007A3284">
          <w:t>finally settles in</w:t>
        </w:r>
      </w:ins>
      <w:del w:id="1575" w:author="Clau Kegode" w:date="2026-07-10T19:29:00Z" w16du:dateUtc="2026-07-10T16:29:00Z">
        <w:r w:rsidDel="007A3284">
          <w:delText>clicks into place</w:delText>
        </w:r>
      </w:del>
      <w:r>
        <w:t xml:space="preserve">: money stops being something you earn and spend, and becomes something you </w:t>
      </w:r>
      <w:ins w:id="1576" w:author="Clau Kegode" w:date="2026-07-10T19:29:00Z">
        <w:r w:rsidR="007A3284" w:rsidRPr="007A3284">
          <w:rPr>
            <w:i/>
            <w:iCs/>
          </w:rPr>
          <w:t>redirect</w:t>
        </w:r>
      </w:ins>
      <w:del w:id="1577" w:author="Clau Kegode" w:date="2026-07-10T19:29:00Z" w16du:dateUtc="2026-07-10T16:29:00Z">
        <w:r w:rsidDel="007A3284">
          <w:rPr>
            <w:i/>
            <w:iCs/>
          </w:rPr>
          <w:delText>convert</w:delText>
        </w:r>
      </w:del>
      <w:r>
        <w:t>. Every dollar not spent isn't a dollar saved. It's a dollar transformed into an asset — and assets behave differently than dollars. Dollars</w:t>
      </w:r>
      <w:del w:id="1578" w:author="Clau Kegode" w:date="2026-07-10T19:30:00Z" w16du:dateUtc="2026-07-10T16:30:00Z">
        <w:r w:rsidDel="007A3284">
          <w:delText xml:space="preserve"> wait</w:delText>
        </w:r>
      </w:del>
      <w:ins w:id="1579" w:author="Clau Kegode" w:date="2026-07-10T19:30:00Z" w16du:dateUtc="2026-07-10T16:30:00Z">
        <w:r w:rsidR="007A3284">
          <w:t xml:space="preserve"> sit idle</w:t>
        </w:r>
      </w:ins>
      <w:r>
        <w:t>. Assets work.</w:t>
      </w:r>
    </w:p>
    <w:p w14:paraId="5483C4ED" w14:textId="453C43AD" w:rsidR="00D629B2" w:rsidRDefault="001305DF">
      <w:pPr>
        <w:spacing w:before="240" w:after="240"/>
      </w:pPr>
      <w:r>
        <w:t xml:space="preserve">At 27: net worth $51,000, and an entire year without a single unnecessary purchase. No gadgets. No wardrobe beyond replacement. No new phone while the old one still </w:t>
      </w:r>
      <w:ins w:id="1580" w:author="Clau Kegode" w:date="2026-07-10T19:30:00Z" w16du:dateUtc="2026-07-10T16:30:00Z">
        <w:r w:rsidR="00C13E4F" w:rsidRPr="00C13E4F">
          <w:t>functions perfectly.</w:t>
        </w:r>
      </w:ins>
      <w:del w:id="1581" w:author="Clau Kegode" w:date="2026-07-10T19:30:00Z" w16du:dateUtc="2026-07-10T16:30:00Z">
        <w:r w:rsidDel="00C13E4F">
          <w:delText xml:space="preserve">turns on. </w:delText>
        </w:r>
      </w:del>
      <w:ins w:id="1582" w:author="Clau Kegode" w:date="2026-07-10T19:30:00Z" w16du:dateUtc="2026-07-10T16:30:00Z">
        <w:r w:rsidR="00B66706">
          <w:t xml:space="preserve"> </w:t>
        </w:r>
      </w:ins>
      <w:r>
        <w:t xml:space="preserve">Around you, the upgrades roll on — new cars, new apartments, new things to show for new income — and you watch it without judgment. You just don't participate. And the financial gap between you and them widens every month without either side noticing, which is exactly how these gaps </w:t>
      </w:r>
      <w:ins w:id="1583" w:author="Clau Kegode" w:date="2026-07-10T19:30:00Z">
        <w:r w:rsidR="00B66706" w:rsidRPr="00B66706">
          <w:t>quietly compound</w:t>
        </w:r>
      </w:ins>
      <w:del w:id="1584" w:author="Clau Kegode" w:date="2026-07-10T19:30:00Z" w16du:dateUtc="2026-07-10T16:30:00Z">
        <w:r w:rsidDel="00B66706">
          <w:delText>work</w:delText>
        </w:r>
      </w:del>
      <w:r>
        <w:t>.</w:t>
      </w:r>
    </w:p>
    <w:p w14:paraId="5483C4EE" w14:textId="396474D0" w:rsidR="00D629B2" w:rsidRDefault="001305DF">
      <w:pPr>
        <w:spacing w:before="240" w:after="240"/>
      </w:pPr>
      <w:r>
        <w:t xml:space="preserve">The mechanism they're riding has a name: the hedonic treadmill. The happiness from a purchase erodes as the buyer adapts to it; the boost fades, the object turns invisible, the baseline rises — and then something </w:t>
      </w:r>
      <w:r>
        <w:rPr>
          <w:i/>
          <w:iCs/>
        </w:rPr>
        <w:t>bigger</w:t>
      </w:r>
      <w:r>
        <w:t xml:space="preserve"> is required to produce the same lift. Most people spend their entire lives walking on this machine without ever </w:t>
      </w:r>
      <w:ins w:id="1585" w:author="Clau Kegode" w:date="2026-07-10T19:31:00Z" w16du:dateUtc="2026-07-10T16:31:00Z">
        <w:r w:rsidR="00B66706" w:rsidRPr="00B66706">
          <w:t>realizing they are moving.</w:t>
        </w:r>
      </w:ins>
      <w:del w:id="1586" w:author="Clau Kegode" w:date="2026-07-10T19:31:00Z" w16du:dateUtc="2026-07-10T16:31:00Z">
        <w:r w:rsidDel="00B66706">
          <w:delText>feeling it move under their feet</w:delText>
        </w:r>
      </w:del>
      <w:r>
        <w:t>.</w:t>
      </w:r>
    </w:p>
    <w:p w14:paraId="5483C4EF" w14:textId="4B7EB95C" w:rsidR="00D629B2" w:rsidRDefault="001305DF">
      <w:pPr>
        <w:spacing w:before="240" w:after="240"/>
        <w:rPr>
          <w:ins w:id="1587" w:author="Clau Kegode" w:date="2026-07-10T19:32:00Z" w16du:dateUtc="2026-07-10T16:32:00Z"/>
        </w:rPr>
      </w:pPr>
      <w:r>
        <w:t xml:space="preserve">At 29: net worth $94,000 — closing in on the median for Americans a full decade older (the 35-to-44 median sits around $135,000). And the compounding has started doing something you didn't anticipate. The first years were slow, predictable, almost boring. Somewhere around year three, the growth </w:t>
      </w:r>
      <w:ins w:id="1588" w:author="Clau Kegode" w:date="2026-07-10T19:31:00Z" w16du:dateUtc="2026-07-10T16:31:00Z">
        <w:r w:rsidR="00CA6D0E">
          <w:t xml:space="preserve">began to </w:t>
        </w:r>
      </w:ins>
      <w:r>
        <w:t>accelerate</w:t>
      </w:r>
      <w:del w:id="1589" w:author="Clau Kegode" w:date="2026-07-10T19:31:00Z" w16du:dateUtc="2026-07-10T16:31:00Z">
        <w:r w:rsidDel="00CA6D0E">
          <w:delText>d</w:delText>
        </w:r>
      </w:del>
      <w:r>
        <w:t xml:space="preserve"> — not because the market changed, but because the </w:t>
      </w:r>
      <w:r>
        <w:rPr>
          <w:i/>
          <w:iCs/>
        </w:rPr>
        <w:t>base</w:t>
      </w:r>
      <w:r>
        <w:t xml:space="preserve"> got bigger. The money started making money. You didn't do that. Time did. Your only contribution was </w:t>
      </w:r>
      <w:ins w:id="1590" w:author="Clau Kegode" w:date="2026-07-10T19:31:00Z" w16du:dateUtc="2026-07-10T16:31:00Z">
        <w:r w:rsidR="00CA6D0E">
          <w:t>staying out of its way</w:t>
        </w:r>
      </w:ins>
      <w:del w:id="1591" w:author="Clau Kegode" w:date="2026-07-10T19:31:00Z" w16du:dateUtc="2026-07-10T16:31:00Z">
        <w:r w:rsidDel="00CA6D0E">
          <w:delText>not interrupting</w:delText>
        </w:r>
      </w:del>
      <w:r>
        <w:t>.</w:t>
      </w:r>
    </w:p>
    <w:p w14:paraId="6E134290" w14:textId="4486AB8E" w:rsidR="00643056" w:rsidRDefault="00643056">
      <w:pPr>
        <w:spacing w:before="240" w:after="240"/>
      </w:pPr>
      <w:ins w:id="1592" w:author="Clau Kegode" w:date="2026-07-10T19:32:00Z">
        <w:r w:rsidRPr="00643056">
          <w:t>This is the point where patience stops feeling like waiting and starts feeling like a financial advantage.</w:t>
        </w:r>
      </w:ins>
    </w:p>
    <w:p w14:paraId="5483C4F0" w14:textId="4C139A7A" w:rsidR="00D629B2" w:rsidRDefault="001305DF">
      <w:pPr>
        <w:spacing w:before="240" w:after="240"/>
      </w:pPr>
      <w:r>
        <w:t xml:space="preserve">At 31: $162,000 — above the median for people ten years your senior, with no windfall, no inheritance, no startup exit. You earn $68,000, save a large share of it, invest the savings, and leave it alone. That's the entire system. From the outside it looks like nothing. From the inside it feels like watching a very slow fire </w:t>
      </w:r>
      <w:ins w:id="1593" w:author="Clau Kegode" w:date="2026-07-10T19:32:00Z" w16du:dateUtc="2026-07-10T16:32:00Z">
        <w:r w:rsidR="00643056" w:rsidRPr="00643056">
          <w:t>build enough heat to sustain itself</w:t>
        </w:r>
      </w:ins>
      <w:del w:id="1594" w:author="Clau Kegode" w:date="2026-07-10T19:32:00Z" w16du:dateUtc="2026-07-10T16:32:00Z">
        <w:r w:rsidDel="00643056">
          <w:delText>become an unstoppable one</w:delText>
        </w:r>
      </w:del>
      <w:r>
        <w:t>.</w:t>
      </w:r>
    </w:p>
    <w:p w14:paraId="5483C4F1" w14:textId="740A2BC6" w:rsidR="00D629B2" w:rsidRDefault="001305DF">
      <w:pPr>
        <w:spacing w:before="240" w:after="240"/>
      </w:pPr>
      <w:r>
        <w:t xml:space="preserve">The stages have a rough geography, and you're crossing it in order: below $100,000, you're building the habit. Between $100,000 and $500,000, you're building the machine. Above $500,000, the machine starts </w:t>
      </w:r>
      <w:ins w:id="1595" w:author="Clau Kegode" w:date="2026-07-10T19:32:00Z" w16du:dateUtc="2026-07-10T16:32:00Z">
        <w:r w:rsidR="00643056" w:rsidRPr="00643056">
          <w:t>creating momentum of its own</w:t>
        </w:r>
      </w:ins>
      <w:del w:id="1596" w:author="Clau Kegode" w:date="2026-07-10T19:32:00Z" w16du:dateUtc="2026-07-10T16:32:00Z">
        <w:r w:rsidDel="00643056">
          <w:delText>running without you</w:delText>
        </w:r>
      </w:del>
      <w:r>
        <w:t>.</w:t>
      </w:r>
    </w:p>
    <w:p w14:paraId="5483C4F2" w14:textId="77777777" w:rsidR="00D629B2" w:rsidRDefault="00570DF6">
      <w:r>
        <w:lastRenderedPageBreak/>
        <w:pict w14:anchorId="5483C5AF">
          <v:rect id="_x0000_i1070" style="width:0;height:1.5pt" o:hralign="center" o:hrstd="t" o:hr="t" fillcolor="#a0a0a0" stroked="f"/>
        </w:pict>
      </w:r>
    </w:p>
    <w:p w14:paraId="5483C4F3" w14:textId="2080E60C" w:rsidR="00D629B2" w:rsidRDefault="001305DF">
      <w:pPr>
        <w:spacing w:before="240" w:after="240"/>
      </w:pPr>
      <w:r>
        <w:t xml:space="preserve">At 33 — net worth $248,000 — something subtle shifts in your relationship with money. You stop doing the math on small purchases. Not from carelessness; from </w:t>
      </w:r>
      <w:ins w:id="1597" w:author="Clau Kegode" w:date="2026-07-10T19:32:00Z">
        <w:r w:rsidR="00A316CA" w:rsidRPr="00A316CA">
          <w:t>financial margin</w:t>
        </w:r>
      </w:ins>
      <w:del w:id="1598" w:author="Clau Kegode" w:date="2026-07-10T19:32:00Z" w16du:dateUtc="2026-07-10T16:32:00Z">
        <w:r w:rsidDel="00A316CA">
          <w:delText>buffer</w:delText>
        </w:r>
      </w:del>
      <w:r>
        <w:t xml:space="preserve">. A $40 dinner no longer requires a calculation. And here's the twist: most of the time you don't </w:t>
      </w:r>
      <w:r>
        <w:rPr>
          <w:i/>
          <w:iCs/>
        </w:rPr>
        <w:t>want</w:t>
      </w:r>
      <w:r>
        <w:t xml:space="preserve"> the $40 dinner. Not because you can't afford it — because the discipline that began as necessity has quietly </w:t>
      </w:r>
      <w:ins w:id="1599" w:author="Clau Kegode" w:date="2026-07-10T19:33:00Z" w16du:dateUtc="2026-07-10T16:33:00Z">
        <w:r w:rsidR="00A316CA">
          <w:t>evolved</w:t>
        </w:r>
      </w:ins>
      <w:del w:id="1600" w:author="Clau Kegode" w:date="2026-07-10T19:33:00Z" w16du:dateUtc="2026-07-10T16:33:00Z">
        <w:r w:rsidDel="00A316CA">
          <w:delText>metabolized</w:delText>
        </w:r>
      </w:del>
      <w:r>
        <w:t xml:space="preserve"> into preference, and then into identity. You are not someone who buys things they don't need. It stopped being a sacrifice years ago. It's just who you are now.</w:t>
      </w:r>
    </w:p>
    <w:p w14:paraId="5483C4F4" w14:textId="45B9094C" w:rsidR="00D629B2" w:rsidRDefault="001305DF">
      <w:pPr>
        <w:spacing w:before="240" w:after="240"/>
      </w:pPr>
      <w:r>
        <w:t xml:space="preserve">Your measuring stick changed too, somewhere along the way: you stopped counting what you own and started counting what you </w:t>
      </w:r>
      <w:ins w:id="1601" w:author="Clau Kegode" w:date="2026-07-10T19:33:00Z" w16du:dateUtc="2026-07-10T16:33:00Z">
        <w:r w:rsidR="002218A6">
          <w:t>control</w:t>
        </w:r>
      </w:ins>
      <w:del w:id="1602" w:author="Clau Kegode" w:date="2026-07-10T19:33:00Z" w16du:dateUtc="2026-07-10T16:33:00Z">
        <w:r w:rsidDel="002218A6">
          <w:delText>don't owe</w:delText>
        </w:r>
      </w:del>
      <w:r>
        <w:t>. The second number is always larger. It's also always more honest.</w:t>
      </w:r>
    </w:p>
    <w:p w14:paraId="5483C4F5" w14:textId="5C50FBA6" w:rsidR="00D629B2" w:rsidRDefault="001305DF">
      <w:pPr>
        <w:spacing w:before="240" w:after="240"/>
      </w:pPr>
      <w:r>
        <w:t xml:space="preserve">At 35 — net worth $340,000 — a colleague leases a new car. $680 a month. He talks about it for two weeks with genuine, </w:t>
      </w:r>
      <w:ins w:id="1603" w:author="Clau Kegode" w:date="2026-07-10T19:33:00Z" w16du:dateUtc="2026-07-10T16:33:00Z">
        <w:r w:rsidR="002218A6">
          <w:t>unfiltered</w:t>
        </w:r>
      </w:ins>
      <w:del w:id="1604" w:author="Clau Kegode" w:date="2026-07-10T19:33:00Z" w16du:dateUtc="2026-07-10T16:33:00Z">
        <w:r w:rsidDel="002218A6">
          <w:delText>glowing</w:delText>
        </w:r>
      </w:del>
      <w:r>
        <w:t xml:space="preserve"> pride. You drive the same car you've driven for six years; it has 94,000 miles and starts every morning. And you privately run the number you cannot un</w:t>
      </w:r>
      <w:ins w:id="1605" w:author="Clau Kegode" w:date="2026-07-10T19:33:00Z" w16du:dateUtc="2026-07-10T16:33:00Z">
        <w:r w:rsidR="002218A6">
          <w:t>see</w:t>
        </w:r>
      </w:ins>
      <w:del w:id="1606" w:author="Clau Kegode" w:date="2026-07-10T19:33:00Z" w16du:dateUtc="2026-07-10T16:33:00Z">
        <w:r w:rsidDel="002218A6">
          <w:delText>-run</w:delText>
        </w:r>
      </w:del>
      <w:r>
        <w:t>: $680 a month, invested for 30 years at a 7 percent return, is roughly $820,000. You do not say this out loud. You let him enjoy the car. The math doesn't need an audience.</w:t>
      </w:r>
    </w:p>
    <w:p w14:paraId="5483C4F6" w14:textId="79D0D903" w:rsidR="00D629B2" w:rsidRDefault="001305DF">
      <w:pPr>
        <w:spacing w:before="240" w:after="240"/>
      </w:pPr>
      <w:r>
        <w:t xml:space="preserve">At 37: $490,000 — and you can feel the edge of something. Not the million. Something before it: the point where a good year's portfolio gains could, in principle, cover your entire life. You're not there yet. But </w:t>
      </w:r>
      <w:r>
        <w:rPr>
          <w:i/>
          <w:iCs/>
        </w:rPr>
        <w:t>seeing</w:t>
      </w:r>
      <w:r>
        <w:t xml:space="preserve"> it changes everything about the job. You still like the work — it's just no longer the thing your survival </w:t>
      </w:r>
      <w:ins w:id="1607" w:author="Clau Kegode" w:date="2026-07-10T19:34:00Z" w16du:dateUtc="2026-07-10T16:34:00Z">
        <w:r w:rsidR="002218A6">
          <w:t>depends</w:t>
        </w:r>
      </w:ins>
      <w:del w:id="1608" w:author="Clau Kegode" w:date="2026-07-10T19:34:00Z" w16du:dateUtc="2026-07-10T16:34:00Z">
        <w:r w:rsidDel="002218A6">
          <w:delText>hangs</w:delText>
        </w:r>
      </w:del>
      <w:r>
        <w:t xml:space="preserve"> on, and that severed dependency rewires you. You negotiate differently. You decide differently. You stop tolerating what you once tolerated because the paycheck </w:t>
      </w:r>
      <w:ins w:id="1609" w:author="Clau Kegode" w:date="2026-07-10T19:34:00Z" w16du:dateUtc="2026-07-10T16:34:00Z">
        <w:r w:rsidR="002218A6">
          <w:t>held you</w:t>
        </w:r>
      </w:ins>
      <w:del w:id="1610" w:author="Clau Kegode" w:date="2026-07-10T19:34:00Z" w16du:dateUtc="2026-07-10T16:34:00Z">
        <w:r w:rsidDel="002218A6">
          <w:delText>demanded</w:delText>
        </w:r>
      </w:del>
      <w:r>
        <w:t xml:space="preserve"> </w:t>
      </w:r>
      <w:ins w:id="1611" w:author="Clau Kegode" w:date="2026-07-10T19:34:00Z" w16du:dateUtc="2026-07-10T16:34:00Z">
        <w:r w:rsidR="002218A6">
          <w:t>there</w:t>
        </w:r>
      </w:ins>
      <w:del w:id="1612" w:author="Clau Kegode" w:date="2026-07-10T19:34:00Z" w16du:dateUtc="2026-07-10T16:34:00Z">
        <w:r w:rsidDel="002218A6">
          <w:delText>it</w:delText>
        </w:r>
      </w:del>
      <w:r>
        <w:t>.</w:t>
      </w:r>
    </w:p>
    <w:p w14:paraId="5483C4F7" w14:textId="1EF335C0" w:rsidR="00D629B2" w:rsidRDefault="001305DF">
      <w:pPr>
        <w:spacing w:before="240" w:after="240"/>
        <w:rPr>
          <w:ins w:id="1613" w:author="Clau Kegode" w:date="2026-07-10T19:34:00Z" w16du:dateUtc="2026-07-10T16:34:00Z"/>
        </w:rPr>
      </w:pPr>
      <w:r>
        <w:t xml:space="preserve">Because financial independence was never a number. It's a ratio — assets generating more than expenses consume — and most people never cross it for one reason: their expenses rise to greet every raise. Yours didn't. You held the expense line </w:t>
      </w:r>
      <w:del w:id="1614" w:author="Clau Kegode" w:date="2026-07-10T19:34:00Z" w16du:dateUtc="2026-07-10T16:34:00Z">
        <w:r w:rsidDel="002218A6">
          <w:delText>flat</w:delText>
        </w:r>
      </w:del>
      <w:ins w:id="1615" w:author="Clau Kegode" w:date="2026-07-10T19:34:00Z" w16du:dateUtc="2026-07-10T16:34:00Z">
        <w:r w:rsidR="002218A6">
          <w:t>steady</w:t>
        </w:r>
      </w:ins>
      <w:r>
        <w:t xml:space="preserve"> while the asset line climbed, and the two lines crossed quietly, without ceremony, somewhere in the dark.</w:t>
      </w:r>
    </w:p>
    <w:p w14:paraId="6FDC206B" w14:textId="352A8042" w:rsidR="00DC26ED" w:rsidRDefault="00DC26ED">
      <w:pPr>
        <w:spacing w:before="240" w:after="240"/>
      </w:pPr>
      <w:ins w:id="1616" w:author="Clau Kegode" w:date="2026-07-10T19:34:00Z">
        <w:r w:rsidRPr="00DC26ED">
          <w:t>The freedom arrived before the headline number did. The money simply took longer to make it visible.</w:t>
        </w:r>
      </w:ins>
    </w:p>
    <w:p w14:paraId="5483C4F8" w14:textId="68B5FA54" w:rsidR="00D629B2" w:rsidRDefault="001305DF">
      <w:pPr>
        <w:spacing w:before="240" w:after="240"/>
      </w:pPr>
      <w:r>
        <w:t xml:space="preserve">At 39: $640,000 — a threshold only about 20 percent of Americans reach at </w:t>
      </w:r>
      <w:r>
        <w:rPr>
          <w:i/>
          <w:iCs/>
        </w:rPr>
        <w:t>any</w:t>
      </w:r>
      <w:r>
        <w:t xml:space="preserve"> age, and you're 39. Same car. Same neighborhood, one apartment nicer, chosen because you needed the space and could pay for it without stretching. Phone: two years old. Wardrobe: unchanged since 29. From the outside, nothing has happened. From the inside, everything has. And the invisibility keeps paying dividends of its own — stealth wealth isn't an aesthetic, it's a </w:t>
      </w:r>
      <w:del w:id="1617" w:author="Clau Kegode" w:date="2026-07-10T19:34:00Z" w16du:dateUtc="2026-07-10T16:34:00Z">
        <w:r w:rsidDel="00DC26ED">
          <w:delText>structura</w:delText>
        </w:r>
      </w:del>
      <w:del w:id="1618" w:author="Clau Kegode" w:date="2026-07-10T19:35:00Z" w16du:dateUtc="2026-07-10T16:35:00Z">
        <w:r w:rsidDel="00DC26ED">
          <w:delText>l</w:delText>
        </w:r>
      </w:del>
      <w:ins w:id="1619" w:author="Clau Kegode" w:date="2026-07-10T19:35:00Z" w16du:dateUtc="2026-07-10T16:35:00Z">
        <w:r w:rsidR="00DC26ED">
          <w:t>financial</w:t>
        </w:r>
      </w:ins>
      <w:r>
        <w:t xml:space="preserve"> advantage. When nobody knows what you have, nobody pressures you to spend it. The social gravity of keeping up disappears when there's nothing visible to keep up with. You move through the world without a price tag showing, and that anonymity compounds exactly the way the money does.</w:t>
      </w:r>
    </w:p>
    <w:p w14:paraId="5483C4F9" w14:textId="77777777" w:rsidR="00D629B2" w:rsidRDefault="001305DF">
      <w:pPr>
        <w:spacing w:before="240" w:after="240"/>
      </w:pPr>
      <w:r>
        <w:lastRenderedPageBreak/>
        <w:t>At 41: $870,000. The portfolio now generates around $52,000 a year on its own in an average year — more than your entire salary at 24. You built no company. You took no bet that could have destroyed you. You simply refused, for seventeen consecutive years, to buy things you didn't need, and the unspent money became the money that works while you sleep. Compounding never required genius. It required patience, and a refusal to interrupt.</w:t>
      </w:r>
    </w:p>
    <w:p w14:paraId="5483C4FA" w14:textId="77777777" w:rsidR="00D629B2" w:rsidRDefault="001305DF">
      <w:pPr>
        <w:spacing w:before="240" w:after="240"/>
      </w:pPr>
      <w:r>
        <w:t>Then, at 43, on a Wednesday when nothing else is happening, you open the app and it reads $1,040,000.</w:t>
      </w:r>
    </w:p>
    <w:p w14:paraId="5483C4FB" w14:textId="77777777" w:rsidR="00D629B2" w:rsidRDefault="001305DF">
      <w:pPr>
        <w:spacing w:before="240" w:after="240"/>
      </w:pPr>
      <w:r>
        <w:t xml:space="preserve">You sit with it for a minute. The feeling isn't what you'd once imagined — it's quieter. Something like </w:t>
      </w:r>
      <w:r>
        <w:rPr>
          <w:i/>
          <w:iCs/>
        </w:rPr>
        <w:t>confirmation</w:t>
      </w:r>
      <w:r>
        <w:t>. Like the math finally showing its work. You close the app, make coffee, and go to your job, because the million doesn't change your morning.</w:t>
      </w:r>
    </w:p>
    <w:p w14:paraId="5483C4FC" w14:textId="77777777" w:rsidR="00D629B2" w:rsidRDefault="001305DF">
      <w:pPr>
        <w:spacing w:before="240" w:after="240"/>
      </w:pPr>
      <w:r>
        <w:t xml:space="preserve">It changes what the morning </w:t>
      </w:r>
      <w:r>
        <w:rPr>
          <w:i/>
          <w:iCs/>
        </w:rPr>
        <w:t>means</w:t>
      </w:r>
      <w:r>
        <w:t>.</w:t>
      </w:r>
    </w:p>
    <w:p w14:paraId="5483C4FD" w14:textId="77777777" w:rsidR="00D629B2" w:rsidRDefault="00570DF6">
      <w:r>
        <w:pict w14:anchorId="5483C5B0">
          <v:rect id="_x0000_i1071" style="width:0;height:1.5pt" o:hralign="center" o:hrstd="t" o:hr="t" fillcolor="#a0a0a0" stroked="f"/>
        </w:pict>
      </w:r>
    </w:p>
    <w:p w14:paraId="5483C4FE" w14:textId="709DB6B5" w:rsidR="00D629B2" w:rsidRDefault="001305DF">
      <w:pPr>
        <w:spacing w:before="240" w:after="240"/>
      </w:pPr>
      <w:r>
        <w:t xml:space="preserve">You're 44 now. Net worth: $1.1 million. You still don't buy things you don't need — not because you can't, but because you </w:t>
      </w:r>
      <w:ins w:id="1620" w:author="Clau Kegode" w:date="2026-07-10T19:36:00Z">
        <w:r w:rsidR="0018352A" w:rsidRPr="0018352A">
          <w:t>understand the pattern</w:t>
        </w:r>
      </w:ins>
      <w:ins w:id="1621" w:author="Clau Kegode" w:date="2026-07-10T19:36:00Z" w16du:dateUtc="2026-07-10T16:36:00Z">
        <w:r w:rsidR="00C841E1">
          <w:t xml:space="preserve"> </w:t>
        </w:r>
      </w:ins>
      <w:del w:id="1622" w:author="Clau Kegode" w:date="2026-07-10T19:36:00Z" w16du:dateUtc="2026-07-10T16:36:00Z">
        <w:r w:rsidDel="0018352A">
          <w:delText xml:space="preserve">studied the behavior </w:delText>
        </w:r>
      </w:del>
      <w:r>
        <w:t xml:space="preserve">long enough to see what it actually was. It was never really spending. It was </w:t>
      </w:r>
      <w:ins w:id="1623" w:author="Clau Kegode" w:date="2026-07-10T19:36:00Z">
        <w:r w:rsidR="00C841E1" w:rsidRPr="00C841E1">
          <w:t>occupying emptiness</w:t>
        </w:r>
      </w:ins>
      <w:del w:id="1624" w:author="Clau Kegode" w:date="2026-07-10T19:36:00Z" w16du:dateUtc="2026-07-10T16:36:00Z">
        <w:r w:rsidDel="00C841E1">
          <w:delText>filling space</w:delText>
        </w:r>
      </w:del>
      <w:r>
        <w:t>. And once you stopped filling the space with objects, the space filled itself with other things: time, clarity, options, and the slow, accumulating sensation that your life</w:t>
      </w:r>
      <w:ins w:id="1625" w:author="Clau Kegode" w:date="2026-07-10T19:36:00Z" w16du:dateUtc="2026-07-10T16:36:00Z">
        <w:r w:rsidR="00C841E1">
          <w:t xml:space="preserve"> finally</w:t>
        </w:r>
      </w:ins>
      <w:r>
        <w:t xml:space="preserve"> belongs to you.</w:t>
      </w:r>
    </w:p>
    <w:p w14:paraId="5483C4FF" w14:textId="77777777" w:rsidR="00D629B2" w:rsidRDefault="001305DF">
      <w:pPr>
        <w:spacing w:before="240" w:after="240"/>
        <w:rPr>
          <w:i/>
          <w:iCs/>
        </w:rPr>
      </w:pPr>
      <w:r>
        <w:t xml:space="preserve">Sometimes people ask about it — usually sideways, over lunch, the way people ask about money without asking. </w:t>
      </w:r>
      <w:r>
        <w:rPr>
          <w:i/>
          <w:iCs/>
        </w:rPr>
        <w:t>How are you so relaxed about everything? What's the trick?</w:t>
      </w:r>
    </w:p>
    <w:p w14:paraId="5483C500" w14:textId="77777777" w:rsidR="00D629B2" w:rsidRDefault="001305DF">
      <w:pPr>
        <w:spacing w:before="240" w:after="240"/>
      </w:pPr>
      <w:r>
        <w:t>You tell them the truth. One sentence. Seven words, written down once on a Tuesday night next to a bank statement showing $47.</w:t>
      </w:r>
    </w:p>
    <w:p w14:paraId="5483C501" w14:textId="25019874" w:rsidR="00D629B2" w:rsidRDefault="001305DF">
      <w:pPr>
        <w:spacing w:before="240" w:after="240"/>
      </w:pPr>
      <w:r>
        <w:t xml:space="preserve">They always laugh. Every single time. Because it can't be that simple — a rule that short can't be worth a million dollars. There has to be </w:t>
      </w:r>
      <w:ins w:id="1626" w:author="Clau Kegode" w:date="2026-07-10T19:36:00Z">
        <w:r w:rsidR="00B148D4" w:rsidRPr="00B148D4">
          <w:t>a framework</w:t>
        </w:r>
      </w:ins>
      <w:del w:id="1627" w:author="Clau Kegode" w:date="2026-07-10T19:36:00Z" w16du:dateUtc="2026-07-10T16:36:00Z">
        <w:r w:rsidDel="00B148D4">
          <w:delText>a system</w:delText>
        </w:r>
      </w:del>
      <w:r>
        <w:t>, an app, a strategy, a secret.</w:t>
      </w:r>
    </w:p>
    <w:p w14:paraId="5483C502" w14:textId="636BA7B3" w:rsidR="00D629B2" w:rsidRDefault="001305DF">
      <w:pPr>
        <w:spacing w:before="240" w:after="240"/>
        <w:rPr>
          <w:ins w:id="1628" w:author="Clau Kegode" w:date="2026-07-10T19:37:00Z" w16du:dateUtc="2026-07-10T16:37:00Z"/>
        </w:rPr>
      </w:pPr>
      <w:r>
        <w:t xml:space="preserve">You laugh too, and let it go, and think of a man in a marketplace two thousand three hundred years ago, throwing away his last cup because a child had shown him he </w:t>
      </w:r>
      <w:ins w:id="1629" w:author="Clau Kegode" w:date="2026-07-10T19:37:00Z" w16du:dateUtc="2026-07-10T16:37:00Z">
        <w:r w:rsidR="00B148D4" w:rsidRPr="00B148D4">
          <w:t>was carrying something unnecessary.</w:t>
        </w:r>
      </w:ins>
      <w:del w:id="1630" w:author="Clau Kegode" w:date="2026-07-10T19:37:00Z" w16du:dateUtc="2026-07-10T16:37:00Z">
        <w:r w:rsidDel="00B148D4">
          <w:delText>never needed it.</w:delText>
        </w:r>
      </w:del>
    </w:p>
    <w:p w14:paraId="61D25B68" w14:textId="00A379B1" w:rsidR="00B148D4" w:rsidRDefault="00B148D4">
      <w:pPr>
        <w:spacing w:before="240" w:after="240"/>
      </w:pPr>
      <w:ins w:id="1631" w:author="Clau Kegode" w:date="2026-07-10T19:37:00Z">
        <w:r w:rsidRPr="00B148D4">
          <w:t>The strange thing about simplicity is that it looks incomplete to people who have never tested it.</w:t>
        </w:r>
      </w:ins>
    </w:p>
    <w:p w14:paraId="5483C503" w14:textId="77777777" w:rsidR="00D629B2" w:rsidRDefault="001305DF">
      <w:pPr>
        <w:spacing w:before="240" w:after="240"/>
      </w:pPr>
      <w:r>
        <w:t>The cup was always optional.</w:t>
      </w:r>
    </w:p>
    <w:p w14:paraId="5483C504" w14:textId="77777777" w:rsidR="00D629B2" w:rsidRDefault="001305DF">
      <w:pPr>
        <w:spacing w:before="240" w:after="240"/>
      </w:pPr>
      <w:r>
        <w:t>It still is. That's the whole secret, and the reason nobody believes it.</w:t>
      </w:r>
    </w:p>
    <w:p w14:paraId="5483C505" w14:textId="77777777" w:rsidR="00D629B2" w:rsidRDefault="001305DF">
      <w:pPr>
        <w:pStyle w:val="Heading1"/>
        <w:keepNext w:val="0"/>
        <w:keepLines w:val="0"/>
        <w:spacing w:before="480"/>
        <w:rPr>
          <w:b/>
          <w:bCs/>
          <w:sz w:val="46"/>
          <w:szCs w:val="46"/>
        </w:rPr>
      </w:pPr>
      <w:bookmarkStart w:id="1632" w:name="_4mndwcoci5ev" w:colFirst="0" w:colLast="0"/>
      <w:bookmarkEnd w:id="1632"/>
      <w:r>
        <w:rPr>
          <w:b/>
          <w:bCs/>
          <w:sz w:val="46"/>
          <w:szCs w:val="46"/>
        </w:rPr>
        <w:t>POV: You Upgrade Your Lifestyle Every Year</w:t>
      </w:r>
    </w:p>
    <w:p w14:paraId="5483C506" w14:textId="77777777" w:rsidR="00D629B2" w:rsidRDefault="001305DF">
      <w:pPr>
        <w:spacing w:before="240" w:after="240"/>
      </w:pPr>
      <w:r>
        <w:lastRenderedPageBreak/>
        <w:t>$347. That's what's left. Not until next month — until Friday. It's Tuesday.</w:t>
      </w:r>
    </w:p>
    <w:p w14:paraId="5483C507" w14:textId="55834218" w:rsidR="00D629B2" w:rsidRDefault="001305DF">
      <w:pPr>
        <w:spacing w:before="240" w:after="240"/>
      </w:pPr>
      <w:r>
        <w:t xml:space="preserve">You are 24 years old with $347 in your checking account, and you are not panicking, because this is just how it is </w:t>
      </w:r>
      <w:ins w:id="1633" w:author="Clau Kegode" w:date="2026-07-10T19:37:00Z" w16du:dateUtc="2026-07-10T16:37:00Z">
        <w:r w:rsidR="00583889">
          <w:t>for</w:t>
        </w:r>
      </w:ins>
      <w:del w:id="1634" w:author="Clau Kegode" w:date="2026-07-10T19:37:00Z" w16du:dateUtc="2026-07-10T16:37:00Z">
        <w:r w:rsidDel="00583889">
          <w:delText>right</w:delText>
        </w:r>
      </w:del>
      <w:r>
        <w:t xml:space="preserve"> now. You tell yourself that exact sentence. </w:t>
      </w:r>
      <w:r>
        <w:rPr>
          <w:i/>
          <w:iCs/>
        </w:rPr>
        <w:t>This is just how it is right now.</w:t>
      </w:r>
      <w:r>
        <w:t xml:space="preserve"> The rent went up. The car payment is automatic. The subscriptions you keep meaning to cancel </w:t>
      </w:r>
      <w:ins w:id="1635" w:author="Clau Kegode" w:date="2026-07-10T19:38:00Z">
        <w:r w:rsidR="00583889" w:rsidRPr="00583889">
          <w:t>keep pulling money from the account</w:t>
        </w:r>
      </w:ins>
      <w:del w:id="1636" w:author="Clau Kegode" w:date="2026-07-10T19:38:00Z" w16du:dateUtc="2026-07-10T16:38:00Z">
        <w:r w:rsidDel="00583889">
          <w:delText>withdraw themselves</w:delText>
        </w:r>
      </w:del>
      <w:r>
        <w:t xml:space="preserve"> on the 3rd of every month with the punctuality of a Swiss train.</w:t>
      </w:r>
    </w:p>
    <w:p w14:paraId="5483C508" w14:textId="67043C58" w:rsidR="00D629B2" w:rsidRDefault="001305DF">
      <w:pPr>
        <w:spacing w:before="240" w:after="240"/>
      </w:pPr>
      <w:r>
        <w:t xml:space="preserve">You didn't upgrade your life dramatically. You upgraded it </w:t>
      </w:r>
      <w:ins w:id="1637" w:author="Clau Kegode" w:date="2026-07-10T19:38:00Z" w16du:dateUtc="2026-07-10T16:38:00Z">
        <w:r w:rsidR="00583889">
          <w:rPr>
            <w:i/>
            <w:iCs/>
          </w:rPr>
          <w:t>incrementally</w:t>
        </w:r>
      </w:ins>
      <w:del w:id="1638" w:author="Clau Kegode" w:date="2026-07-10T19:38:00Z" w16du:dateUtc="2026-07-10T16:38:00Z">
        <w:r w:rsidDel="00583889">
          <w:delText xml:space="preserve">a </w:delText>
        </w:r>
        <w:r w:rsidDel="00583889">
          <w:rPr>
            <w:i/>
            <w:iCs/>
          </w:rPr>
          <w:delText>little</w:delText>
        </w:r>
      </w:del>
      <w:r>
        <w:t>. Every year. A slightly better apartment. A slightly newer car. A gym you actually like. A phone plan with the international option you have never once used. Each upgrade made sense at the time. Each one was a reward. You earned it.</w:t>
      </w:r>
    </w:p>
    <w:p w14:paraId="5483C509" w14:textId="73782A0D" w:rsidR="00D629B2" w:rsidRDefault="001305DF">
      <w:pPr>
        <w:spacing w:before="240" w:after="240"/>
      </w:pPr>
      <w:r>
        <w:t xml:space="preserve">You check the balance again at 11 p.m. Still $347. And somewhere in the back of your mind, a question is </w:t>
      </w:r>
      <w:ins w:id="1639" w:author="Clau Kegode" w:date="2026-07-10T19:38:00Z">
        <w:r w:rsidR="004E1B47" w:rsidRPr="004E1B47">
          <w:t>starting to surface</w:t>
        </w:r>
      </w:ins>
      <w:del w:id="1640" w:author="Clau Kegode" w:date="2026-07-10T19:38:00Z" w16du:dateUtc="2026-07-10T16:38:00Z">
        <w:r w:rsidDel="004E1B47">
          <w:delText>forming</w:delText>
        </w:r>
      </w:del>
      <w:r>
        <w:t xml:space="preserve"> that you are not ready to ask.</w:t>
      </w:r>
    </w:p>
    <w:p w14:paraId="5483C50A" w14:textId="63DA602F" w:rsidR="00D629B2" w:rsidRDefault="001305DF">
      <w:pPr>
        <w:spacing w:before="240" w:after="240"/>
      </w:pPr>
      <w:r>
        <w:t xml:space="preserve">In 1769, the French philosopher Denis Diderot was given a gift: a magnificent scarlet dressing gown. He loved it — until he noticed that next to it, his old desk looked shabby. So he replaced the desk. Then the tapestry looked wrong beside the new desk, so the tapestry went too. Then the chairs. Then the prints. Room by room, the beautiful gown quietly </w:t>
      </w:r>
      <w:ins w:id="1641" w:author="Clau Kegode" w:date="2026-07-10T19:39:00Z" w16du:dateUtc="2026-07-10T16:39:00Z">
        <w:r w:rsidR="004E1B47" w:rsidRPr="004E1B47">
          <w:t>reshaped</w:t>
        </w:r>
      </w:ins>
      <w:del w:id="1642" w:author="Clau Kegode" w:date="2026-07-10T19:39:00Z" w16du:dateUtc="2026-07-10T16:39:00Z">
        <w:r w:rsidDel="004E1B47">
          <w:delText>renovated</w:delText>
        </w:r>
      </w:del>
      <w:r>
        <w:t xml:space="preserve"> his entire life, and marched him into debt doing it. He wrote an essay about the experience with a title that says everything: </w:t>
      </w:r>
      <w:r>
        <w:rPr>
          <w:i/>
          <w:iCs/>
        </w:rPr>
        <w:t>Regrets on Parting with My Old Dressing Gown.</w:t>
      </w:r>
      <w:r>
        <w:t xml:space="preserve"> Two centuries later, anthropologists gave the pattern his name — the Diderot effect — the way one upgrade </w:t>
      </w:r>
      <w:ins w:id="1643" w:author="Clau Kegode" w:date="2026-07-10T19:39:00Z">
        <w:r w:rsidR="00B27927" w:rsidRPr="00B27927">
          <w:t>creates pressure for another</w:t>
        </w:r>
      </w:ins>
      <w:del w:id="1644" w:author="Clau Kegode" w:date="2026-07-10T19:39:00Z" w16du:dateUtc="2026-07-10T16:39:00Z">
        <w:r w:rsidDel="00B27927">
          <w:delText>demands the next</w:delText>
        </w:r>
      </w:del>
      <w:r>
        <w:t>, in a chain nobody remembers agreeing to.</w:t>
      </w:r>
    </w:p>
    <w:p w14:paraId="5483C50B" w14:textId="77777777" w:rsidR="00D629B2" w:rsidRDefault="001305DF">
      <w:pPr>
        <w:spacing w:before="240" w:after="240"/>
      </w:pPr>
      <w:r>
        <w:t>You are wearing the gown. You just don't know it yet.</w:t>
      </w:r>
    </w:p>
    <w:p w14:paraId="5483C50C" w14:textId="77777777" w:rsidR="00D629B2" w:rsidRDefault="00570DF6">
      <w:r>
        <w:pict w14:anchorId="5483C5B1">
          <v:rect id="_x0000_i1072" style="width:0;height:1.5pt" o:hralign="center" o:hrstd="t" o:hr="t" fillcolor="#a0a0a0" stroked="f"/>
        </w:pict>
      </w:r>
    </w:p>
    <w:p w14:paraId="5483C50D" w14:textId="252320A3" w:rsidR="00D629B2" w:rsidRDefault="001305DF">
      <w:pPr>
        <w:spacing w:before="240" w:after="240"/>
      </w:pPr>
      <w:r>
        <w:t xml:space="preserve">The chain started at 22. First real job: $44,000, about $2,700 a month after taxes and insurance. A one-bedroom for $900. A 2014 Honda Civic with 80,000 miles. Groceries from Aldi, where you knew every aisle by heart. You weren't comfortable — but you were </w:t>
      </w:r>
      <w:r>
        <w:rPr>
          <w:i/>
          <w:iCs/>
        </w:rPr>
        <w:t>moving</w:t>
      </w:r>
      <w:r>
        <w:t xml:space="preserve">, and you could feel it. You saved $4,000 that first year. It took everything you had, and it felt like proof. Proof the math worked. Proof you were </w:t>
      </w:r>
      <w:ins w:id="1645" w:author="Clau Kegode" w:date="2026-07-10T19:40:00Z">
        <w:r w:rsidR="00443A4B" w:rsidRPr="00443A4B">
          <w:t>capable of building something</w:t>
        </w:r>
      </w:ins>
      <w:del w:id="1646" w:author="Clau Kegode" w:date="2026-07-10T19:40:00Z" w16du:dateUtc="2026-07-10T16:40:00Z">
        <w:r w:rsidDel="00443A4B">
          <w:delText>different</w:delText>
        </w:r>
      </w:del>
      <w:r>
        <w:t>.</w:t>
      </w:r>
    </w:p>
    <w:p w14:paraId="5483C50E" w14:textId="474ED2AA" w:rsidR="00D629B2" w:rsidRDefault="001305DF">
      <w:pPr>
        <w:spacing w:before="240" w:after="240"/>
      </w:pPr>
      <w:r>
        <w:t xml:space="preserve">Then came the raise. $44,000 to $52,000 — eight thousand more a year — and it landed in your chest as pure possibility. That's the moment the treadmill </w:t>
      </w:r>
      <w:ins w:id="1647" w:author="Clau Kegode" w:date="2026-07-10T19:40:00Z">
        <w:r w:rsidR="007128CE" w:rsidRPr="007128CE">
          <w:t>quietly began turning</w:t>
        </w:r>
      </w:ins>
      <w:del w:id="1648" w:author="Clau Kegode" w:date="2026-07-10T19:40:00Z" w16du:dateUtc="2026-07-10T16:40:00Z">
        <w:r w:rsidDel="007128CE">
          <w:delText>switched on</w:delText>
        </w:r>
      </w:del>
      <w:r>
        <w:t>. You didn't feel it start. Nobody ever feels it start.</w:t>
      </w:r>
    </w:p>
    <w:p w14:paraId="5483C50F" w14:textId="62F9B0C2" w:rsidR="00D629B2" w:rsidRDefault="001305DF">
      <w:pPr>
        <w:spacing w:before="240" w:after="240"/>
        <w:rPr>
          <w:ins w:id="1649" w:author="Clau Kegode" w:date="2026-07-10T19:41:00Z" w16du:dateUtc="2026-07-10T16:41:00Z"/>
        </w:rPr>
      </w:pPr>
      <w:r>
        <w:t xml:space="preserve">The apartment moved first: $1,200 a month, three hundred more, but with in-unit laundry and a parking spot and the right neighborhood. You called it an investment — in your environment, your mental health, your proximity to opportunity. All true. And all beside the point. Because lifestyle costs never feel like choices. They feel like </w:t>
      </w:r>
      <w:r>
        <w:rPr>
          <w:i/>
          <w:iCs/>
        </w:rPr>
        <w:t>upgrades</w:t>
      </w:r>
      <w:r>
        <w:t xml:space="preserve">, and upgrades feel like progress — and there is a difference between moving forward and </w:t>
      </w:r>
      <w:ins w:id="1650" w:author="Clau Kegode" w:date="2026-07-10T19:41:00Z">
        <w:r w:rsidR="007128CE" w:rsidRPr="007128CE">
          <w:t>simply increasing your standard of living</w:t>
        </w:r>
      </w:ins>
      <w:ins w:id="1651" w:author="Clau Kegode" w:date="2026-07-10T19:41:00Z" w16du:dateUtc="2026-07-10T16:41:00Z">
        <w:r w:rsidR="007128CE">
          <w:t xml:space="preserve"> </w:t>
        </w:r>
      </w:ins>
      <w:del w:id="1652" w:author="Clau Kegode" w:date="2026-07-10T19:41:00Z" w16du:dateUtc="2026-07-10T16:41:00Z">
        <w:r w:rsidDel="007128CE">
          <w:delText xml:space="preserve">moving upward </w:delText>
        </w:r>
      </w:del>
      <w:r>
        <w:t>that most people spend a decade failing to notice.</w:t>
      </w:r>
    </w:p>
    <w:p w14:paraId="1C7901D4" w14:textId="33C79E17" w:rsidR="006B2DFF" w:rsidRDefault="006B2DFF">
      <w:pPr>
        <w:spacing w:before="240" w:after="240"/>
      </w:pPr>
      <w:ins w:id="1653" w:author="Clau Kegode" w:date="2026-07-10T19:41:00Z">
        <w:r w:rsidRPr="006B2DFF">
          <w:lastRenderedPageBreak/>
          <w:t>The trap is that every individual decision looks reasonable. It is only the pattern, viewed from a distance, that reveals the cost.</w:t>
        </w:r>
      </w:ins>
    </w:p>
    <w:p w14:paraId="5483C510" w14:textId="2D446BEE" w:rsidR="00D629B2" w:rsidRDefault="001305DF">
      <w:pPr>
        <w:spacing w:before="240" w:after="240"/>
      </w:pPr>
      <w:r>
        <w:t xml:space="preserve">The country was climbing the same staircase alongside you. In 2024, 32 percent of American adults said their family's monthly income had increased from a year earlier — while 37 percent had increased their monthly </w:t>
      </w:r>
      <w:r>
        <w:rPr>
          <w:i/>
          <w:iCs/>
        </w:rPr>
        <w:t>spending</w:t>
      </w:r>
      <w:r>
        <w:t xml:space="preserve">. The third consecutive year that spenders outnumbered earners. Not recklessness. Just the gown, working room by room, at national </w:t>
      </w:r>
      <w:ins w:id="1654" w:author="Clau Kegode" w:date="2026-07-10T19:42:00Z" w16du:dateUtc="2026-07-10T16:42:00Z">
        <w:r w:rsidR="003A4B61">
          <w:t>level</w:t>
        </w:r>
      </w:ins>
      <w:del w:id="1655" w:author="Clau Kegode" w:date="2026-07-10T19:42:00Z" w16du:dateUtc="2026-07-10T16:42:00Z">
        <w:r w:rsidDel="003A4B61">
          <w:delText>scale</w:delText>
        </w:r>
      </w:del>
      <w:r>
        <w:t xml:space="preserve">. The apartment was better. The car was safer. The restaurant was an experience. Each purchase </w:t>
      </w:r>
      <w:ins w:id="1656" w:author="Clau Kegode" w:date="2026-07-10T19:42:00Z" w16du:dateUtc="2026-07-10T16:42:00Z">
        <w:r w:rsidR="00824A50">
          <w:t>made sense in isolation</w:t>
        </w:r>
      </w:ins>
      <w:del w:id="1657" w:author="Clau Kegode" w:date="2026-07-10T19:42:00Z" w16du:dateUtc="2026-07-10T16:42:00Z">
        <w:r w:rsidDel="00824A50">
          <w:delText>justified</w:delText>
        </w:r>
      </w:del>
      <w:r>
        <w:t xml:space="preserve">. And the gap, quietly, </w:t>
      </w:r>
      <w:ins w:id="1658" w:author="Clau Kegode" w:date="2026-07-10T19:42:00Z" w16du:dateUtc="2026-07-10T16:42:00Z">
        <w:r w:rsidR="00824A50">
          <w:t>co</w:t>
        </w:r>
      </w:ins>
      <w:ins w:id="1659" w:author="Clau Kegode" w:date="2026-07-10T19:43:00Z" w16du:dateUtc="2026-07-10T16:43:00Z">
        <w:r w:rsidR="00824A50">
          <w:t>ntinued widening</w:t>
        </w:r>
      </w:ins>
      <w:del w:id="1660" w:author="Clau Kegode" w:date="2026-07-10T19:42:00Z" w16du:dateUtc="2026-07-10T16:42:00Z">
        <w:r w:rsidDel="00824A50">
          <w:delText>opening</w:delText>
        </w:r>
      </w:del>
      <w:r>
        <w:t>.</w:t>
      </w:r>
    </w:p>
    <w:p w14:paraId="5483C511" w14:textId="214A6604" w:rsidR="00D629B2" w:rsidRDefault="001305DF">
      <w:pPr>
        <w:spacing w:before="240" w:after="240"/>
      </w:pPr>
      <w:r>
        <w:t xml:space="preserve">At 26: new job, $68,000, a real step. You celebrate with a weekend trip — deserved, genuinely. Then the chain resumes. A car lease: $487 a month. The apartment climbs to $1,550, because when the old building raised rent, upgrading felt easier than moving </w:t>
      </w:r>
      <w:del w:id="1661" w:author="Clau Kegode" w:date="2026-07-10T19:43:00Z" w16du:dateUtc="2026-07-10T16:43:00Z">
        <w:r w:rsidDel="00915C2D">
          <w:delText>sideways</w:delText>
        </w:r>
      </w:del>
      <w:ins w:id="1662" w:author="Clau Kegode" w:date="2026-07-10T19:43:00Z" w16du:dateUtc="2026-07-10T16:43:00Z">
        <w:r w:rsidR="00915C2D">
          <w:t xml:space="preserve">to </w:t>
        </w:r>
      </w:ins>
      <w:ins w:id="1663" w:author="Clau Kegode" w:date="2026-07-10T19:43:00Z">
        <w:r w:rsidR="00915C2D" w:rsidRPr="00915C2D">
          <w:t>something merely adequate</w:t>
        </w:r>
      </w:ins>
      <w:r>
        <w:t xml:space="preserve">. A travel-rewards credit card. And the dinner habit — not fancy places, just </w:t>
      </w:r>
      <w:r>
        <w:rPr>
          <w:i/>
          <w:iCs/>
        </w:rPr>
        <w:t>places</w:t>
      </w:r>
      <w:r>
        <w:t>, four nights a week instead of one. Call it $35 a night. That's $140 a week. $560 a month. $6,720 a year, spent on dinners you cannot individually remember.</w:t>
      </w:r>
    </w:p>
    <w:p w14:paraId="5483C512" w14:textId="7CF0C464" w:rsidR="00D629B2" w:rsidRDefault="001305DF">
      <w:pPr>
        <w:spacing w:before="240" w:after="240"/>
      </w:pPr>
      <w:r>
        <w:t xml:space="preserve">Net worth at 26: $6,200, plus $4,100 </w:t>
      </w:r>
      <w:ins w:id="1664" w:author="Clau Kegode" w:date="2026-07-10T19:43:00Z" w16du:dateUtc="2026-07-10T16:43:00Z">
        <w:r w:rsidR="00915C2D">
          <w:t>carried</w:t>
        </w:r>
      </w:ins>
      <w:del w:id="1665" w:author="Clau Kegode" w:date="2026-07-10T19:43:00Z" w16du:dateUtc="2026-07-10T16:43:00Z">
        <w:r w:rsidDel="00915C2D">
          <w:delText>riding</w:delText>
        </w:r>
      </w:del>
      <w:r>
        <w:t xml:space="preserve"> on the credit card. The math is uncomfortable when viewed directly, so you develop a skill for </w:t>
      </w:r>
      <w:ins w:id="1666" w:author="Clau Kegode" w:date="2026-07-10T19:43:00Z">
        <w:r w:rsidR="00915C2D" w:rsidRPr="00915C2D">
          <w:t>looking away from it</w:t>
        </w:r>
      </w:ins>
      <w:del w:id="1667" w:author="Clau Kegode" w:date="2026-07-10T19:43:00Z" w16du:dateUtc="2026-07-10T16:43:00Z">
        <w:r w:rsidDel="00915C2D">
          <w:delText>not viewing it directly</w:delText>
        </w:r>
      </w:del>
      <w:r>
        <w:t>.</w:t>
      </w:r>
    </w:p>
    <w:p w14:paraId="5483C513" w14:textId="2604157F" w:rsidR="00D629B2" w:rsidRDefault="001305DF">
      <w:pPr>
        <w:spacing w:before="240" w:after="240"/>
      </w:pPr>
      <w:r>
        <w:t xml:space="preserve">Because here is the only number that ever mattered, and it's the one nothing in your life displays: the gap between what you earn and what you keep. Salary is what you make. Net worth is what </w:t>
      </w:r>
      <w:ins w:id="1668" w:author="Clau Kegode" w:date="2026-07-10T19:44:00Z" w16du:dateUtc="2026-07-10T16:44:00Z">
        <w:r w:rsidR="00594C4A" w:rsidRPr="00594C4A">
          <w:t>retain and compound</w:t>
        </w:r>
      </w:ins>
      <w:del w:id="1669" w:author="Clau Kegode" w:date="2026-07-10T19:44:00Z" w16du:dateUtc="2026-07-10T16:44:00Z">
        <w:r w:rsidDel="00594C4A">
          <w:delText xml:space="preserve">you </w:delText>
        </w:r>
        <w:r w:rsidDel="00594C4A">
          <w:rPr>
            <w:i/>
            <w:iCs/>
          </w:rPr>
          <w:delText>built</w:delText>
        </w:r>
      </w:del>
      <w:r>
        <w:t>. And those two figures can travel in opposite directions for years without sending a single notification.</w:t>
      </w:r>
    </w:p>
    <w:p w14:paraId="5483C514" w14:textId="77777777" w:rsidR="00D629B2" w:rsidRDefault="00570DF6">
      <w:r>
        <w:pict w14:anchorId="5483C5B2">
          <v:rect id="_x0000_i1073" style="width:0;height:1.5pt" o:hralign="center" o:hrstd="t" o:hr="t" fillcolor="#a0a0a0" stroked="f"/>
        </w:pict>
      </w:r>
    </w:p>
    <w:p w14:paraId="5483C515" w14:textId="2F54DBED" w:rsidR="00D629B2" w:rsidRDefault="001305DF">
      <w:pPr>
        <w:spacing w:before="240" w:after="240"/>
      </w:pPr>
      <w:r>
        <w:t xml:space="preserve">The first crack appears at 28, at a dinner with two friends. One of them earns less than you — maybe $55,000 — and mentions, casually, that she just crossed $30,000 in savings. You have $8,400. You earn more. You've kept less. Something shifts uncomfortably in your chest — not jealousy, something more </w:t>
      </w:r>
      <w:ins w:id="1670" w:author="Clau Kegode" w:date="2026-07-10T19:44:00Z">
        <w:r w:rsidR="00AE6CD0" w:rsidRPr="00AE6CD0">
          <w:t>useful</w:t>
        </w:r>
      </w:ins>
      <w:del w:id="1671" w:author="Clau Kegode" w:date="2026-07-10T19:44:00Z" w16du:dateUtc="2026-07-10T16:44:00Z">
        <w:r w:rsidDel="00AE6CD0">
          <w:delText>diagnostic</w:delText>
        </w:r>
      </w:del>
      <w:r>
        <w:t xml:space="preserve">: the recognition that the story you've been telling yourself about </w:t>
      </w:r>
      <w:r>
        <w:rPr>
          <w:i/>
          <w:iCs/>
        </w:rPr>
        <w:t>building something</w:t>
      </w:r>
      <w:r>
        <w:t xml:space="preserve"> does not match the numbers on the page.</w:t>
      </w:r>
    </w:p>
    <w:p w14:paraId="5483C516" w14:textId="77777777" w:rsidR="00D629B2" w:rsidRDefault="001305DF">
      <w:pPr>
        <w:spacing w:before="240" w:after="240"/>
      </w:pPr>
      <w:r>
        <w:t>Psychology has already explained your side of the table. Hedonic adaptation: the well-being from any positive change erodes with time as people drift back to baseline. The upgraded apartment thrilled you for about six weeks; then it became merely where you live. The car lasted maybe two months; then it became merely how you get to work. Once the novelty burns off, the extraordinary becomes the normal — and the normal starts requesting its next upgrade. The treadmill never asks if you're satisfied. It just keeps the belt moving.</w:t>
      </w:r>
    </w:p>
    <w:p w14:paraId="5483C517" w14:textId="1B5AD473" w:rsidR="00D629B2" w:rsidRDefault="001305DF">
      <w:pPr>
        <w:spacing w:before="240" w:after="240"/>
        <w:rPr>
          <w:ins w:id="1672" w:author="Clau Kegode" w:date="2026-07-10T19:45:00Z" w16du:dateUtc="2026-07-10T16:45:00Z"/>
        </w:rPr>
      </w:pPr>
      <w:r>
        <w:t xml:space="preserve">At 29, the big one lands: promotion, $94,000. And you feel something close to relief — </w:t>
      </w:r>
      <w:r>
        <w:rPr>
          <w:i/>
          <w:iCs/>
        </w:rPr>
        <w:t>finally</w:t>
      </w:r>
      <w:r>
        <w:t xml:space="preserve">, now the math will work, now the saving begins. Instead, the gown claims another room. A two-bedroom at $2,100, the second bedroom designated "home office" and used as one approximately three times before becoming storage. The lease renews upward: $560 a month. Premium everything — the better streaming tier, the gym with the sauna, the meal kits used </w:t>
      </w:r>
      <w:r>
        <w:lastRenderedPageBreak/>
        <w:t xml:space="preserve">twice a week and </w:t>
      </w:r>
      <w:ins w:id="1673" w:author="Clau Kegode" w:date="2026-07-10T19:44:00Z" w16du:dateUtc="2026-07-10T16:44:00Z">
        <w:r w:rsidR="00AE6CD0" w:rsidRPr="00AE6CD0">
          <w:t>ignored</w:t>
        </w:r>
      </w:ins>
      <w:del w:id="1674" w:author="Clau Kegode" w:date="2026-07-10T19:44:00Z" w16du:dateUtc="2026-07-10T16:44:00Z">
        <w:r w:rsidDel="00AE6CD0">
          <w:delText>felt guilty about</w:delText>
        </w:r>
      </w:del>
      <w:r>
        <w:t xml:space="preserve"> the other five. Fixed monthly costs: $4,300, before a single discretionary dollar.</w:t>
      </w:r>
    </w:p>
    <w:p w14:paraId="4839C450" w14:textId="65C903EC" w:rsidR="00AE6CD0" w:rsidRDefault="00AE6CD0">
      <w:pPr>
        <w:spacing w:before="240" w:after="240"/>
      </w:pPr>
      <w:ins w:id="1675" w:author="Clau Kegode" w:date="2026-07-10T19:45:00Z" w16du:dateUtc="2026-07-10T16:45:00Z">
        <w:r w:rsidRPr="00AE6CD0">
          <w:t>The strangest part of lifestyle inflation is that it rarely feels like excess. It feels like finally catching up.</w:t>
        </w:r>
      </w:ins>
    </w:p>
    <w:p w14:paraId="5483C518" w14:textId="23137041" w:rsidR="00D629B2" w:rsidRDefault="001305DF">
      <w:pPr>
        <w:spacing w:before="240" w:after="240"/>
      </w:pPr>
      <w:r>
        <w:t xml:space="preserve">And that's when you finally see the pattern whole: every raise you have ever received has been </w:t>
      </w:r>
      <w:r>
        <w:rPr>
          <w:i/>
          <w:iCs/>
        </w:rPr>
        <w:t>absorbed</w:t>
      </w:r>
      <w:r>
        <w:t xml:space="preserve">. Not squandered — absorbed, like water into sand. Earned more, spent more, </w:t>
      </w:r>
      <w:ins w:id="1676" w:author="Clau Kegode" w:date="2026-07-10T19:47:00Z" w16du:dateUtc="2026-07-10T16:47:00Z">
        <w:r w:rsidR="00101567" w:rsidRPr="00101567">
          <w:t>the distance between income and wealth stayed exactly the same</w:t>
        </w:r>
      </w:ins>
      <w:del w:id="1677" w:author="Clau Kegode" w:date="2026-07-10T19:47:00Z" w16du:dateUtc="2026-07-10T16:47:00Z">
        <w:r w:rsidDel="00101567">
          <w:delText>gap unchanged</w:delText>
        </w:r>
      </w:del>
      <w:r>
        <w:t xml:space="preserve">. Economists call it lifestyle creep, and the definition sounds too obvious to apply to you, which is precisely how it applies to almost everyone. The consequences even show up in what Americans think wealth </w:t>
      </w:r>
      <w:r>
        <w:rPr>
          <w:i/>
          <w:iCs/>
        </w:rPr>
        <w:t>is</w:t>
      </w:r>
      <w:r>
        <w:t xml:space="preserve">: a 2025 Charles Schwab survey found the average American now believes it takes around $2.3 million to feel truly wealthy. The finish line moves because the runners keep </w:t>
      </w:r>
      <w:ins w:id="1678" w:author="Clau Kegode" w:date="2026-07-10T19:47:00Z">
        <w:r w:rsidR="00A13DEF" w:rsidRPr="00A13DEF">
          <w:t>redefining what "enough" looks like</w:t>
        </w:r>
      </w:ins>
      <w:del w:id="1679" w:author="Clau Kegode" w:date="2026-07-10T19:47:00Z" w16du:dateUtc="2026-07-10T16:47:00Z">
        <w:r w:rsidDel="00A13DEF">
          <w:delText>upgrading the track</w:delText>
        </w:r>
      </w:del>
      <w:r>
        <w:t>.</w:t>
      </w:r>
    </w:p>
    <w:p w14:paraId="5483C519" w14:textId="77777777" w:rsidR="00D629B2" w:rsidRDefault="001305DF">
      <w:pPr>
        <w:spacing w:before="240" w:after="240"/>
      </w:pPr>
      <w:r>
        <w:t>Net worth at 29: $14,000. You earn $94,000 a year and have fourteen thousand dollars to show for seven years of work. It's not a mystery. It's a transcript — a complete record of every moment you had more money than before and answered it with more spending. Every raise, converted into a new floor. Because a new income level manufactures a new normal, and a new normal manufactures a new set of expenses that feel essential. The apartment you couldn't afford two years ago is now just where you live. The payment that once seemed outrageous is now just a bill.</w:t>
      </w:r>
    </w:p>
    <w:p w14:paraId="5483C51A" w14:textId="77777777" w:rsidR="00D629B2" w:rsidRDefault="00570DF6">
      <w:r>
        <w:pict w14:anchorId="5483C5B3">
          <v:rect id="_x0000_i1074" style="width:0;height:1.5pt" o:hralign="center" o:hrstd="t" o:hr="t" fillcolor="#a0a0a0" stroked="f"/>
        </w:pict>
      </w:r>
    </w:p>
    <w:p w14:paraId="5483C51B" w14:textId="15D9E6D5" w:rsidR="00D629B2" w:rsidRDefault="001305DF">
      <w:pPr>
        <w:spacing w:before="240" w:after="240"/>
      </w:pPr>
      <w:r>
        <w:t xml:space="preserve">The turn comes at 31, at a kitchen table at 7 a.m., holding a coffee that costs $6 because you upgraded the machine and now buy the good beans. You open a spreadsheet — not to budget, just to </w:t>
      </w:r>
      <w:del w:id="1680" w:author="Clau Kegode" w:date="2026-07-10T19:47:00Z" w16du:dateUtc="2026-07-10T16:47:00Z">
        <w:r w:rsidDel="00A13DEF">
          <w:rPr>
            <w:i/>
            <w:iCs/>
          </w:rPr>
          <w:delText>look</w:delText>
        </w:r>
      </w:del>
      <w:ins w:id="1681" w:author="Clau Kegode" w:date="2026-07-10T19:47:00Z" w16du:dateUtc="2026-07-10T16:47:00Z">
        <w:r w:rsidR="00A13DEF" w:rsidRPr="00A13DEF">
          <w:t xml:space="preserve"> </w:t>
        </w:r>
        <w:r w:rsidR="00A13DEF" w:rsidRPr="00A13DEF">
          <w:rPr>
            <w:i/>
            <w:iCs/>
          </w:rPr>
          <w:t>confront the numbers</w:t>
        </w:r>
      </w:ins>
      <w:r>
        <w:t>. Income: $94,000. Fixed costs: $4,300 a month. Variable spending: averaging $2,100. Total: $6,400 a month, against take-home of about $5,900.</w:t>
      </w:r>
    </w:p>
    <w:p w14:paraId="5483C51C" w14:textId="3B19ABA4" w:rsidR="00D629B2" w:rsidRDefault="001305DF">
      <w:pPr>
        <w:spacing w:before="240" w:after="240"/>
      </w:pPr>
      <w:r>
        <w:t xml:space="preserve">You are spending more than you earn. Not dramatically. But definitely — and the difference has been quietly </w:t>
      </w:r>
      <w:ins w:id="1682" w:author="Clau Kegode" w:date="2026-07-10T19:48:00Z" w16du:dateUtc="2026-07-10T16:48:00Z">
        <w:r w:rsidR="00A13DEF">
          <w:t>carried by the</w:t>
        </w:r>
      </w:ins>
      <w:del w:id="1683" w:author="Clau Kegode" w:date="2026-07-10T19:48:00Z" w16du:dateUtc="2026-07-10T16:48:00Z">
        <w:r w:rsidDel="00A13DEF">
          <w:delText>living on the</w:delText>
        </w:r>
      </w:del>
      <w:r>
        <w:t xml:space="preserve"> credit card, which now reads $7,800.</w:t>
      </w:r>
    </w:p>
    <w:p w14:paraId="5483C51D" w14:textId="77777777" w:rsidR="00D629B2" w:rsidRDefault="001305DF">
      <w:pPr>
        <w:spacing w:before="240" w:after="240"/>
      </w:pPr>
      <w:r>
        <w:t>You sit with it, and for once, you don't close the tab. Around you, the whole country is running the same deficit of attention: Americans saved an average of 4.6 percent of disposable income in 2024, and the 2025 figure is running lower still at 4.4 — beneath the averages of the 2010s, beneath even the 1960s. You are not an outlier. You are the average. And the average is one bad month from a problem.</w:t>
      </w:r>
    </w:p>
    <w:p w14:paraId="5483C51E" w14:textId="77777777" w:rsidR="00D629B2" w:rsidRDefault="001305DF">
      <w:pPr>
        <w:spacing w:before="240" w:after="240"/>
      </w:pPr>
      <w:r>
        <w:t xml:space="preserve">So the order of operations flips. You stop managing money </w:t>
      </w:r>
      <w:r>
        <w:rPr>
          <w:i/>
          <w:iCs/>
        </w:rPr>
        <w:t>after</w:t>
      </w:r>
      <w:r>
        <w:t xml:space="preserve"> spending and start deciding about it </w:t>
      </w:r>
      <w:r>
        <w:rPr>
          <w:i/>
          <w:iCs/>
        </w:rPr>
        <w:t>before</w:t>
      </w:r>
      <w:r>
        <w:t xml:space="preserve">. No vision board. No podcast binge. Just the first deliberate non-upgrade of your adult life: when the lease ends, you step </w:t>
      </w:r>
      <w:r>
        <w:rPr>
          <w:i/>
          <w:iCs/>
        </w:rPr>
        <w:t>down</w:t>
      </w:r>
      <w:r>
        <w:t xml:space="preserve"> $200 a month. A slightly smaller apartment — fine, just not premium. Four subscriptions cancelled. Four nights a week cooking. None of it feels like deprivation. It feels like a different set of decisions made with the same money.</w:t>
      </w:r>
    </w:p>
    <w:p w14:paraId="5483C51F" w14:textId="77777777" w:rsidR="00D629B2" w:rsidRDefault="001305DF">
      <w:pPr>
        <w:spacing w:before="240" w:after="240"/>
      </w:pPr>
      <w:r>
        <w:lastRenderedPageBreak/>
        <w:t xml:space="preserve">Net worth at 32: $19,000. Not dramatic. But moved — and moved because you </w:t>
      </w:r>
      <w:r>
        <w:rPr>
          <w:i/>
          <w:iCs/>
        </w:rPr>
        <w:t>chose</w:t>
      </w:r>
      <w:r>
        <w:t xml:space="preserve"> it, which turns out to be a different substance entirely.</w:t>
      </w:r>
    </w:p>
    <w:p w14:paraId="5483C520" w14:textId="228A9BC2" w:rsidR="00D629B2" w:rsidRDefault="001305DF">
      <w:pPr>
        <w:spacing w:before="240" w:after="240"/>
      </w:pPr>
      <w:r>
        <w:t xml:space="preserve">Three deliberate years later, at 34, income $112,000 — and this raise, for the first time, did not get absorbed. Net worth: $67,000. A brokerage with $38,000 in index funds, a $22,000 emergency fund, the rest in a high-yield account you opened on a Tuesday and forgot to feel proud of because you were already planning the next move. Because the single most powerful financial decision available to you was never a purchase. It was a </w:t>
      </w:r>
      <w:r>
        <w:rPr>
          <w:i/>
          <w:iCs/>
        </w:rPr>
        <w:t>refusal</w:t>
      </w:r>
      <w:r>
        <w:t xml:space="preserve"> — the choice not to upgrade. Not because upgrading is </w:t>
      </w:r>
      <w:ins w:id="1684" w:author="Clau Kegode" w:date="2026-07-10T19:49:00Z" w16du:dateUtc="2026-07-10T16:49:00Z">
        <w:r w:rsidR="00190ED6" w:rsidRPr="00190ED6">
          <w:t>wrong</w:t>
        </w:r>
      </w:ins>
      <w:del w:id="1685" w:author="Clau Kegode" w:date="2026-07-10T19:49:00Z" w16du:dateUtc="2026-07-10T16:49:00Z">
        <w:r w:rsidDel="00190ED6">
          <w:delText>sinful</w:delText>
        </w:r>
      </w:del>
      <w:r>
        <w:t>, but because the gap between what you earn and what your life costs is where wealth actually lives, and every reflexive upgrade closes it, and every protected gap compounds.</w:t>
      </w:r>
    </w:p>
    <w:p w14:paraId="5483C521" w14:textId="77777777" w:rsidR="00D629B2" w:rsidRDefault="001305DF">
      <w:pPr>
        <w:spacing w:before="240" w:after="240"/>
        <w:rPr>
          <w:ins w:id="1686" w:author="Clau Kegode" w:date="2026-07-10T19:50:00Z" w16du:dateUtc="2026-07-10T16:50:00Z"/>
        </w:rPr>
      </w:pPr>
      <w:r>
        <w:t xml:space="preserve">The people at the top of the curve confirm it from the far end: Long Angle's 2024 study of high-net-worth households found that spending rises with income and net worth — up to a point, and then it </w:t>
      </w:r>
      <w:r>
        <w:rPr>
          <w:i/>
          <w:iCs/>
        </w:rPr>
        <w:t>levels off</w:t>
      </w:r>
      <w:r>
        <w:t>, flattening for those earning $1 million a year or holding $25 million. The people who actually arrive are not the ones who spent more as they earned more. They're the ones who got suspicious of the treadmill early enough to step off it.</w:t>
      </w:r>
    </w:p>
    <w:p w14:paraId="2225049B" w14:textId="43515EAE" w:rsidR="00BC14CA" w:rsidRDefault="00BC14CA">
      <w:pPr>
        <w:spacing w:before="240" w:after="240"/>
      </w:pPr>
      <w:ins w:id="1687" w:author="Clau Kegode" w:date="2026-07-10T19:50:00Z">
        <w:r w:rsidRPr="00BC14CA">
          <w:t>The shift is subtle at first: you stop seeing restraint as something you sacrifice and start seeing it as something you own.</w:t>
        </w:r>
      </w:ins>
    </w:p>
    <w:p w14:paraId="5483C522" w14:textId="77777777" w:rsidR="00D629B2" w:rsidRDefault="00570DF6">
      <w:r>
        <w:pict w14:anchorId="5483C5B4">
          <v:rect id="_x0000_i1075" style="width:0;height:1.5pt" o:hralign="center" o:hrstd="t" o:hr="t" fillcolor="#a0a0a0" stroked="f"/>
        </w:pict>
      </w:r>
    </w:p>
    <w:p w14:paraId="5483C523" w14:textId="0FC519E8" w:rsidR="00D629B2" w:rsidRDefault="001305DF">
      <w:pPr>
        <w:spacing w:before="240" w:after="240"/>
      </w:pPr>
      <w:r>
        <w:t xml:space="preserve">At 37: net worth $180,000 — not life-changing in itself, but </w:t>
      </w:r>
      <w:ins w:id="1688" w:author="Clau Kegode" w:date="2026-07-10T19:50:00Z">
        <w:r w:rsidR="00BC591A" w:rsidRPr="00BC591A">
          <w:t>evidence of something stronge</w:t>
        </w:r>
      </w:ins>
      <w:ins w:id="1689" w:author="Clau Kegode" w:date="2026-07-10T19:50:00Z" w16du:dateUtc="2026-07-10T16:50:00Z">
        <w:r w:rsidR="00BC591A">
          <w:t>r</w:t>
        </w:r>
      </w:ins>
      <w:del w:id="1690" w:author="Clau Kegode" w:date="2026-07-10T19:50:00Z" w16du:dateUtc="2026-07-10T16:50:00Z">
        <w:r w:rsidDel="00BC591A">
          <w:delText>legible as something better</w:delText>
        </w:r>
      </w:del>
      <w:r>
        <w:t xml:space="preserve">: six years of the same decision, repeated. Protect the gap. Move the money before it becomes visible — because money you never see is money you never spend, and the moment it lands in the account you check, it </w:t>
      </w:r>
      <w:del w:id="1691" w:author="Clau Kegode" w:date="2026-07-10T19:51:00Z" w16du:dateUtc="2026-07-10T16:51:00Z">
        <w:r w:rsidDel="00BC591A">
          <w:delText>converts itself into</w:delText>
        </w:r>
      </w:del>
      <w:ins w:id="1692" w:author="Clau Kegode" w:date="2026-07-10T19:51:00Z" w16du:dateUtc="2026-07-10T16:51:00Z">
        <w:r w:rsidR="00BC591A">
          <w:t>starts competing</w:t>
        </w:r>
        <w:r w:rsidR="005031ED">
          <w:t xml:space="preserve"> with your</w:t>
        </w:r>
      </w:ins>
      <w:r>
        <w:t xml:space="preserve"> lifestyle. Automation isn't a hack. It's a treaty with your own reflexes.</w:t>
      </w:r>
    </w:p>
    <w:p w14:paraId="5483C524" w14:textId="5A57DB2E" w:rsidR="00D629B2" w:rsidRDefault="001305DF">
      <w:pPr>
        <w:spacing w:before="240" w:after="240"/>
      </w:pPr>
      <w:r>
        <w:t xml:space="preserve">At 41: $390,000 on an income of $145,000. A decade without a reflexive upgrade — plenty of </w:t>
      </w:r>
      <w:r>
        <w:rPr>
          <w:i/>
          <w:iCs/>
        </w:rPr>
        <w:t>thoughtful</w:t>
      </w:r>
      <w:r>
        <w:t xml:space="preserve"> ones: a better car when the old one turned unreliable, a nicer apartment when the lease and the price aligned. But never automatically. Never because more money arrived and more spending felt like its obvious translation. Among the wealthy households in that same Long Angle research, roughly two-thirds of income was being saved — about $621,000 a year — not because those people are a different species, but because they understood the machine before it </w:t>
      </w:r>
      <w:del w:id="1693" w:author="Clau Kegode" w:date="2026-07-10T19:51:00Z" w16du:dateUtc="2026-07-10T16:51:00Z">
        <w:r w:rsidDel="005031ED">
          <w:delText>ran them down</w:delText>
        </w:r>
      </w:del>
      <w:ins w:id="1694" w:author="Clau Kegode" w:date="2026-07-10T19:51:00Z" w16du:dateUtc="2026-07-10T16:51:00Z">
        <w:r w:rsidR="005031ED" w:rsidRPr="005031ED">
          <w:t xml:space="preserve"> </w:t>
        </w:r>
      </w:ins>
      <w:ins w:id="1695" w:author="Clau Kegode" w:date="2026-07-10T19:51:00Z">
        <w:r w:rsidR="005031ED" w:rsidRPr="005031ED">
          <w:t>started controlling</w:t>
        </w:r>
      </w:ins>
      <w:ins w:id="1696" w:author="Clau Kegode" w:date="2026-07-10T19:51:00Z" w16du:dateUtc="2026-07-10T16:51:00Z">
        <w:r w:rsidR="005031ED">
          <w:t xml:space="preserve"> them</w:t>
        </w:r>
      </w:ins>
      <w:r>
        <w:t>.</w:t>
      </w:r>
    </w:p>
    <w:p w14:paraId="5483C525" w14:textId="77777777" w:rsidR="00D629B2" w:rsidRDefault="001305DF">
      <w:pPr>
        <w:spacing w:before="240" w:after="240"/>
      </w:pPr>
      <w:r>
        <w:t xml:space="preserve">And your own scoreboard has quietly changed units. You stopped measuring wealth by what your life </w:t>
      </w:r>
      <w:r>
        <w:rPr>
          <w:i/>
          <w:iCs/>
        </w:rPr>
        <w:t>looks like</w:t>
      </w:r>
      <w:r>
        <w:t xml:space="preserve"> and started measuring it by what it would take to stop working. Those two numbers, you now know, have almost nothing to do with each other. The expensive apartment never moved the second one. The index fund does.</w:t>
      </w:r>
    </w:p>
    <w:p w14:paraId="5483C526" w14:textId="77777777" w:rsidR="00D629B2" w:rsidRDefault="001305DF">
      <w:pPr>
        <w:spacing w:before="240" w:after="240"/>
      </w:pPr>
      <w:r>
        <w:t xml:space="preserve">At 46: net worth crosses $700,000, and what arrives isn't happiness. It's </w:t>
      </w:r>
      <w:r>
        <w:rPr>
          <w:i/>
          <w:iCs/>
        </w:rPr>
        <w:t>quiet</w:t>
      </w:r>
      <w:r>
        <w:t>. The low-level arithmetic that ran beneath everything — the grocery store calculation, the flinch before a car repair, the tightness before any large purchase — has switched off. You never noticed it running for twenty years. You only notice it now because it stopped.</w:t>
      </w:r>
    </w:p>
    <w:p w14:paraId="6CF41256" w14:textId="23FD9BEB" w:rsidR="005E5405" w:rsidRDefault="005E5405">
      <w:pPr>
        <w:spacing w:before="240" w:after="240"/>
        <w:rPr>
          <w:ins w:id="1697" w:author="Clau Kegode" w:date="2026-07-10T19:52:00Z" w16du:dateUtc="2026-07-10T16:52:00Z"/>
        </w:rPr>
      </w:pPr>
      <w:ins w:id="1698" w:author="Clau Kegode" w:date="2026-07-10T19:52:00Z">
        <w:r w:rsidRPr="005E5405">
          <w:lastRenderedPageBreak/>
          <w:t>The irony is that the freedom you spent decades building is mostly defined by the things you no longer have to think about.</w:t>
        </w:r>
      </w:ins>
    </w:p>
    <w:p w14:paraId="5483C527" w14:textId="0D6EC123" w:rsidR="00D629B2" w:rsidRDefault="001305DF">
      <w:pPr>
        <w:spacing w:before="240" w:after="240"/>
      </w:pPr>
      <w:r>
        <w:t xml:space="preserve">At 51: $1.1 million, crossed on a Wednesday while making lunch, discovered by accident while checking something unrelated. You finish making the lunch. You eat it. You go back to work. The number changes nothing about your day and everything about your </w:t>
      </w:r>
      <w:r>
        <w:rPr>
          <w:i/>
          <w:iCs/>
        </w:rPr>
        <w:t>options</w:t>
      </w:r>
      <w:r>
        <w:t xml:space="preserve"> — and options, you finally understand, were the actual product all along. The ability to say no. To leave. To choose. Every upgrade you declined was an option you kept. Every raise you didn't spend was a door you didn't close.</w:t>
      </w:r>
    </w:p>
    <w:p w14:paraId="5483C528" w14:textId="04391BC3" w:rsidR="00D629B2" w:rsidRDefault="001305DF">
      <w:pPr>
        <w:spacing w:before="240" w:after="240"/>
      </w:pPr>
      <w:r>
        <w:t xml:space="preserve">At 54 — net worth $1.7 million — you renovate the kitchen. A real upgrade. Expensive. And entirely different in kind from every upgrade of your twenties, because you have spent two decades learning the distinction: </w:t>
      </w:r>
      <w:r>
        <w:rPr>
          <w:i/>
          <w:iCs/>
        </w:rPr>
        <w:t>reflexive</w:t>
      </w:r>
      <w:r>
        <w:t xml:space="preserve"> is spending more because earning more arrived and </w:t>
      </w:r>
      <w:ins w:id="1699" w:author="Clau Kegode" w:date="2026-07-10T19:53:00Z" w16du:dateUtc="2026-07-10T16:53:00Z">
        <w:r w:rsidR="004168E5">
          <w:t xml:space="preserve">assuming </w:t>
        </w:r>
      </w:ins>
      <w:r>
        <w:t xml:space="preserve">spending is what earning is for. </w:t>
      </w:r>
      <w:r>
        <w:rPr>
          <w:i/>
          <w:iCs/>
        </w:rPr>
        <w:t>Chosen</w:t>
      </w:r>
      <w:r>
        <w:t xml:space="preserve"> is deciding something is worth it and buying it without debt, without guilt, without the </w:t>
      </w:r>
      <w:ins w:id="1700" w:author="Clau Kegode" w:date="2026-07-10T19:53:00Z" w16du:dateUtc="2026-07-10T16:53:00Z">
        <w:r w:rsidR="004168E5" w:rsidRPr="004168E5">
          <w:t>background anxiety that used to follow every purchase.</w:t>
        </w:r>
      </w:ins>
      <w:del w:id="1701" w:author="Clau Kegode" w:date="2026-07-10T19:53:00Z" w16du:dateUtc="2026-07-10T16:53:00Z">
        <w:r w:rsidDel="004168E5">
          <w:delText>hum</w:delText>
        </w:r>
      </w:del>
      <w:r>
        <w:t>.</w:t>
      </w:r>
    </w:p>
    <w:p w14:paraId="5483C529" w14:textId="77777777" w:rsidR="00D629B2" w:rsidRDefault="001305DF">
      <w:pPr>
        <w:spacing w:before="240" w:after="240"/>
      </w:pPr>
      <w:r>
        <w:t>When the renovation finishes — new counters, new light, everything gleaming — the contractor gestures at the old kitchen table, scratched and outdated, and asks when it's being replaced.</w:t>
      </w:r>
    </w:p>
    <w:p w14:paraId="5483C52A" w14:textId="77777777" w:rsidR="00D629B2" w:rsidRDefault="001305DF">
      <w:pPr>
        <w:spacing w:before="240" w:after="240"/>
      </w:pPr>
      <w:r>
        <w:t>It isn't.</w:t>
      </w:r>
    </w:p>
    <w:p w14:paraId="5483C52B" w14:textId="60398966" w:rsidR="00D629B2" w:rsidRDefault="001305DF">
      <w:pPr>
        <w:spacing w:before="240" w:after="240"/>
        <w:rPr>
          <w:ins w:id="1702" w:author="Clau Kegode" w:date="2026-07-10T19:54:00Z" w16du:dateUtc="2026-07-10T16:54:00Z"/>
        </w:rPr>
      </w:pPr>
      <w:r>
        <w:t xml:space="preserve">That table is where you sat at 7 a.m. at 31 with a $6 coffee and a spreadsheet that finally told the truth. It stays — deliberately mismatched, a </w:t>
      </w:r>
      <w:del w:id="1703" w:author="Clau Kegode" w:date="2026-07-10T19:53:00Z" w16du:dateUtc="2026-07-10T16:53:00Z">
        <w:r w:rsidDel="004168E5">
          <w:delText>scratch</w:delText>
        </w:r>
      </w:del>
      <w:ins w:id="1704" w:author="Clau Kegode" w:date="2026-07-10T19:53:00Z" w16du:dateUtc="2026-07-10T16:53:00Z">
        <w:r w:rsidR="004168E5">
          <w:t>reminder</w:t>
        </w:r>
      </w:ins>
      <w:r>
        <w:t xml:space="preserve"> of the old life set in the middle of the new one, the one piece of furniture the scarlet gown never gets.</w:t>
      </w:r>
    </w:p>
    <w:p w14:paraId="60374F69" w14:textId="7A971E72" w:rsidR="00A27750" w:rsidRDefault="00A27750">
      <w:pPr>
        <w:spacing w:before="240" w:after="240"/>
      </w:pPr>
      <w:ins w:id="1705" w:author="Clau Kegode" w:date="2026-07-10T19:54:00Z">
        <w:r w:rsidRPr="00A27750">
          <w:t>Because the goal was never to eliminate everything old. It was to make sure the things you kept were chosen by you, not chosen by momentum.</w:t>
        </w:r>
      </w:ins>
    </w:p>
    <w:p w14:paraId="5483C52C" w14:textId="77777777" w:rsidR="00D629B2" w:rsidRDefault="001305DF">
      <w:pPr>
        <w:spacing w:before="240" w:after="240"/>
      </w:pPr>
      <w:r>
        <w:t>Diderot's regret, it turns out, had a cure all along. You don't have to refuse the gown.</w:t>
      </w:r>
    </w:p>
    <w:p w14:paraId="5483C52D" w14:textId="77777777" w:rsidR="00D629B2" w:rsidRDefault="001305DF">
      <w:pPr>
        <w:spacing w:before="240" w:after="240"/>
      </w:pPr>
      <w:r>
        <w:t>You just have to keep one old thing the gown can't renovate — so you always remember who's dressing whom.</w:t>
      </w:r>
    </w:p>
    <w:p w14:paraId="5483C52E" w14:textId="77777777" w:rsidR="00D629B2" w:rsidRDefault="001305DF">
      <w:pPr>
        <w:pStyle w:val="Heading1"/>
        <w:keepNext w:val="0"/>
        <w:keepLines w:val="0"/>
        <w:spacing w:before="480"/>
        <w:rPr>
          <w:b/>
          <w:bCs/>
          <w:sz w:val="46"/>
          <w:szCs w:val="46"/>
        </w:rPr>
      </w:pPr>
      <w:bookmarkStart w:id="1706" w:name="_oclbd6evi6k" w:colFirst="0" w:colLast="0"/>
      <w:bookmarkEnd w:id="1706"/>
      <w:r>
        <w:rPr>
          <w:b/>
          <w:bCs/>
          <w:sz w:val="46"/>
          <w:szCs w:val="46"/>
        </w:rPr>
        <w:t>POV: You Lease a New Car Every 3 Years</w:t>
      </w:r>
    </w:p>
    <w:p w14:paraId="5483C52F" w14:textId="77777777" w:rsidR="00D629B2" w:rsidRDefault="001305DF">
      <w:pPr>
        <w:spacing w:before="240" w:after="240"/>
      </w:pPr>
      <w:r>
        <w:t>$659. That's the payment. Not the car — the payment.</w:t>
      </w:r>
    </w:p>
    <w:p w14:paraId="5483C530" w14:textId="66D4EEFD" w:rsidR="00D629B2" w:rsidRDefault="001305DF">
      <w:pPr>
        <w:spacing w:before="240" w:after="240"/>
      </w:pPr>
      <w:r>
        <w:t xml:space="preserve">You sign for it on a Tuesday afternoon and drive off the lot inside something that smells like factory leather and possibility. The salesman waves. You wave back. The car is worth $48,000. You own zero dollars of it — not one cent. You are 27 years old, and you feel like you just </w:t>
      </w:r>
      <w:del w:id="1707" w:author="Clau Kegode" w:date="2026-07-10T19:54:00Z" w16du:dateUtc="2026-07-10T16:54:00Z">
        <w:r w:rsidDel="00FE37AF">
          <w:delText>won</w:delText>
        </w:r>
      </w:del>
      <w:ins w:id="1708" w:author="Clau Kegode" w:date="2026-07-10T19:54:00Z" w16du:dateUtc="2026-07-10T16:54:00Z">
        <w:r w:rsidR="00FE37AF">
          <w:t>acquired</w:t>
        </w:r>
      </w:ins>
      <w:r>
        <w:t xml:space="preserve"> something.</w:t>
      </w:r>
    </w:p>
    <w:p w14:paraId="5483C531" w14:textId="49ADCE86" w:rsidR="00D629B2" w:rsidRDefault="001305DF">
      <w:pPr>
        <w:spacing w:before="240" w:after="240"/>
      </w:pPr>
      <w:r>
        <w:lastRenderedPageBreak/>
        <w:t xml:space="preserve">That feeling is where this story begins. It's also, roughly, where the money </w:t>
      </w:r>
      <w:ins w:id="1709" w:author="Clau Kegode" w:date="2026-07-10T19:54:00Z" w16du:dateUtc="2026-07-10T16:54:00Z">
        <w:r w:rsidR="00FE37AF">
          <w:t>starts disappearing</w:t>
        </w:r>
      </w:ins>
      <w:del w:id="1710" w:author="Clau Kegode" w:date="2026-07-10T19:54:00Z" w16du:dateUtc="2026-07-10T16:54:00Z">
        <w:r w:rsidDel="00FE37AF">
          <w:delText>ends</w:delText>
        </w:r>
      </w:del>
      <w:r>
        <w:t>.</w:t>
      </w:r>
    </w:p>
    <w:p w14:paraId="5483C532" w14:textId="36315EA8" w:rsidR="00D629B2" w:rsidRDefault="001305DF">
      <w:pPr>
        <w:spacing w:before="240" w:after="240"/>
      </w:pPr>
      <w:r>
        <w:t xml:space="preserve">You've been leasing since 24. The first one was a compact — reasonable, temporary, </w:t>
      </w:r>
      <w:r>
        <w:rPr>
          <w:i/>
          <w:iCs/>
        </w:rPr>
        <w:t>just until you get on your feet</w:t>
      </w:r>
      <w:r>
        <w:t>, at $389 a month. You could handle $389. Three years later that car went back to the lot, and you never once ran the total: $389 times 36 months is $14,004, plus $2,500 due at signing. Nobody runs that math at a dealership. The dealership is not designed for that math. You were already looking</w:t>
      </w:r>
      <w:ins w:id="1711" w:author="Clau Kegode" w:date="2026-07-10T19:54:00Z" w16du:dateUtc="2026-07-10T16:54:00Z">
        <w:r w:rsidR="00FE37AF">
          <w:t xml:space="preserve"> ahead</w:t>
        </w:r>
      </w:ins>
      <w:r>
        <w:t xml:space="preserve"> at the new models.</w:t>
      </w:r>
    </w:p>
    <w:p w14:paraId="5483C533" w14:textId="3E572966" w:rsidR="00D629B2" w:rsidRDefault="001305DF">
      <w:pPr>
        <w:spacing w:before="240" w:after="240"/>
      </w:pPr>
      <w:r>
        <w:t xml:space="preserve">The second lease was a step up — of course it was; you earned more, you </w:t>
      </w:r>
      <w:r>
        <w:rPr>
          <w:i/>
          <w:iCs/>
        </w:rPr>
        <w:t>deserved</w:t>
      </w:r>
      <w:r>
        <w:t xml:space="preserve"> more — at $489 a month. Nicer interior. Newer tech. Better safety, you told yourself, and you tell yourself </w:t>
      </w:r>
      <w:del w:id="1712" w:author="Clau Kegode" w:date="2026-07-10T19:55:00Z" w16du:dateUtc="2026-07-10T16:55:00Z">
        <w:r w:rsidDel="00C2440C">
          <w:delText>a great many things</w:delText>
        </w:r>
      </w:del>
      <w:ins w:id="1713" w:author="Clau Kegode" w:date="2026-07-10T19:55:00Z">
        <w:r w:rsidR="00C2440C" w:rsidRPr="00C2440C">
          <w:t>a dozen other reasonable-sounding things</w:t>
        </w:r>
      </w:ins>
      <w:r>
        <w:t xml:space="preserve"> inside car dealerships.</w:t>
      </w:r>
    </w:p>
    <w:p w14:paraId="5483C534" w14:textId="77777777" w:rsidR="00D629B2" w:rsidRDefault="001305DF">
      <w:pPr>
        <w:spacing w:before="240" w:after="240"/>
        <w:rPr>
          <w:ins w:id="1714" w:author="Clau Kegode" w:date="2026-07-10T19:55:00Z" w16du:dateUtc="2026-07-10T16:55:00Z"/>
        </w:rPr>
      </w:pPr>
      <w:r>
        <w:t>The third lease is the $659. You are 27, four consecutive years into car payments, and you own nothing. Not a bolt. Not a tire.</w:t>
      </w:r>
    </w:p>
    <w:p w14:paraId="45B95997" w14:textId="7E922B6C" w:rsidR="007D7D0F" w:rsidRDefault="007D7D0F">
      <w:pPr>
        <w:spacing w:before="240" w:after="240"/>
      </w:pPr>
      <w:ins w:id="1715" w:author="Clau Kegode" w:date="2026-07-10T19:55:00Z">
        <w:r w:rsidRPr="007D7D0F">
          <w:t>The trap works because every individual decision feels reasonable. It is only when the decisions are stacked together that the pattern becomes visible.</w:t>
        </w:r>
      </w:ins>
    </w:p>
    <w:p w14:paraId="5483C535" w14:textId="05E02161" w:rsidR="00D629B2" w:rsidRDefault="001305DF">
      <w:pPr>
        <w:spacing w:before="240" w:after="240"/>
      </w:pPr>
      <w:r>
        <w:t xml:space="preserve">It's worth knowing that this arrangement was invented, deliberately, by some of the sharpest businessmen of the twentieth century. In 1919, General Motors created GMAC — its own financing arm — so that Americans could buy cars they couldn't afford in cash, one monthly payment at a time. Henry Ford hated the idea; he thought debt was a moral failing and kept demanding full price. GM's Alfred Sloan then added the second blade: the annual model year, a yearly restyling designed — in his own strategy — to make a perfectly functional car </w:t>
      </w:r>
      <w:r>
        <w:rPr>
          <w:i/>
          <w:iCs/>
        </w:rPr>
        <w:t>feel</w:t>
      </w:r>
      <w:r>
        <w:t xml:space="preserve"> old. Financing plus manufactured obsolescence. Ford's market dominance never recovered. The system you're standing in was engineered a century ago, and it has been refined every year since. You are not making a personal choice in that showroom. You are </w:t>
      </w:r>
      <w:ins w:id="1716" w:author="Clau Kegode" w:date="2026-07-10T19:55:00Z" w16du:dateUtc="2026-07-10T16:55:00Z">
        <w:r w:rsidR="007D7D0F" w:rsidRPr="007D7D0F">
          <w:t>participating in a system built around predictable behavior.</w:t>
        </w:r>
      </w:ins>
      <w:del w:id="1717" w:author="Clau Kegode" w:date="2026-07-10T19:55:00Z" w16du:dateUtc="2026-07-10T16:55:00Z">
        <w:r w:rsidDel="007D7D0F">
          <w:delText>completing a circuit.</w:delText>
        </w:r>
      </w:del>
    </w:p>
    <w:p w14:paraId="5483C536" w14:textId="70B9867B" w:rsidR="00D629B2" w:rsidRDefault="001305DF">
      <w:pPr>
        <w:spacing w:before="240" w:after="240"/>
      </w:pPr>
      <w:r>
        <w:t xml:space="preserve">Here's the first thing the circuit hides: a lease payment feels like a subscription for something you already have — but a subscription can be cancelled. A lease cannot. You're locked for 36 months, and if your life changes in month 14, </w:t>
      </w:r>
      <w:ins w:id="1718" w:author="Clau Kegode" w:date="2026-07-10T19:56:00Z" w16du:dateUtc="2026-07-10T16:56:00Z">
        <w:r w:rsidR="007D7D0F">
          <w:t>t</w:t>
        </w:r>
      </w:ins>
      <w:ins w:id="1719" w:author="Clau Kegode" w:date="2026-07-10T19:56:00Z">
        <w:r w:rsidR="007D7D0F" w:rsidRPr="007D7D0F">
          <w:t>he exit comes with a price</w:t>
        </w:r>
      </w:ins>
      <w:del w:id="1720" w:author="Clau Kegode" w:date="2026-07-10T19:56:00Z" w16du:dateUtc="2026-07-10T16:56:00Z">
        <w:r w:rsidDel="007D7D0F">
          <w:delText>unlocking costs thousands</w:delText>
        </w:r>
      </w:del>
      <w:r>
        <w:t>.</w:t>
      </w:r>
    </w:p>
    <w:p w14:paraId="5483C537" w14:textId="77777777" w:rsidR="00D629B2" w:rsidRDefault="001305DF">
      <w:pPr>
        <w:spacing w:before="240" w:after="240"/>
      </w:pPr>
      <w:r>
        <w:t>Your net worth at 27 is around $14,000, most of it a retirement account your employer enrolled you in. Savings: $2,200. And the car isn't just $659 — the lease requires full insurance coverage, another $180. That's $839 a month, every month, for the privilege of driving something you will hand back.</w:t>
      </w:r>
    </w:p>
    <w:p w14:paraId="5483C538" w14:textId="77777777" w:rsidR="00D629B2" w:rsidRDefault="001305DF">
      <w:pPr>
        <w:spacing w:before="240" w:after="240"/>
      </w:pPr>
      <w:r>
        <w:t xml:space="preserve">You don't frame it that way yet. You frame it as a really nice car. It looks good in the office parking lot. It looks good pulling up to things. You're 27, and </w:t>
      </w:r>
      <w:r>
        <w:rPr>
          <w:i/>
          <w:iCs/>
        </w:rPr>
        <w:t>looking good pulling up to things</w:t>
      </w:r>
      <w:r>
        <w:t xml:space="preserve"> matters more than you'd ever admit out loud.</w:t>
      </w:r>
    </w:p>
    <w:p w14:paraId="5483C539" w14:textId="77777777" w:rsidR="00D629B2" w:rsidRDefault="00570DF6">
      <w:r>
        <w:pict w14:anchorId="5483C5B5">
          <v:rect id="_x0000_i1076" style="width:0;height:1.5pt" o:hralign="center" o:hrstd="t" o:hr="t" fillcolor="#a0a0a0" stroked="f"/>
        </w:pict>
      </w:r>
    </w:p>
    <w:p w14:paraId="5483C53A" w14:textId="7086FD93" w:rsidR="00D629B2" w:rsidRDefault="001305DF">
      <w:pPr>
        <w:spacing w:before="240" w:after="240"/>
      </w:pPr>
      <w:r>
        <w:lastRenderedPageBreak/>
        <w:t>There's a guy at work who drives a 2017 Honda Accord. Bought used. Paid off in three years. He drives it every single day and pays nothing for it — not $659, not $489, not $389. Zero. You glance at his car in the lot sometimes and feel something you haven't examined: mild pity, officially. Something closer to envy,</w:t>
      </w:r>
      <w:ins w:id="1721" w:author="Clau Kegode" w:date="2026-07-10T19:58:00Z" w16du:dateUtc="2026-07-10T16:58:00Z">
        <w:r w:rsidR="006B70A0">
          <w:t xml:space="preserve"> </w:t>
        </w:r>
      </w:ins>
      <w:ins w:id="1722" w:author="Clau Kegode" w:date="2026-07-10T19:58:00Z">
        <w:r w:rsidR="006B70A0" w:rsidRPr="006B70A0">
          <w:t>if you're being honest</w:t>
        </w:r>
      </w:ins>
      <w:ins w:id="1723" w:author="Clau Kegode" w:date="2026-07-10T19:58:00Z" w16du:dateUtc="2026-07-10T16:58:00Z">
        <w:r w:rsidR="003A43C7">
          <w:t>,</w:t>
        </w:r>
      </w:ins>
      <w:r>
        <w:t xml:space="preserve"> unofficially.</w:t>
      </w:r>
    </w:p>
    <w:p w14:paraId="5483C53B" w14:textId="408E0E66" w:rsidR="00D629B2" w:rsidRDefault="001305DF">
      <w:pPr>
        <w:spacing w:before="240" w:after="240"/>
      </w:pPr>
      <w:r>
        <w:t xml:space="preserve">Because here's the tax nobody itemizes: depreciation. A new car sheds 20 to 30 percent of its value in the first year alone, and roughly half by year three. When you lease, you are renting </w:t>
      </w:r>
      <w:ins w:id="1724" w:author="Clau Kegode" w:date="2026-07-10T19:58:00Z">
        <w:r w:rsidR="003A43C7" w:rsidRPr="003A43C7">
          <w:t>the most expensive part of that curve</w:t>
        </w:r>
      </w:ins>
      <w:ins w:id="1725" w:author="Clau Kegode" w:date="2026-07-10T19:58:00Z" w16du:dateUtc="2026-07-10T16:58:00Z">
        <w:r w:rsidR="003A43C7">
          <w:t xml:space="preserve"> </w:t>
        </w:r>
      </w:ins>
      <w:del w:id="1726" w:author="Clau Kegode" w:date="2026-07-10T19:58:00Z" w16du:dateUtc="2026-07-10T16:58:00Z">
        <w:r w:rsidDel="003A43C7">
          <w:delText xml:space="preserve">exactly that stretch of the curve </w:delText>
        </w:r>
      </w:del>
      <w:r>
        <w:t>— the steepest, most expensive years of a car's life — absorbing all of the drop and walking away with none of the machine.</w:t>
      </w:r>
    </w:p>
    <w:p w14:paraId="5483C53C" w14:textId="1BB94A44" w:rsidR="00D629B2" w:rsidRDefault="001305DF">
      <w:pPr>
        <w:spacing w:before="240" w:after="240"/>
      </w:pPr>
      <w:r>
        <w:t xml:space="preserve">At 30, the fourth lease: $729 a month, a small SUV, justified by a dog. Six unbroken years of car payments now, and you have never once experienced the sensation of owning your car outright. You don't know what that feels like. You don't know </w:t>
      </w:r>
      <w:ins w:id="1727" w:author="Clau Kegode" w:date="2026-07-10T19:58:00Z" w16du:dateUtc="2026-07-10T16:58:00Z">
        <w:r w:rsidR="003A43C7" w:rsidRPr="003A43C7">
          <w:t>that a paid-off car creates a kind of financial silence.</w:t>
        </w:r>
      </w:ins>
      <w:del w:id="1728" w:author="Clau Kegode" w:date="2026-07-10T19:58:00Z" w16du:dateUtc="2026-07-10T16:58:00Z">
        <w:r w:rsidDel="003A43C7">
          <w:delText xml:space="preserve">it </w:delText>
        </w:r>
        <w:r w:rsidDel="003A43C7">
          <w:rPr>
            <w:i/>
            <w:iCs/>
          </w:rPr>
          <w:delText>is</w:delText>
        </w:r>
        <w:r w:rsidDel="003A43C7">
          <w:delText xml:space="preserve"> a feeling</w:delText>
        </w:r>
      </w:del>
      <w:r>
        <w:t>.</w:t>
      </w:r>
    </w:p>
    <w:p w14:paraId="5483C53D" w14:textId="77777777" w:rsidR="00D629B2" w:rsidRDefault="001305DF">
      <w:pPr>
        <w:spacing w:before="240" w:after="240"/>
        <w:rPr>
          <w:ins w:id="1729" w:author="Clau Kegode" w:date="2026-07-10T19:58:00Z" w16du:dateUtc="2026-07-10T16:58:00Z"/>
        </w:rPr>
      </w:pPr>
      <w:r>
        <w:t>Net worth: $41,000, nearly all retirement contributions. Savings: $4,800. And here's the sentence that should stop traffic: you spend more per year on the car than you save. Not rhetorically — arithmetically. The car costs $8,748 a year. You saved $3,100 last year. The car is winning.</w:t>
      </w:r>
    </w:p>
    <w:p w14:paraId="13C05F51" w14:textId="7BA5C3AA" w:rsidR="00E56CB9" w:rsidRDefault="00E56CB9">
      <w:pPr>
        <w:spacing w:before="240" w:after="240"/>
      </w:pPr>
      <w:ins w:id="1730" w:author="Clau Kegode" w:date="2026-07-10T19:58:00Z">
        <w:r w:rsidRPr="00E56CB9">
          <w:t>The realization is not that the car is expensive. It's that the car has quietly become your largest financial priority without ever being named as one.</w:t>
        </w:r>
      </w:ins>
    </w:p>
    <w:p w14:paraId="5483C53E" w14:textId="77777777" w:rsidR="00D629B2" w:rsidRDefault="001305DF">
      <w:pPr>
        <w:spacing w:before="240" w:after="240"/>
      </w:pPr>
      <w:r>
        <w:t>The reframe starts there, small and cold: you stop seeing the monthly number and start seeing the annual one. $8,748. Per year. For something you return.</w:t>
      </w:r>
    </w:p>
    <w:p w14:paraId="5483C53F" w14:textId="77777777" w:rsidR="00D629B2" w:rsidRDefault="001305DF">
      <w:pPr>
        <w:spacing w:before="240" w:after="240"/>
        <w:rPr>
          <w:i/>
          <w:iCs/>
        </w:rPr>
      </w:pPr>
      <w:r>
        <w:t xml:space="preserve">Then, at 31, at a dinner party, someone asks about the car. You mention the payment the casual way people do, and a guest across the table — not unkind, just precise — says, quietly: </w:t>
      </w:r>
      <w:r>
        <w:rPr>
          <w:i/>
          <w:iCs/>
        </w:rPr>
        <w:t>That sounds like renting a depreciating asset at a premium.</w:t>
      </w:r>
    </w:p>
    <w:p w14:paraId="5483C540" w14:textId="77777777" w:rsidR="00D629B2" w:rsidRDefault="001305DF">
      <w:pPr>
        <w:spacing w:before="240" w:after="240"/>
      </w:pPr>
      <w:r>
        <w:t>You laugh. You go home. You do not sleep well.</w:t>
      </w:r>
    </w:p>
    <w:p w14:paraId="5483C541" w14:textId="7529D235" w:rsidR="00D629B2" w:rsidRDefault="001305DF">
      <w:pPr>
        <w:spacing w:before="240" w:after="240"/>
      </w:pPr>
      <w:r>
        <w:rPr>
          <w:i/>
          <w:iCs/>
        </w:rPr>
        <w:t>Renting a depreciating asset at a premium.</w:t>
      </w:r>
      <w:r>
        <w:t xml:space="preserve"> You say it to yourself in the dark a few times, and the next evening you sit down with an actual piece of paper and do the math you have spent seven years </w:t>
      </w:r>
      <w:ins w:id="1731" w:author="Clau Kegode" w:date="2026-07-10T19:59:00Z">
        <w:r w:rsidR="00E56CB9" w:rsidRPr="00E56CB9">
          <w:t>deliberately avoiding</w:t>
        </w:r>
      </w:ins>
      <w:del w:id="1732" w:author="Clau Kegode" w:date="2026-07-10T19:59:00Z" w16du:dateUtc="2026-07-10T16:59:00Z">
        <w:r w:rsidDel="00E56CB9">
          <w:delText>not doing</w:delText>
        </w:r>
      </w:del>
      <w:r>
        <w:t>. The decade math.</w:t>
      </w:r>
    </w:p>
    <w:p w14:paraId="5483C542" w14:textId="77777777" w:rsidR="00D629B2" w:rsidRDefault="001305DF">
      <w:pPr>
        <w:spacing w:before="240" w:after="240"/>
      </w:pPr>
      <w:r>
        <w:t>Lease one: $14,004 paid. Owned: $0. Lease two: $20,100 paid. Owned: $0. Lease three: $26,244 paid. Owned: $0. Lease four, two years in: $17,496 so far.</w:t>
      </w:r>
    </w:p>
    <w:p w14:paraId="5483C543" w14:textId="77777777" w:rsidR="00D629B2" w:rsidRDefault="001305DF">
      <w:pPr>
        <w:spacing w:before="240" w:after="240"/>
      </w:pPr>
      <w:r>
        <w:t xml:space="preserve">Total out of pocket on cars since age 24: </w:t>
      </w:r>
      <w:r>
        <w:rPr>
          <w:b/>
          <w:bCs/>
        </w:rPr>
        <w:t>$77,844.</w:t>
      </w:r>
      <w:r>
        <w:t xml:space="preserve"> Assets acquired: nothing. Not one dollar.</w:t>
      </w:r>
    </w:p>
    <w:p w14:paraId="5483C544" w14:textId="77777777" w:rsidR="00D629B2" w:rsidRDefault="001305DF">
      <w:pPr>
        <w:spacing w:before="240" w:after="240"/>
      </w:pPr>
      <w:r>
        <w:t xml:space="preserve">Meanwhile, the Accord guy paid his car off in 2020 and has driven payment-free for five years — five years in which the roughly $500 a month he used to send to a lender went into his brokerage instead. Invested at a modest return, that's about $36,000 of compounding he owns </w:t>
      </w:r>
      <w:r>
        <w:rPr>
          <w:i/>
          <w:iCs/>
        </w:rPr>
        <w:lastRenderedPageBreak/>
        <w:t>in addition to</w:t>
      </w:r>
      <w:r>
        <w:t xml:space="preserve"> the car. He drives a paid-off Honda and holds $36,000 you don't. You drive a leased SUV with eighteen months left on the clock.</w:t>
      </w:r>
    </w:p>
    <w:p w14:paraId="5483C545" w14:textId="77777777" w:rsidR="00D629B2" w:rsidRDefault="001305DF">
      <w:pPr>
        <w:spacing w:before="240" w:after="240"/>
      </w:pPr>
      <w:r>
        <w:t xml:space="preserve">The paper sits on the table, and the second lesson of the circuit becomes unavoidable: the payment is not the cost. The payment is what they show you </w:t>
      </w:r>
      <w:r>
        <w:rPr>
          <w:i/>
          <w:iCs/>
        </w:rPr>
        <w:t>so that you never calculate the cost</w:t>
      </w:r>
      <w:r>
        <w:t>. The cost is a decade number. The cost is what you don't own at the end.</w:t>
      </w:r>
    </w:p>
    <w:p w14:paraId="5483C546" w14:textId="77777777" w:rsidR="00D629B2" w:rsidRDefault="00570DF6">
      <w:r>
        <w:pict w14:anchorId="5483C5B6">
          <v:rect id="_x0000_i1077" style="width:0;height:1.5pt" o:hralign="center" o:hrstd="t" o:hr="t" fillcolor="#a0a0a0" stroked="f"/>
        </w:pict>
      </w:r>
    </w:p>
    <w:p w14:paraId="5483C547" w14:textId="2B1CDF60" w:rsidR="00D629B2" w:rsidRDefault="001305DF">
      <w:pPr>
        <w:spacing w:before="240" w:after="240"/>
      </w:pPr>
      <w:r>
        <w:t xml:space="preserve">At 33, you sit across from a financial advisor for the first time — not because you're rich, but because you're </w:t>
      </w:r>
      <w:ins w:id="1733" w:author="Clau Kegode" w:date="2026-07-10T20:00:00Z">
        <w:r w:rsidR="00C42EB4" w:rsidRPr="00C42EB4">
          <w:t>starting to question whether your money is actually building anything</w:t>
        </w:r>
      </w:ins>
      <w:del w:id="1734" w:author="Clau Kegode" w:date="2026-07-10T20:00:00Z" w16du:dateUtc="2026-07-10T17:00:00Z">
        <w:r w:rsidDel="00C42EB4">
          <w:delText>worried you're not getting there</w:delText>
        </w:r>
      </w:del>
      <w:r>
        <w:t xml:space="preserve">. She walks your expenses: rent, groceries, utilities, car. She stops at </w:t>
      </w:r>
      <w:r>
        <w:rPr>
          <w:i/>
          <w:iCs/>
        </w:rPr>
        <w:t>car</w:t>
      </w:r>
      <w:r>
        <w:t xml:space="preserve">. Do you own it? No. How long have you been leasing? Nine years. She writes something down without comment, which is somehow worse than </w:t>
      </w:r>
      <w:ins w:id="1735" w:author="Clau Kegode" w:date="2026-07-10T20:00:00Z" w16du:dateUtc="2026-07-10T17:00:00Z">
        <w:r w:rsidR="00BF1BCB" w:rsidRPr="00BF1BCB">
          <w:t>hearing a direct criticism.</w:t>
        </w:r>
      </w:ins>
      <w:del w:id="1736" w:author="Clau Kegode" w:date="2026-07-10T20:00:00Z" w16du:dateUtc="2026-07-10T17:00:00Z">
        <w:r w:rsidDel="00BF1BCB">
          <w:delText>comment</w:delText>
        </w:r>
      </w:del>
      <w:r>
        <w:t>. Then she turns her screen around and shows you two projected lines: one where you lease forever, one where you buy a used car outright in two years and invest the difference.</w:t>
      </w:r>
    </w:p>
    <w:p w14:paraId="5483C548" w14:textId="77777777" w:rsidR="00D629B2" w:rsidRDefault="001305DF">
      <w:pPr>
        <w:spacing w:before="240" w:after="240"/>
      </w:pPr>
      <w:r>
        <w:t>The gap between those two lines at age 65 is $340,000.</w:t>
      </w:r>
    </w:p>
    <w:p w14:paraId="5483C549" w14:textId="512C5069" w:rsidR="00D629B2" w:rsidRDefault="001305DF">
      <w:pPr>
        <w:spacing w:before="240" w:after="240"/>
      </w:pPr>
      <w:r>
        <w:t xml:space="preserve">Your net worth at 33 is $78,000 — nine years into a good career, and a meaningful share of your earnings has been </w:t>
      </w:r>
      <w:ins w:id="1737" w:author="Clau Kegode" w:date="2026-07-10T20:00:00Z">
        <w:r w:rsidR="00BF1BCB" w:rsidRPr="00BF1BCB">
          <w:t>converted into temporary access, briefly enjoyed, and then returned</w:t>
        </w:r>
      </w:ins>
      <w:del w:id="1738" w:author="Clau Kegode" w:date="2026-07-10T20:00:00Z" w16du:dateUtc="2026-07-10T17:00:00Z">
        <w:r w:rsidDel="00BF1BCB">
          <w:delText>driven, admired briefly, and handed back</w:delText>
        </w:r>
      </w:del>
      <w:r>
        <w:t xml:space="preserve">. Staring at that projection, the final reframe locks in: the lease was never a lifestyle choice. It was a </w:t>
      </w:r>
      <w:r>
        <w:rPr>
          <w:i/>
          <w:iCs/>
        </w:rPr>
        <w:t>wealth transfer</w:t>
      </w:r>
      <w:r>
        <w:t xml:space="preserve">. Every month, money left your account and built equity — </w:t>
      </w:r>
      <w:ins w:id="1739" w:author="Clau Kegode" w:date="2026-07-10T20:01:00Z" w16du:dateUtc="2026-07-10T17:01:00Z">
        <w:r w:rsidR="002B5BEE">
          <w:t>just not yours</w:t>
        </w:r>
      </w:ins>
      <w:del w:id="1740" w:author="Clau Kegode" w:date="2026-07-10T20:01:00Z" w16du:dateUtc="2026-07-10T17:01:00Z">
        <w:r w:rsidDel="002B5BEE">
          <w:delText>someone else's</w:delText>
        </w:r>
      </w:del>
      <w:r>
        <w:t>.</w:t>
      </w:r>
    </w:p>
    <w:p w14:paraId="5483C54A" w14:textId="28050BAE" w:rsidR="00D629B2" w:rsidRDefault="001305DF">
      <w:pPr>
        <w:spacing w:before="240" w:after="240"/>
      </w:pPr>
      <w:r>
        <w:t>So the fifth lease doesn't happen. No drama. Just a Tuesday afternoon in a dealership where, somewhere between the coffee machine and the payment worksheet, you think about a $340,000 gap,</w:t>
      </w:r>
      <w:ins w:id="1741" w:author="Clau Kegode" w:date="2026-07-10T20:01:00Z" w16du:dateUtc="2026-07-10T17:01:00Z">
        <w:r w:rsidR="0087282E">
          <w:t xml:space="preserve"> close the brochure,</w:t>
        </w:r>
      </w:ins>
      <w:r>
        <w:t xml:space="preserve"> stand up, and leave. The salesman calls twice. You don't answer.</w:t>
      </w:r>
    </w:p>
    <w:p w14:paraId="5483C54B" w14:textId="77777777" w:rsidR="00D629B2" w:rsidRDefault="001305DF">
      <w:pPr>
        <w:spacing w:before="240" w:after="240"/>
      </w:pPr>
      <w:r>
        <w:t>You buy a three-year-old Toyota — cash, mostly, plus a small loan cleared in 14 months. It is not glamorous. It does not smell like the future. It looks like nothing special in the parking lot.</w:t>
      </w:r>
    </w:p>
    <w:p w14:paraId="5483C54C" w14:textId="77777777" w:rsidR="00D629B2" w:rsidRDefault="001305DF">
      <w:pPr>
        <w:spacing w:before="240" w:after="240"/>
        <w:rPr>
          <w:ins w:id="1742" w:author="Clau Kegode" w:date="2026-07-10T20:01:00Z" w16du:dateUtc="2026-07-10T17:01:00Z"/>
        </w:rPr>
      </w:pPr>
      <w:r>
        <w:t>It is yours. Fully, legally, completely yours. And it turns out the paradox was true all along: the most expensive car you will ever drive is the new one you lease every three years for your entire adult life. The cheapest is the used one you own outright and keep.</w:t>
      </w:r>
    </w:p>
    <w:p w14:paraId="71CBCC76" w14:textId="4C1ED0F9" w:rsidR="0087282E" w:rsidRDefault="0087282E">
      <w:pPr>
        <w:spacing w:before="240" w:after="240"/>
      </w:pPr>
      <w:ins w:id="1743" w:author="Clau Kegode" w:date="2026-07-10T20:01:00Z">
        <w:r w:rsidRPr="0087282E">
          <w:t>The car that impresses strangers for a moment often costs more than the car that quietly gives you freedom for years.</w:t>
        </w:r>
      </w:ins>
    </w:p>
    <w:p w14:paraId="5483C54D" w14:textId="77777777" w:rsidR="00D629B2" w:rsidRDefault="001305DF">
      <w:pPr>
        <w:spacing w:before="240" w:after="240"/>
      </w:pPr>
      <w:r>
        <w:t>At 35, your net worth crosses $120,000, and for the first time in your adult life there is no car payment. You redirect the old $729 — the full lease-shaped hole in your budget — into an index fund, and for a few strange months you keep checking it the way you used to check the due date. Except this number doesn't reset to zero on the first of the month. It climbs.</w:t>
      </w:r>
    </w:p>
    <w:p w14:paraId="5483C54E" w14:textId="77777777" w:rsidR="00D629B2" w:rsidRDefault="001305DF">
      <w:pPr>
        <w:spacing w:before="240" w:after="240"/>
      </w:pPr>
      <w:r>
        <w:lastRenderedPageBreak/>
        <w:t>At 38: $210,000. The Toyota has 74,000 miles and starts every morning, and you have not thought about it once this year — which, you now understand, is what a paid-off car actually feels like. Invisible. Reliable. Free.</w:t>
      </w:r>
    </w:p>
    <w:p w14:paraId="5483C54F" w14:textId="77777777" w:rsidR="00D629B2" w:rsidRDefault="001305DF">
      <w:pPr>
        <w:spacing w:before="240" w:after="240"/>
      </w:pPr>
      <w:r>
        <w:t xml:space="preserve">A friend gets a new car around then and shows you the payment with pride: $719 a month. You nod and say it looks great, and you mean it, and you say nothing else — because you remember the leather smell, the wave, the feeling of winning. You were him. Status, you've since learned, is the single most expensive thing a person can park: leasing new every three years isn't buying transportation, it's buying the feeling of being </w:t>
      </w:r>
      <w:r>
        <w:rPr>
          <w:i/>
          <w:iCs/>
        </w:rPr>
        <w:t>seen</w:t>
      </w:r>
      <w:r>
        <w:t xml:space="preserve"> a certain way, at an average cost of $8,000 to $10,000 a year, with a return of exactly nothing.</w:t>
      </w:r>
    </w:p>
    <w:p w14:paraId="5483C550" w14:textId="77777777" w:rsidR="00D629B2" w:rsidRDefault="00570DF6">
      <w:r>
        <w:pict w14:anchorId="5483C5B7">
          <v:rect id="_x0000_i1078" style="width:0;height:1.5pt" o:hralign="center" o:hrstd="t" o:hr="t" fillcolor="#a0a0a0" stroked="f"/>
        </w:pict>
      </w:r>
    </w:p>
    <w:p w14:paraId="5483C551" w14:textId="2E60589A" w:rsidR="00D629B2" w:rsidRDefault="001305DF">
      <w:pPr>
        <w:spacing w:before="240" w:after="240"/>
      </w:pPr>
      <w:r>
        <w:t xml:space="preserve">At 42: net worth $380,000. You replaced the Toyota two years ago — used again, three years old again, cash again — and you drive it and do not think about it, which remains the entire point. Seven years now without a payment, the difference compounding quietly in the background </w:t>
      </w:r>
      <w:ins w:id="1744" w:author="Clau Kegode" w:date="2026-07-10T20:03:00Z">
        <w:r w:rsidR="00E04274" w:rsidRPr="00E04274">
          <w:t>like a river flowing beneath the surfac</w:t>
        </w:r>
      </w:ins>
      <w:ins w:id="1745" w:author="Clau Kegode" w:date="2026-07-10T20:03:00Z" w16du:dateUtc="2026-07-10T17:03:00Z">
        <w:r w:rsidR="00E04274">
          <w:t>e</w:t>
        </w:r>
      </w:ins>
      <w:del w:id="1746" w:author="Clau Kegode" w:date="2026-07-10T20:03:00Z" w16du:dateUtc="2026-07-10T17:03:00Z">
        <w:r w:rsidDel="00E04274">
          <w:delText>like weather happening in another country</w:delText>
        </w:r>
      </w:del>
      <w:r>
        <w:t>.</w:t>
      </w:r>
    </w:p>
    <w:p w14:paraId="5483C552" w14:textId="0DC1B935" w:rsidR="00D629B2" w:rsidRDefault="001305DF">
      <w:pPr>
        <w:spacing w:before="240" w:after="240"/>
      </w:pPr>
      <w:r>
        <w:t xml:space="preserve">At 47: $680,000, and twelve payment-free years. </w:t>
      </w:r>
      <w:ins w:id="1747" w:author="Clau Kegode" w:date="2026-07-10T20:03:00Z">
        <w:r w:rsidR="00E95DC4" w:rsidRPr="00E95DC4">
          <w:t>When you actually run the numbers</w:t>
        </w:r>
      </w:ins>
      <w:del w:id="1748" w:author="Clau Kegode" w:date="2026-07-10T20:03:00Z" w16du:dateUtc="2026-07-10T17:03:00Z">
        <w:r w:rsidDel="00E95DC4">
          <w:delText>Run honestly</w:delText>
        </w:r>
      </w:del>
      <w:r>
        <w:t xml:space="preserve">, the $700-to-$800 a month you </w:t>
      </w:r>
      <w:r>
        <w:rPr>
          <w:i/>
          <w:iCs/>
        </w:rPr>
        <w:t>would</w:t>
      </w:r>
      <w:r>
        <w:t xml:space="preserve"> have sent to leasing companies, invested across those twelve years, comes to somewhere between $140,000 and $160,000 — money that exists, in your accounts, working tonight while you sleep, requiring nothing from you but the continued absence of a lease.</w:t>
      </w:r>
    </w:p>
    <w:p w14:paraId="5483C553" w14:textId="7142178F" w:rsidR="00D629B2" w:rsidRDefault="001305DF">
      <w:pPr>
        <w:spacing w:before="240" w:after="240"/>
      </w:pPr>
      <w:r>
        <w:t xml:space="preserve">And you find yourself thinking, occasionally, about how the showrooms are built. The lighting. The smell — which is </w:t>
      </w:r>
      <w:ins w:id="1749" w:author="Clau Kegode" w:date="2026-07-10T20:03:00Z">
        <w:r w:rsidR="000E60FB" w:rsidRPr="000E60FB">
          <w:t>carefully designed to create desire</w:t>
        </w:r>
      </w:ins>
      <w:del w:id="1750" w:author="Clau Kegode" w:date="2026-07-10T20:03:00Z" w16du:dateUtc="2026-07-10T17:03:00Z">
        <w:r w:rsidDel="000E60FB">
          <w:delText>engineered</w:delText>
        </w:r>
      </w:del>
      <w:r>
        <w:t xml:space="preserve">. The payment worksheet with its four boxes and its monthly figure in bold. Never, anywhere, a ten-year total. Because the human brain is not wired to multiply $659 by 120 while standing on polished concrete next to the exact object it wants; the brain sees $659 and thinks </w:t>
      </w:r>
      <w:r>
        <w:rPr>
          <w:i/>
          <w:iCs/>
        </w:rPr>
        <w:t xml:space="preserve">I can </w:t>
      </w:r>
      <w:ins w:id="1751" w:author="Clau Kegode" w:date="2026-07-10T20:04:00Z" w16du:dateUtc="2026-07-10T17:04:00Z">
        <w:r w:rsidR="000E60FB">
          <w:rPr>
            <w:i/>
            <w:iCs/>
          </w:rPr>
          <w:t>afford</w:t>
        </w:r>
      </w:ins>
      <w:del w:id="1752" w:author="Clau Kegode" w:date="2026-07-10T20:04:00Z" w16du:dateUtc="2026-07-10T17:04:00Z">
        <w:r w:rsidDel="000E60FB">
          <w:rPr>
            <w:i/>
            <w:iCs/>
          </w:rPr>
          <w:delText>handle</w:delText>
        </w:r>
      </w:del>
      <w:r>
        <w:rPr>
          <w:i/>
          <w:iCs/>
        </w:rPr>
        <w:t xml:space="preserve"> that.</w:t>
      </w:r>
      <w:r>
        <w:t xml:space="preserve"> The dealership knows this. The dealership is not your financial advisor. The dealership is a machine optimized to move cars, and the monthly payment is its finest moving part — a tool for making a very large number feel very small, perfected over a hundred years, since a man at General Motors first realized that Americans would buy anything </w:t>
      </w:r>
      <w:ins w:id="1753" w:author="Clau Kegode" w:date="2026-07-10T20:04:00Z" w16du:dateUtc="2026-07-10T17:04:00Z">
        <w:r w:rsidR="00455C28" w:rsidRPr="00455C28">
          <w:t>if the cost could be divided into small enough pieces.</w:t>
        </w:r>
      </w:ins>
      <w:del w:id="1754" w:author="Clau Kegode" w:date="2026-07-10T20:04:00Z" w16du:dateUtc="2026-07-10T17:04:00Z">
        <w:r w:rsidDel="00455C28">
          <w:delText>divisible by twelve</w:delText>
        </w:r>
      </w:del>
      <w:r>
        <w:t>.</w:t>
      </w:r>
    </w:p>
    <w:p w14:paraId="5483C554" w14:textId="77777777" w:rsidR="00D629B2" w:rsidRDefault="001305DF">
      <w:pPr>
        <w:spacing w:before="240" w:after="240"/>
        <w:rPr>
          <w:ins w:id="1755" w:author="Clau Kegode" w:date="2026-07-10T20:04:00Z" w16du:dateUtc="2026-07-10T17:04:00Z"/>
        </w:rPr>
      </w:pPr>
      <w:r>
        <w:t>At 52, your net worth crosses $1,100,000 — quietly, on a Thursday, while you're at work. You own a car. You own a house. You own investments. You own your time, in a way the 27-year-old checking his reflection in a showroom window never did.</w:t>
      </w:r>
    </w:p>
    <w:p w14:paraId="7E51DE9B" w14:textId="6CADBB9F" w:rsidR="00455C28" w:rsidRDefault="00455C28">
      <w:pPr>
        <w:spacing w:before="240" w:after="240"/>
      </w:pPr>
      <w:ins w:id="1756" w:author="Clau Kegode" w:date="2026-07-10T20:04:00Z">
        <w:r w:rsidRPr="00455C28">
          <w:t>The irony is that the thing you once used to signal success became the thing that delayed it.</w:t>
        </w:r>
      </w:ins>
    </w:p>
    <w:p w14:paraId="5483C555" w14:textId="77777777" w:rsidR="00D629B2" w:rsidRDefault="001305DF">
      <w:pPr>
        <w:spacing w:before="240" w:after="240"/>
      </w:pPr>
      <w:r>
        <w:t>Eventually the Toyota's successor needs replacing too, and so one Saturday you're back on the polished concrete — used lot this side, new lot gleaming across the way — and a young salesman drifts over and, reading your unremarkable jacket and your unremarkable watch, offers you the good news: for less than you'd think, you could be in a brand-new one. He slides the worksheet across. Monthly payment, bold type: $499.</w:t>
      </w:r>
    </w:p>
    <w:p w14:paraId="5483C556" w14:textId="77777777" w:rsidR="00D629B2" w:rsidRDefault="001305DF">
      <w:pPr>
        <w:spacing w:before="240" w:after="240"/>
      </w:pPr>
      <w:r>
        <w:lastRenderedPageBreak/>
        <w:t>You ask him one question. What's the ten-year total?</w:t>
      </w:r>
    </w:p>
    <w:p w14:paraId="5483C557" w14:textId="6AE8228F" w:rsidR="00D629B2" w:rsidRDefault="001305DF">
      <w:pPr>
        <w:spacing w:before="240" w:after="240"/>
      </w:pPr>
      <w:r>
        <w:t>He blinks. He looks at the worksheet, which does not contain that number. He looks at his screen, which does not contain it either. He says he'd have to check with his manager. He is not being evasive — he genuinely does not have it, because in his entire career, standing on this concrete, in this lighting, in this smell,</w:t>
      </w:r>
      <w:ins w:id="1757" w:author="Clau Kegode" w:date="2026-07-10T20:04:00Z" w16du:dateUtc="2026-07-10T17:04:00Z">
        <w:r w:rsidR="00324BF4">
          <w:t xml:space="preserve"> </w:t>
        </w:r>
      </w:ins>
      <w:ins w:id="1758" w:author="Clau Kegode" w:date="2026-07-10T20:04:00Z">
        <w:r w:rsidR="00324BF4" w:rsidRPr="00324BF4">
          <w:t>no customer has ever asked for the number that reveals the full transaction.</w:t>
        </w:r>
      </w:ins>
    </w:p>
    <w:p w14:paraId="5483C558" w14:textId="77777777" w:rsidR="00D629B2" w:rsidRDefault="001305DF">
      <w:pPr>
        <w:spacing w:before="240" w:after="240"/>
      </w:pPr>
      <w:r>
        <w:t>nobody has ever asked.</w:t>
      </w:r>
    </w:p>
    <w:p w14:paraId="5483C559" w14:textId="77777777" w:rsidR="00D629B2" w:rsidRDefault="001305DF">
      <w:pPr>
        <w:pStyle w:val="Heading1"/>
        <w:keepNext w:val="0"/>
        <w:keepLines w:val="0"/>
        <w:spacing w:before="480"/>
        <w:rPr>
          <w:b/>
          <w:bCs/>
          <w:sz w:val="46"/>
          <w:szCs w:val="46"/>
        </w:rPr>
      </w:pPr>
      <w:bookmarkStart w:id="1759" w:name="_j04pmv3zm42m" w:colFirst="0" w:colLast="0"/>
      <w:bookmarkEnd w:id="1759"/>
      <w:r>
        <w:rPr>
          <w:b/>
          <w:bCs/>
          <w:sz w:val="46"/>
          <w:szCs w:val="46"/>
        </w:rPr>
        <w:t>POV: You Live Like You're Still Broke After Becoming Rich</w:t>
      </w:r>
    </w:p>
    <w:p w14:paraId="5483C55A" w14:textId="77777777" w:rsidR="00D629B2" w:rsidRDefault="001305DF">
      <w:pPr>
        <w:spacing w:before="240" w:after="240"/>
      </w:pPr>
      <w:r>
        <w:t>$38. That's what you leave in your checking account. On purpose.</w:t>
      </w:r>
    </w:p>
    <w:p w14:paraId="5483C55B" w14:textId="31B6B164" w:rsidR="00D629B2" w:rsidRDefault="001305DF">
      <w:pPr>
        <w:spacing w:before="240" w:after="240"/>
      </w:pPr>
      <w:r>
        <w:t xml:space="preserve">Not because you have to — because you remember when you had to. You're 34 years old, your net worth just crossed $1.1 million, and you still check the price of olive oil before it goes in the cart. Still reach for the store brand. Still run the total in your head before the register does. Old habit — except it isn't old anymore. It's a choice. And you honestly can't tell yet whether it's the wisest thing you've ever done or </w:t>
      </w:r>
      <w:ins w:id="1760" w:author="Clau Kegode" w:date="2026-07-10T20:05:00Z" w16du:dateUtc="2026-07-10T17:05:00Z">
        <w:r w:rsidR="00EE05ED">
          <w:t>t</w:t>
        </w:r>
        <w:r w:rsidR="00EE05ED" w:rsidRPr="00EE05ED">
          <w:t>he strangest evidence of how deeply your past still lives inside your decisions</w:t>
        </w:r>
      </w:ins>
      <w:del w:id="1761" w:author="Clau Kegode" w:date="2026-07-10T20:05:00Z" w16du:dateUtc="2026-07-10T17:05:00Z">
        <w:r w:rsidDel="00EE05ED">
          <w:delText>the strangest</w:delText>
        </w:r>
      </w:del>
      <w:r>
        <w:t>.</w:t>
      </w:r>
    </w:p>
    <w:p w14:paraId="5483C55C" w14:textId="3D65E5CA" w:rsidR="00D629B2" w:rsidRDefault="001305DF">
      <w:pPr>
        <w:spacing w:before="240" w:after="240"/>
      </w:pPr>
      <w:r>
        <w:t>You grew up in a house where money was never discussed directly. It was discussed in the silences: the way your mother went quiet when the card declined, the way your father drove twenty extra minutes to save four dollars on gas, the way the heat dropped in January and everyone pretended not to be cold. You absorbed none of it as</w:t>
      </w:r>
      <w:ins w:id="1762" w:author="Clau Kegode" w:date="2026-07-10T20:06:00Z" w16du:dateUtc="2026-07-10T17:06:00Z">
        <w:r w:rsidR="006C724B">
          <w:t xml:space="preserve"> explicit</w:t>
        </w:r>
      </w:ins>
      <w:r>
        <w:t xml:space="preserve"> lessons. You absorbed it as </w:t>
      </w:r>
      <w:r>
        <w:rPr>
          <w:i/>
          <w:iCs/>
        </w:rPr>
        <w:t>atmosphere</w:t>
      </w:r>
      <w:r>
        <w:t xml:space="preserve">. Money was tight, then fine, then tight again, and your nervous system learned to treat every number as </w:t>
      </w:r>
      <w:ins w:id="1763" w:author="Clau Kegode" w:date="2026-07-10T20:06:00Z" w16du:dateUtc="2026-07-10T17:06:00Z">
        <w:r w:rsidR="006C724B" w:rsidRPr="006C724B">
          <w:t>something that could disappear without warning</w:t>
        </w:r>
      </w:ins>
      <w:del w:id="1764" w:author="Clau Kegode" w:date="2026-07-10T20:06:00Z" w16du:dateUtc="2026-07-10T17:06:00Z">
        <w:r w:rsidDel="006C724B">
          <w:delText>temporary</w:delText>
        </w:r>
      </w:del>
      <w:r>
        <w:t>.</w:t>
      </w:r>
    </w:p>
    <w:p w14:paraId="5483C55D" w14:textId="77777777" w:rsidR="00D629B2" w:rsidRDefault="001305DF">
      <w:pPr>
        <w:spacing w:before="240" w:after="240"/>
      </w:pPr>
      <w:r>
        <w:t>At 22, your first real paycheck is $1,840 after taxes, and $200 goes to savings before anything else — not because anyone taught you to, but because the fear of zero is louder than the desire for anything. You eat rice. You take the bus. You decline invitations that cost money and tell people you're tired. You're not tired. You're calculating.</w:t>
      </w:r>
    </w:p>
    <w:p w14:paraId="5483C55E" w14:textId="4038D9A5" w:rsidR="00D629B2" w:rsidRDefault="001305DF">
      <w:pPr>
        <w:spacing w:before="240" w:after="240"/>
      </w:pPr>
      <w:r>
        <w:t xml:space="preserve">Here's the wiring diagram nobody hands you: the habits built when you have nothing are the ones that remain when you have everything. Not because they're comfortable — because they're </w:t>
      </w:r>
      <w:ins w:id="1765" w:author="Clau Kegode" w:date="2026-07-10T20:07:00Z" w16du:dateUtc="2026-07-10T17:07:00Z">
        <w:r w:rsidR="00A6649E" w:rsidRPr="00A6649E">
          <w:t>deeply embedded</w:t>
        </w:r>
      </w:ins>
      <w:del w:id="1766" w:author="Clau Kegode" w:date="2026-07-10T20:07:00Z" w16du:dateUtc="2026-07-10T17:07:00Z">
        <w:r w:rsidDel="00A6649E">
          <w:rPr>
            <w:i/>
            <w:iCs/>
          </w:rPr>
          <w:delText>ins</w:delText>
        </w:r>
      </w:del>
      <w:del w:id="1767" w:author="Clau Kegode" w:date="2026-07-10T20:06:00Z" w16du:dateUtc="2026-07-10T17:06:00Z">
        <w:r w:rsidDel="00A6649E">
          <w:rPr>
            <w:i/>
            <w:iCs/>
          </w:rPr>
          <w:delText>talled</w:delText>
        </w:r>
      </w:del>
      <w:r>
        <w:t>. Scarcity doesn't just shape what you buy. It shapes what feels safe.</w:t>
      </w:r>
    </w:p>
    <w:p w14:paraId="5483C55F" w14:textId="77777777" w:rsidR="00D629B2" w:rsidRDefault="00570DF6">
      <w:r>
        <w:pict w14:anchorId="5483C5B8">
          <v:rect id="_x0000_i1079" style="width:0;height:1.5pt" o:hralign="center" o:hrstd="t" o:hr="t" fillcolor="#a0a0a0" stroked="f"/>
        </w:pict>
      </w:r>
    </w:p>
    <w:p w14:paraId="5483C560" w14:textId="1C606F27" w:rsidR="00D629B2" w:rsidRDefault="001305DF">
      <w:pPr>
        <w:spacing w:before="240" w:after="240"/>
      </w:pPr>
      <w:r>
        <w:t xml:space="preserve">At 26, savings hit $11,000 — five figures for the first time in your life — and you check the balance every morning, not from anxiety but from disbelief. Same apartment. Same car. Same </w:t>
      </w:r>
      <w:r>
        <w:lastRenderedPageBreak/>
        <w:t xml:space="preserve">grocery store. Same $7 lunch. Around you, friends are upgrading apartments and financing cars and taking vacations they'll still be paying off in spring, and watching them, you feel something complicated. Not jealousy. </w:t>
      </w:r>
      <w:ins w:id="1768" w:author="Clau Kegode" w:date="2026-07-10T20:07:00Z">
        <w:r w:rsidR="006B7A15" w:rsidRPr="006B7A15">
          <w:t>Something closer to disbelief</w:t>
        </w:r>
      </w:ins>
      <w:del w:id="1769" w:author="Clau Kegode" w:date="2026-07-10T20:07:00Z" w16du:dateUtc="2026-07-10T17:07:00Z">
        <w:r w:rsidDel="006B7A15">
          <w:delText xml:space="preserve">Closer to </w:delText>
        </w:r>
        <w:r w:rsidDel="006B7A15">
          <w:rPr>
            <w:i/>
            <w:iCs/>
          </w:rPr>
          <w:delText>suspicion</w:delText>
        </w:r>
      </w:del>
      <w:r>
        <w:t>.</w:t>
      </w:r>
    </w:p>
    <w:p w14:paraId="5483C561" w14:textId="21F441C9" w:rsidR="00D629B2" w:rsidRDefault="001305DF">
      <w:pPr>
        <w:spacing w:before="240" w:after="240"/>
      </w:pPr>
      <w:r>
        <w:t xml:space="preserve">So you start reading — not motivation, actual research — and you find Thomas Stanley and William Danko, two academics who spent twenty years studying American millionaires and shocked everyone with where they found them. Not the neighborhoods you'd expect. Middle-class streets. Used cars. Sale racks. Sixty-four percent of millionaires drive cars more than three years old. Half have never spent more than $400 on a suit. Eighty-two percent use coupons or wait for sales. You read this and something </w:t>
      </w:r>
      <w:ins w:id="1770" w:author="Clau Kegode" w:date="2026-07-10T20:07:00Z" w16du:dateUtc="2026-07-10T17:07:00Z">
        <w:r w:rsidR="006B7A15" w:rsidRPr="006B7A15">
          <w:t>finally</w:t>
        </w:r>
      </w:ins>
      <w:del w:id="1771" w:author="Clau Kegode" w:date="2026-07-10T20:07:00Z" w16du:dateUtc="2026-07-10T17:07:00Z">
        <w:r w:rsidDel="006B7A15">
          <w:delText>audibly</w:delText>
        </w:r>
      </w:del>
      <w:r>
        <w:t xml:space="preserve"> clicks into place — not validation of your behavior, but an </w:t>
      </w:r>
      <w:r>
        <w:rPr>
          <w:i/>
          <w:iCs/>
        </w:rPr>
        <w:t>explanation</w:t>
      </w:r>
      <w:r>
        <w:t xml:space="preserve"> of the behavior of people decades ahead of you on the road.</w:t>
      </w:r>
    </w:p>
    <w:p w14:paraId="5483C562" w14:textId="77777777" w:rsidR="00D629B2" w:rsidRDefault="001305DF">
      <w:pPr>
        <w:spacing w:before="240" w:after="240"/>
        <w:rPr>
          <w:ins w:id="1772" w:author="Clau Kegode" w:date="2026-07-10T20:07:00Z" w16du:dateUtc="2026-07-10T17:07:00Z"/>
        </w:rPr>
      </w:pPr>
      <w:r>
        <w:t>There was a man in Brattleboro, Vermont, who made the finding flesh. Ronald Read pumped gas and worked as a janitor at JCPenney his whole life. He wore a flannel coat held together with a safety pin; regulars at the coffee shop occasionally bought his breakfast, assuming he couldn't manage it. When he died in 2014, at 92, his estate was valued at almost $8 million — decades of dividend stocks, held quietly, in a safe deposit box — most of it left to the local library and hospital. The town was stunned. The math wasn't. The math had been running the whole time, in a flannel coat, in plain sight, invisible.</w:t>
      </w:r>
    </w:p>
    <w:p w14:paraId="31687F86" w14:textId="10606027" w:rsidR="006B7A15" w:rsidRDefault="006B7A15">
      <w:pPr>
        <w:spacing w:before="240" w:after="240"/>
      </w:pPr>
      <w:ins w:id="1773" w:author="Clau Kegode" w:date="2026-07-10T20:07:00Z">
        <w:r w:rsidRPr="006B7A15">
          <w:t>The lesson wasn't that wealth hides. It was that wealth often looks ordinary because its purpose is not to be seen.</w:t>
        </w:r>
      </w:ins>
    </w:p>
    <w:p w14:paraId="5483C563" w14:textId="77777777" w:rsidR="00D629B2" w:rsidRDefault="001305DF">
      <w:pPr>
        <w:spacing w:before="240" w:after="240"/>
      </w:pPr>
      <w:r>
        <w:t>At 29: net worth $87,000. A raise arrives — $14,000 a year — and you change nothing. Not the apartment, not the car, not the store. The entire raise is redirected into index funds. Your coworker gets the same raise and leases a BMW. You say nothing. You do the math quietly, which is where you do all your math.</w:t>
      </w:r>
    </w:p>
    <w:p w14:paraId="5483C564" w14:textId="77777777" w:rsidR="00D629B2" w:rsidRDefault="001305DF">
      <w:pPr>
        <w:spacing w:before="240" w:after="240"/>
      </w:pPr>
      <w:r>
        <w:t xml:space="preserve">Because lifestyle inflation was never a decision anyone makes. It's a </w:t>
      </w:r>
      <w:r>
        <w:rPr>
          <w:i/>
          <w:iCs/>
        </w:rPr>
        <w:t>default</w:t>
      </w:r>
      <w:r>
        <w:t xml:space="preserve"> — the setting the system ships with. Leave your expenses unattended and they will rise automatically to meet whatever you earn: the car note, the bigger apartment, the twelve-dollar subscription nobody cancels. They compound. Not in your favor.</w:t>
      </w:r>
    </w:p>
    <w:p w14:paraId="5483C565" w14:textId="77777777" w:rsidR="00D629B2" w:rsidRDefault="001305DF">
      <w:pPr>
        <w:spacing w:before="240" w:after="240"/>
      </w:pPr>
      <w:r>
        <w:t xml:space="preserve">And the default spares no income bracket — that's the part that should genuinely disturb you. A 2025 Goldman Sachs report found that 40 percent of households earning $500,000 or more still described themselves as living paycheck to paycheck. Not broke — </w:t>
      </w:r>
      <w:r>
        <w:rPr>
          <w:i/>
          <w:iCs/>
        </w:rPr>
        <w:t>consumed</w:t>
      </w:r>
      <w:r>
        <w:t>. Spending expanded to swallow every dollar. Income went up; the anxiety never came down, because the lifestyle grew faster than the wealth. You file that statistic somewhere permanent.</w:t>
      </w:r>
    </w:p>
    <w:p w14:paraId="5483C566" w14:textId="77777777" w:rsidR="00D629B2" w:rsidRDefault="00570DF6">
      <w:r>
        <w:pict w14:anchorId="5483C5B9">
          <v:rect id="_x0000_i1080" style="width:0;height:1.5pt" o:hralign="center" o:hrstd="t" o:hr="t" fillcolor="#a0a0a0" stroked="f"/>
        </w:pict>
      </w:r>
    </w:p>
    <w:p w14:paraId="5483C567" w14:textId="0F3FC0FB" w:rsidR="00D629B2" w:rsidRDefault="001305DF">
      <w:pPr>
        <w:spacing w:before="240" w:after="240"/>
      </w:pPr>
      <w:r>
        <w:t xml:space="preserve">At 32 — net worth $240,000, two promotions in — you still drive the car you bought at 27: a 2012 Toyota Camry, 91,000 miles, a scratch on the rear bumper you've never fixed. People at work quietly assume you're struggling. You let them. There's an unexpected freedom in being underestimated: nobody expects you to pick up the check, lead the group vacation, or bankroll a </w:t>
      </w:r>
      <w:r>
        <w:lastRenderedPageBreak/>
        <w:t xml:space="preserve">cousin's restaurant. You move through the world </w:t>
      </w:r>
      <w:ins w:id="1774" w:author="Clau Kegode" w:date="2026-07-10T20:08:00Z" w16du:dateUtc="2026-07-10T17:08:00Z">
        <w:r w:rsidR="00B13D16" w:rsidRPr="00B13D16">
          <w:t>without a visible price tag</w:t>
        </w:r>
      </w:ins>
      <w:del w:id="1775" w:author="Clau Kegode" w:date="2026-07-10T20:08:00Z" w16du:dateUtc="2026-07-10T17:08:00Z">
        <w:r w:rsidDel="00B13D16">
          <w:delText>unpriced</w:delText>
        </w:r>
      </w:del>
      <w:r>
        <w:t>. And the money moves even more quietly than you do.</w:t>
      </w:r>
    </w:p>
    <w:p w14:paraId="5483C568" w14:textId="00D9275F" w:rsidR="00D629B2" w:rsidRDefault="001305DF">
      <w:pPr>
        <w:spacing w:before="240" w:after="240"/>
      </w:pPr>
      <w:r>
        <w:t xml:space="preserve">Somewhere in here, the last thread to appearances snaps. You stop caring what the lifestyle looks like from the outside and care only about what it's </w:t>
      </w:r>
      <w:ins w:id="1776" w:author="Clau Kegode" w:date="2026-07-10T20:08:00Z">
        <w:r w:rsidR="0098033E" w:rsidRPr="0098033E">
          <w:t>quietly becoming</w:t>
        </w:r>
      </w:ins>
      <w:del w:id="1777" w:author="Clau Kegode" w:date="2026-07-10T20:08:00Z" w16du:dateUtc="2026-07-10T17:08:00Z">
        <w:r w:rsidDel="0098033E">
          <w:delText>building</w:delText>
        </w:r>
      </w:del>
      <w:r>
        <w:t xml:space="preserve"> on the inside.</w:t>
      </w:r>
    </w:p>
    <w:p w14:paraId="5483C569" w14:textId="4B63D83F" w:rsidR="00D629B2" w:rsidRDefault="001305DF">
      <w:pPr>
        <w:spacing w:before="240" w:after="240"/>
      </w:pPr>
      <w:r>
        <w:t xml:space="preserve">Which is how, at 34, the million arrives on a Tuesday, </w:t>
      </w:r>
      <w:ins w:id="1778" w:author="Clau Kegode" w:date="2026-07-10T20:09:00Z" w16du:dateUtc="2026-07-10T17:09:00Z">
        <w:r w:rsidR="0098033E" w:rsidRPr="0098033E">
          <w:t>somewhere between answering emails and reheating</w:t>
        </w:r>
        <w:r w:rsidR="0098033E">
          <w:t xml:space="preserve"> </w:t>
        </w:r>
      </w:ins>
      <w:del w:id="1779" w:author="Clau Kegode" w:date="2026-07-10T20:09:00Z" w16du:dateUtc="2026-07-10T17:09:00Z">
        <w:r w:rsidDel="0098033E">
          <w:delText>mid-</w:delText>
        </w:r>
      </w:del>
      <w:r>
        <w:t xml:space="preserve">leftovers. The brokerage updates; the number is there; you look at it, close the app, and finish eating. Not the moment you'd imagined. You'd expected arrival. What you got was </w:t>
      </w:r>
      <w:r>
        <w:rPr>
          <w:i/>
          <w:iCs/>
        </w:rPr>
        <w:t>confirmation</w:t>
      </w:r>
      <w:r>
        <w:t xml:space="preserve"> — something you already knew was true, finally </w:t>
      </w:r>
      <w:ins w:id="1780" w:author="Clau Kegode" w:date="2026-07-10T20:09:00Z">
        <w:r w:rsidR="002A387E" w:rsidRPr="002A387E">
          <w:t>captured in a number</w:t>
        </w:r>
      </w:ins>
      <w:del w:id="1781" w:author="Clau Kegode" w:date="2026-07-10T20:09:00Z" w16du:dateUtc="2026-07-10T17:09:00Z">
        <w:r w:rsidDel="002A387E">
          <w:delText>written down</w:delText>
        </w:r>
      </w:del>
      <w:r>
        <w:t>.</w:t>
      </w:r>
    </w:p>
    <w:p w14:paraId="5483C56A" w14:textId="77777777" w:rsidR="00D629B2" w:rsidRDefault="001305DF">
      <w:pPr>
        <w:spacing w:before="240" w:after="240"/>
      </w:pPr>
      <w:r>
        <w:t>Because a million was never a destination. It's a proof of concept: evidence that the system works — the frugality, the patience, the index funds, the refusal to interrupt. The only real question the milestone asks is whether you now shut the system down or let it keep running.</w:t>
      </w:r>
    </w:p>
    <w:p w14:paraId="5483C56B" w14:textId="77777777" w:rsidR="00D629B2" w:rsidRDefault="001305DF">
      <w:pPr>
        <w:spacing w:before="240" w:after="240"/>
      </w:pPr>
      <w:r>
        <w:t>You let it run.</w:t>
      </w:r>
    </w:p>
    <w:p w14:paraId="5483C56C" w14:textId="1C820A7B" w:rsidR="00D629B2" w:rsidRDefault="001305DF">
      <w:pPr>
        <w:spacing w:before="240" w:after="240"/>
      </w:pPr>
      <w:r>
        <w:t xml:space="preserve">But a new discomfort surfaces at this altitude, one nobody had described. You start noticing the gap between what you </w:t>
      </w:r>
      <w:r>
        <w:rPr>
          <w:i/>
          <w:iCs/>
        </w:rPr>
        <w:t>could</w:t>
      </w:r>
      <w:r>
        <w:t xml:space="preserve"> spend and what you </w:t>
      </w:r>
      <w:r>
        <w:rPr>
          <w:i/>
          <w:iCs/>
        </w:rPr>
        <w:t>do</w:t>
      </w:r>
      <w:r>
        <w:t xml:space="preserve"> — the nicer car you could buy, the neighborhood you could move to, the olive oil you could stop pricing. And you keep choosing not to, day after day, until you begin to wonder whether something is wrong with you. Whether the habits that built the wealth are now just habits </w:t>
      </w:r>
      <w:ins w:id="1782" w:author="Clau Kegode" w:date="2026-07-10T20:09:00Z">
        <w:r w:rsidR="002A387E" w:rsidRPr="002A387E">
          <w:t>outliving their original purpose</w:t>
        </w:r>
      </w:ins>
      <w:del w:id="1783" w:author="Clau Kegode" w:date="2026-07-10T20:09:00Z" w16du:dateUtc="2026-07-10T17:09:00Z">
        <w:r w:rsidDel="002A387E">
          <w:delText>without a purpose</w:delText>
        </w:r>
      </w:del>
      <w:r>
        <w:t>. Whether the broke kid ever actually left the building.</w:t>
      </w:r>
    </w:p>
    <w:p w14:paraId="5483C56D" w14:textId="77777777" w:rsidR="00D629B2" w:rsidRDefault="001305DF">
      <w:pPr>
        <w:spacing w:before="240" w:after="240"/>
        <w:rPr>
          <w:ins w:id="1784" w:author="Clau Kegode" w:date="2026-07-10T20:09:00Z" w16du:dateUtc="2026-07-10T17:09:00Z"/>
        </w:rPr>
      </w:pPr>
      <w:r>
        <w:t>Then comes the dinner. A friend of a friend, someone from finance, a restaurant at $300 a plate. You watch the table order without glancing at prices; the conversation is second homes and renovation timelines and private-school waitlists. And you sit there, quietly eating a $300 piece of fish, entertaining the genuine statistical possibility that the man to your left is servicing $80,000 in credit card debt to maintain an image you aren't even attempting. You don't say it. You smile. You drink the water.</w:t>
      </w:r>
    </w:p>
    <w:p w14:paraId="0DC93CB3" w14:textId="74DE4EA6" w:rsidR="002A387E" w:rsidRDefault="002A387E">
      <w:pPr>
        <w:spacing w:before="240" w:after="240"/>
      </w:pPr>
      <w:ins w:id="1785" w:author="Clau Kegode" w:date="2026-07-10T20:09:00Z">
        <w:r w:rsidRPr="002A387E">
          <w:t>Because you have learned the uncomfortable truth: sometimes the person who looks richest is simply the person spending the most aggressively.</w:t>
        </w:r>
      </w:ins>
    </w:p>
    <w:p w14:paraId="5483C56E" w14:textId="77777777" w:rsidR="00D629B2" w:rsidRDefault="001305DF">
      <w:pPr>
        <w:spacing w:before="240" w:after="240"/>
      </w:pPr>
      <w:r>
        <w:t>Because visible wealth and actual wealth are, almost always, two different inventories. The louder someone performs money, the more likely they're borrowing against a future that doesn't exist yet. Real wealth runs silent — the people who hold it stopped needing to display it so long ago they've forgotten display was ever the custom.</w:t>
      </w:r>
    </w:p>
    <w:p w14:paraId="5483C56F" w14:textId="77777777" w:rsidR="00D629B2" w:rsidRDefault="00570DF6">
      <w:r>
        <w:pict w14:anchorId="5483C5BA">
          <v:rect id="_x0000_i1081" style="width:0;height:1.5pt" o:hralign="center" o:hrstd="t" o:hr="t" fillcolor="#a0a0a0" stroked="f"/>
        </w:pict>
      </w:r>
    </w:p>
    <w:p w14:paraId="5483C570" w14:textId="6F3287A3" w:rsidR="00D629B2" w:rsidRDefault="001305DF">
      <w:pPr>
        <w:spacing w:before="240" w:after="240"/>
      </w:pPr>
      <w:r>
        <w:t xml:space="preserve">At 38: net worth $1.9 million, and a new job at $310,000 a year — and your first thought is not what to buy. It's </w:t>
      </w:r>
      <w:ins w:id="1786" w:author="Clau Kegode" w:date="2026-07-10T20:10:00Z">
        <w:r w:rsidR="00C61592" w:rsidRPr="00C61592">
          <w:t>where to send it</w:t>
        </w:r>
      </w:ins>
      <w:ins w:id="1787" w:author="Clau Kegode" w:date="2026-07-10T20:10:00Z" w16du:dateUtc="2026-07-10T17:10:00Z">
        <w:r w:rsidR="00C61592">
          <w:t xml:space="preserve">. </w:t>
        </w:r>
      </w:ins>
      <w:del w:id="1788" w:author="Clau Kegode" w:date="2026-07-10T20:10:00Z" w16du:dateUtc="2026-07-10T17:10:00Z">
        <w:r w:rsidDel="00C61592">
          <w:delText xml:space="preserve">routing. </w:delText>
        </w:r>
      </w:del>
      <w:r>
        <w:t xml:space="preserve">Sixty percent of every paycheck is automated into the brokerage before it can touch the checking account you actually look at. The remainder funds a life that </w:t>
      </w:r>
      <w:ins w:id="1789" w:author="Clau Kegode" w:date="2026-07-10T20:10:00Z">
        <w:r w:rsidR="00354598" w:rsidRPr="00354598">
          <w:t>has barely changed</w:t>
        </w:r>
      </w:ins>
      <w:del w:id="1790" w:author="Clau Kegode" w:date="2026-07-10T20:10:00Z" w16du:dateUtc="2026-07-10T17:10:00Z">
        <w:r w:rsidDel="00354598">
          <w:delText>hasn't much changed</w:delText>
        </w:r>
      </w:del>
      <w:r>
        <w:t xml:space="preserve">. Same neighborhood. Finally, a newer car: a </w:t>
      </w:r>
      <w:r>
        <w:lastRenderedPageBreak/>
        <w:t xml:space="preserve">used 2021 Subaru Outback, paid in cash, negotiated hard — the dealer visibly assuming you couldn't afford the lot. You let him assume. Assumptions are free, and they've </w:t>
      </w:r>
      <w:ins w:id="1791" w:author="Clau Kegode" w:date="2026-07-10T20:11:00Z">
        <w:r w:rsidR="00354598" w:rsidRPr="00354598">
          <w:t>quietly working in your favor</w:t>
        </w:r>
      </w:ins>
      <w:del w:id="1792" w:author="Clau Kegode" w:date="2026-07-10T20:11:00Z" w16du:dateUtc="2026-07-10T17:11:00Z">
        <w:r w:rsidDel="00354598">
          <w:delText>been subsidizing you</w:delText>
        </w:r>
      </w:del>
      <w:r>
        <w:t xml:space="preserve"> for years.</w:t>
      </w:r>
    </w:p>
    <w:p w14:paraId="5483C571" w14:textId="66495010" w:rsidR="00D629B2" w:rsidRDefault="001305DF">
      <w:pPr>
        <w:spacing w:before="240" w:after="240"/>
      </w:pPr>
      <w:r>
        <w:t xml:space="preserve">And here the whole thing inverts into its final shape: the broke mindset was never the problem. The broke mindset, </w:t>
      </w:r>
      <w:ins w:id="1793" w:author="Clau Kegode" w:date="2026-07-10T20:11:00Z">
        <w:r w:rsidR="00354598" w:rsidRPr="00354598">
          <w:t>when paired with a high income</w:t>
        </w:r>
      </w:ins>
      <w:del w:id="1794" w:author="Clau Kegode" w:date="2026-07-10T20:11:00Z" w16du:dateUtc="2026-07-10T17:11:00Z">
        <w:r w:rsidDel="00354598">
          <w:delText>wired into a high income</w:delText>
        </w:r>
      </w:del>
      <w:r>
        <w:t xml:space="preserve">, is the </w:t>
      </w:r>
      <w:r>
        <w:rPr>
          <w:i/>
          <w:iCs/>
        </w:rPr>
        <w:t>blueprint</w:t>
      </w:r>
      <w:r>
        <w:t>. What poor people do out of necessity, wealthy people do by design. Same behaviors. Different fuel.</w:t>
      </w:r>
    </w:p>
    <w:p w14:paraId="5483C572" w14:textId="7C95A421" w:rsidR="00D629B2" w:rsidRDefault="001305DF">
      <w:pPr>
        <w:spacing w:before="240" w:after="240"/>
        <w:rPr>
          <w:ins w:id="1795" w:author="Clau Kegode" w:date="2026-07-10T20:11:00Z" w16du:dateUtc="2026-07-10T17:11:00Z"/>
        </w:rPr>
      </w:pPr>
      <w:r>
        <w:t xml:space="preserve">At 43: $3.2 million, most of it in index funds and a rental property bought at 36 that pays $2,100 a month and asks almost nothing in return. Nearly no one in your life knows the figure — not from shame, but from </w:t>
      </w:r>
      <w:ins w:id="1796" w:author="Clau Kegode" w:date="2026-07-10T20:11:00Z" w16du:dateUtc="2026-07-10T17:11:00Z">
        <w:r w:rsidR="008346F0" w:rsidRPr="008346F0">
          <w:t>experience</w:t>
        </w:r>
      </w:ins>
      <w:del w:id="1797" w:author="Clau Kegode" w:date="2026-07-10T20:11:00Z" w16du:dateUtc="2026-07-10T17:11:00Z">
        <w:r w:rsidDel="008346F0">
          <w:delText>field observation</w:delText>
        </w:r>
      </w:del>
      <w:r>
        <w:t>. You've watched what disclosure does: the asks begin, the assumptions shift, friendships hollow, family dynamics bend in ways that never fully straighten. People stop seeing a person and start seeing a number. So you stay unpriced. Fidelity's research would file you accurately: 86 percent of millionaires describe themselves as disciplined and frugal. Not the champagne crowd. Just people who made the same quiet choices, over and over, for decades. You've been in that 86 percent since you were 22 — you just didn't have the balance</w:t>
      </w:r>
      <w:ins w:id="1798" w:author="Clau Kegode" w:date="2026-07-10T20:11:00Z" w16du:dateUtc="2026-07-10T17:11:00Z">
        <w:r w:rsidR="008346F0">
          <w:t xml:space="preserve"> </w:t>
        </w:r>
      </w:ins>
      <w:ins w:id="1799" w:author="Clau Kegode" w:date="2026-07-10T20:11:00Z">
        <w:r w:rsidR="008346F0" w:rsidRPr="008346F0">
          <w:t>sheet</w:t>
        </w:r>
      </w:ins>
      <w:r>
        <w:t xml:space="preserve"> yet.</w:t>
      </w:r>
    </w:p>
    <w:p w14:paraId="2632506A" w14:textId="4CD60DED" w:rsidR="008346F0" w:rsidRDefault="008346F0">
      <w:pPr>
        <w:spacing w:before="240" w:after="240"/>
      </w:pPr>
      <w:ins w:id="1800" w:author="Clau Kegode" w:date="2026-07-10T20:11:00Z">
        <w:r w:rsidRPr="008346F0">
          <w:t>The strange part is that the habits that once looked like limitations slowly became the habits that created freedom.</w:t>
        </w:r>
      </w:ins>
    </w:p>
    <w:p w14:paraId="5483C573" w14:textId="77777777" w:rsidR="00D629B2" w:rsidRDefault="001305DF">
      <w:pPr>
        <w:spacing w:before="240" w:after="240"/>
      </w:pPr>
      <w:r>
        <w:t>At 47 — $4.7 million — you still rotate the same three restaurants, still clip digital coupons, still fly coach when the fare gap isn't worth it. Not from inability. Because the habit costs nothing and saves something, and you've watched long enough to know that small leaks compound with exactly the same math as small investments. Just pointed the other way.</w:t>
      </w:r>
    </w:p>
    <w:p w14:paraId="5483C574" w14:textId="77777777" w:rsidR="00D629B2" w:rsidRDefault="001305DF">
      <w:pPr>
        <w:spacing w:before="240" w:after="240"/>
        <w:rPr>
          <w:i/>
          <w:iCs/>
        </w:rPr>
      </w:pPr>
      <w:r>
        <w:t xml:space="preserve">At a birthday dinner, someone finally asks the question directly: </w:t>
      </w:r>
      <w:r>
        <w:rPr>
          <w:i/>
          <w:iCs/>
        </w:rPr>
        <w:t>Why don't you just enjoy your money?</w:t>
      </w:r>
    </w:p>
    <w:p w14:paraId="5483C575" w14:textId="428A15D4" w:rsidR="00D629B2" w:rsidRDefault="001305DF">
      <w:pPr>
        <w:spacing w:before="240" w:after="240"/>
      </w:pPr>
      <w:r>
        <w:t xml:space="preserve">You think about it honestly. And the answer surfaces fully formed: you </w:t>
      </w:r>
      <w:r>
        <w:rPr>
          <w:i/>
          <w:iCs/>
        </w:rPr>
        <w:t>do</w:t>
      </w:r>
      <w:r>
        <w:t xml:space="preserve">. Just not in the currency they mean. You enjoy the optionality — the fact that you could stop working tomorrow and nothing would collapse. That you don't need this job, or the next one, or anyone's approval. That's what the frugality purchased. Not a car. Not a watch. Freedom from needing anything from anyone — which is the only luxury good that </w:t>
      </w:r>
      <w:ins w:id="1801" w:author="Clau Kegode" w:date="2026-07-10T20:12:00Z" w16du:dateUtc="2026-07-10T17:12:00Z">
        <w:r w:rsidR="002502D3">
          <w:t xml:space="preserve">actually </w:t>
        </w:r>
      </w:ins>
      <w:r>
        <w:t>appreciates.</w:t>
      </w:r>
    </w:p>
    <w:p w14:paraId="5483C576" w14:textId="77777777" w:rsidR="00D629B2" w:rsidRDefault="001305DF">
      <w:pPr>
        <w:spacing w:before="240" w:after="240"/>
      </w:pPr>
      <w:r>
        <w:t xml:space="preserve">Because the broke mindset, you finally understand, was never about deprivation. It was about </w:t>
      </w:r>
      <w:r>
        <w:rPr>
          <w:i/>
          <w:iCs/>
        </w:rPr>
        <w:t>control</w:t>
      </w:r>
      <w:r>
        <w:t>. The wealthy version of you simply kept the control and added the capital.</w:t>
      </w:r>
    </w:p>
    <w:p w14:paraId="5483C577" w14:textId="77777777" w:rsidR="00D629B2" w:rsidRDefault="001305DF">
      <w:pPr>
        <w:spacing w:before="240" w:after="240"/>
      </w:pPr>
      <w:r>
        <w:t>At 51: $6.1 million. The portfolio and the rental cover your entire lifestyle twice over. You could stop tomorrow. You don't — you like the work — but the morning you first ran that calculation was the quietest, most significant morning of your life. You made coffee. You sat by the window. You told no one, which by now is tradition.</w:t>
      </w:r>
    </w:p>
    <w:p w14:paraId="5483C578" w14:textId="77777777" w:rsidR="00D629B2" w:rsidRDefault="001305DF">
      <w:pPr>
        <w:spacing w:before="240" w:after="240"/>
        <w:rPr>
          <w:ins w:id="1802" w:author="Clau Kegode" w:date="2026-07-10T20:12:00Z" w16du:dateUtc="2026-07-10T17:12:00Z"/>
        </w:rPr>
      </w:pPr>
      <w:r>
        <w:t xml:space="preserve">Warren Buffett still lives in the Omaha house he bought in 1958 for $31,500, still stops at McDonald's, still keeps the routines he kept while building the first million — not because he </w:t>
      </w:r>
      <w:r>
        <w:lastRenderedPageBreak/>
        <w:t xml:space="preserve">can't change, but because the routine </w:t>
      </w:r>
      <w:r>
        <w:rPr>
          <w:i/>
          <w:iCs/>
        </w:rPr>
        <w:t>is</w:t>
      </w:r>
      <w:r>
        <w:t xml:space="preserve"> the point. The discipline is the identity. And Ingvar Kamprad, who built IKEA into a global empire, flew economy, drove an aging Volvo, haggled at flea markets, and channeled the bulk of his billions into foundations rather than himself. Nobody who passed either man on the street would have guessed the number.</w:t>
      </w:r>
    </w:p>
    <w:p w14:paraId="1CE1030C" w14:textId="78A2AAE6" w:rsidR="002502D3" w:rsidRDefault="002502D3">
      <w:pPr>
        <w:spacing w:before="240" w:after="240"/>
      </w:pPr>
      <w:ins w:id="1803" w:author="Clau Kegode" w:date="2026-07-10T20:12:00Z">
        <w:r w:rsidRPr="002502D3">
          <w:t>That, perhaps, is the final lesson: real wealth is not the ability to look expensive. It is the ability to stop needing anyone to notice.</w:t>
        </w:r>
      </w:ins>
    </w:p>
    <w:p w14:paraId="5483C579" w14:textId="77777777" w:rsidR="00D629B2" w:rsidRDefault="001305DF">
      <w:pPr>
        <w:spacing w:before="240" w:after="240"/>
      </w:pPr>
      <w:r>
        <w:t>Which is the rule the whole genre keeps rediscovering: the people who look the richest are rarely the wealthiest, and the wealthiest are almost always the ones you'd never suspect. The man in the faded jacket at the corner table. The woman in the ten-year-old Honda who owns the commercial building across the street. They retired from the performance so long ago they've forgotten it was ever expected.</w:t>
      </w:r>
    </w:p>
    <w:p w14:paraId="5483C57A" w14:textId="77777777" w:rsidR="00D629B2" w:rsidRDefault="00570DF6">
      <w:r>
        <w:pict w14:anchorId="5483C5BB">
          <v:rect id="_x0000_i1082" style="width:0;height:1.5pt" o:hralign="center" o:hrstd="t" o:hr="t" fillcolor="#a0a0a0" stroked="f"/>
        </w:pict>
      </w:r>
    </w:p>
    <w:p w14:paraId="5483C57B" w14:textId="77777777" w:rsidR="00D629B2" w:rsidRDefault="001305DF">
      <w:pPr>
        <w:spacing w:before="240" w:after="240"/>
        <w:rPr>
          <w:ins w:id="1804" w:author="Clau Kegode" w:date="2026-07-10T20:12:00Z" w16du:dateUtc="2026-07-10T17:12:00Z"/>
        </w:rPr>
      </w:pPr>
      <w:r>
        <w:t xml:space="preserve">At 57 — net worth $8.4 million — you're in the grocery store, reaching for the store-brand pasta sauce, when you notice the person behind you: rushed, phone out, shoes that cost $600, faintly stressed. And you realize, with something like affection, that you cannot tell. Thirty-eight dollars in checking or eight million in a brokerage — it doesn't show. It has </w:t>
      </w:r>
      <w:r>
        <w:rPr>
          <w:i/>
          <w:iCs/>
        </w:rPr>
        <w:t>never</w:t>
      </w:r>
      <w:r>
        <w:t xml:space="preserve"> shown. That's the entire secret, and it fits in a sentence: the number never appears on the outside.</w:t>
      </w:r>
    </w:p>
    <w:p w14:paraId="04CC42E9" w14:textId="28681DD0" w:rsidR="003B0E20" w:rsidRDefault="003B0E20">
      <w:pPr>
        <w:spacing w:before="240" w:after="240"/>
      </w:pPr>
      <w:ins w:id="1805" w:author="Clau Kegode" w:date="2026-07-10T20:12:00Z">
        <w:r w:rsidRPr="003B0E20">
          <w:t>The world sees the purchase. It rarely sees the balance sheet behind it.</w:t>
        </w:r>
      </w:ins>
    </w:p>
    <w:p w14:paraId="5483C57C" w14:textId="77777777" w:rsidR="00D629B2" w:rsidRDefault="001305DF">
      <w:pPr>
        <w:spacing w:before="240" w:after="240"/>
      </w:pPr>
      <w:r>
        <w:t>Then, one gray afternoon, you finally sit down with a lawyer to draft the estate documents — the library, the hospital, the scholarship fund, the quiet Ronald Read architecture of it all. He works through the asset schedule with professional calm until he reaches the total, and then he stops. Reads it again. Glances up — at the flannel-adjacent coat, the drugstore reading glasses, the fifteen-year-old watch — and back down at the page.</w:t>
      </w:r>
    </w:p>
    <w:p w14:paraId="5483C57D" w14:textId="19283BC7" w:rsidR="00D629B2" w:rsidRDefault="001305DF">
      <w:pPr>
        <w:spacing w:before="240" w:after="240"/>
      </w:pPr>
      <w:r>
        <w:t>You watch him do it. The addition. The re-checking.</w:t>
      </w:r>
      <w:ins w:id="1806" w:author="Clau Kegode" w:date="2026-07-10T20:13:00Z" w16du:dateUtc="2026-07-10T17:13:00Z">
        <w:r w:rsidR="00856A81">
          <w:t xml:space="preserve"> The </w:t>
        </w:r>
      </w:ins>
      <w:ins w:id="1807" w:author="Clau Kegode" w:date="2026-07-10T20:13:00Z">
        <w:r w:rsidR="00856A81" w:rsidRPr="00856A81">
          <w:t>silent recalculation</w:t>
        </w:r>
      </w:ins>
      <w:ins w:id="1808" w:author="Clau Kegode" w:date="2026-07-10T20:13:00Z" w16du:dateUtc="2026-07-10T17:13:00Z">
        <w:r w:rsidR="00856A81">
          <w:t>.</w:t>
        </w:r>
      </w:ins>
      <w:r>
        <w:t xml:space="preserve"> The refusal of the numbers to match the person.</w:t>
      </w:r>
    </w:p>
    <w:p w14:paraId="5483C57E" w14:textId="77777777" w:rsidR="00D629B2" w:rsidRDefault="001305DF">
      <w:pPr>
        <w:spacing w:before="240" w:after="240"/>
        <w:rPr>
          <w:ins w:id="1809" w:author="Clau Kegode" w:date="2026-07-10T20:13:00Z" w16du:dateUtc="2026-07-10T17:13:00Z"/>
        </w:rPr>
      </w:pPr>
      <w:r>
        <w:t>You've been doing that exact math your whole life — at the register, at the kitchen table, in the silences. It's a strange pleasure, at last, to sit on the other side of it.</w:t>
      </w:r>
    </w:p>
    <w:p w14:paraId="267C661D" w14:textId="05F9C8F5" w:rsidR="00856A81" w:rsidRDefault="00856A81">
      <w:pPr>
        <w:spacing w:before="240" w:after="240"/>
      </w:pPr>
      <w:ins w:id="1810" w:author="Clau Kegode" w:date="2026-07-10T20:13:00Z">
        <w:r w:rsidRPr="00856A81">
          <w:t>For decades, people underestimated what they could not see. Now you understand that invisibility was never a weakness. It was the strategy.</w:t>
        </w:r>
      </w:ins>
    </w:p>
    <w:p w14:paraId="5483C57F" w14:textId="77777777" w:rsidR="00D629B2" w:rsidRDefault="001305DF">
      <w:pPr>
        <w:spacing w:before="240" w:after="240"/>
      </w:pPr>
      <w:r>
        <w:t>"Is this figure current?" he asks.</w:t>
      </w:r>
    </w:p>
    <w:p w14:paraId="5483C580" w14:textId="77777777" w:rsidR="00D629B2" w:rsidRDefault="001305DF">
      <w:pPr>
        <w:spacing w:before="240" w:after="240"/>
      </w:pPr>
      <w:r>
        <w:t>"Give or take," you say, "thirty-eight dollars."</w:t>
      </w:r>
    </w:p>
    <w:p w14:paraId="5483C581" w14:textId="77777777" w:rsidR="00D629B2" w:rsidRDefault="00D629B2"/>
    <w:sectPr w:rsidR="00D629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747B31-6CDC-4779-AD6B-2AF271249858}"/>
  </w:font>
  <w:font w:name="Cambria">
    <w:panose1 w:val="02040503050406030204"/>
    <w:charset w:val="00"/>
    <w:family w:val="roman"/>
    <w:pitch w:val="variable"/>
    <w:sig w:usb0="E00006FF" w:usb1="420024FF" w:usb2="02000000" w:usb3="00000000" w:csb0="0000019F" w:csb1="00000000"/>
    <w:embedRegular r:id="rId2" w:fontKey="{0D428419-E2D8-4BFD-9AAE-8B7A16BA62CF}"/>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 Kegode">
    <w15:presenceInfo w15:providerId="Windows Live" w15:userId="d1086b1ca7b70e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9B2"/>
    <w:rsid w:val="0000643B"/>
    <w:rsid w:val="00006753"/>
    <w:rsid w:val="000140B2"/>
    <w:rsid w:val="00014F44"/>
    <w:rsid w:val="000311FB"/>
    <w:rsid w:val="00031EEF"/>
    <w:rsid w:val="00035CE7"/>
    <w:rsid w:val="00035EBB"/>
    <w:rsid w:val="0004755E"/>
    <w:rsid w:val="00071D60"/>
    <w:rsid w:val="00086C8A"/>
    <w:rsid w:val="000A5222"/>
    <w:rsid w:val="000B16BC"/>
    <w:rsid w:val="000B3E1B"/>
    <w:rsid w:val="000D1C72"/>
    <w:rsid w:val="000D2AAD"/>
    <w:rsid w:val="000D2E34"/>
    <w:rsid w:val="000D5A4D"/>
    <w:rsid w:val="000E0A66"/>
    <w:rsid w:val="000E60FB"/>
    <w:rsid w:val="000E7A1B"/>
    <w:rsid w:val="000F01B4"/>
    <w:rsid w:val="000F1A9D"/>
    <w:rsid w:val="000F6D34"/>
    <w:rsid w:val="000F708F"/>
    <w:rsid w:val="00101567"/>
    <w:rsid w:val="0010467C"/>
    <w:rsid w:val="00107E60"/>
    <w:rsid w:val="00121BAC"/>
    <w:rsid w:val="00124731"/>
    <w:rsid w:val="0012639D"/>
    <w:rsid w:val="001305DF"/>
    <w:rsid w:val="00145435"/>
    <w:rsid w:val="00154195"/>
    <w:rsid w:val="00156B7D"/>
    <w:rsid w:val="00157018"/>
    <w:rsid w:val="001576C0"/>
    <w:rsid w:val="00160BE8"/>
    <w:rsid w:val="0016116B"/>
    <w:rsid w:val="00164922"/>
    <w:rsid w:val="00164AEA"/>
    <w:rsid w:val="0017444C"/>
    <w:rsid w:val="00175810"/>
    <w:rsid w:val="00181A9A"/>
    <w:rsid w:val="0018352A"/>
    <w:rsid w:val="0018359D"/>
    <w:rsid w:val="00190ED6"/>
    <w:rsid w:val="001A5E3C"/>
    <w:rsid w:val="001B159A"/>
    <w:rsid w:val="001B7365"/>
    <w:rsid w:val="001E428E"/>
    <w:rsid w:val="001F386F"/>
    <w:rsid w:val="002003E6"/>
    <w:rsid w:val="0020569B"/>
    <w:rsid w:val="00206598"/>
    <w:rsid w:val="00214013"/>
    <w:rsid w:val="00216AF1"/>
    <w:rsid w:val="00217138"/>
    <w:rsid w:val="002218A6"/>
    <w:rsid w:val="00221B64"/>
    <w:rsid w:val="00240764"/>
    <w:rsid w:val="002502D3"/>
    <w:rsid w:val="00251A04"/>
    <w:rsid w:val="002522CA"/>
    <w:rsid w:val="00256699"/>
    <w:rsid w:val="00257C51"/>
    <w:rsid w:val="00266796"/>
    <w:rsid w:val="00283313"/>
    <w:rsid w:val="00293823"/>
    <w:rsid w:val="0029631A"/>
    <w:rsid w:val="002A2FE5"/>
    <w:rsid w:val="002A387E"/>
    <w:rsid w:val="002A6329"/>
    <w:rsid w:val="002B4188"/>
    <w:rsid w:val="002B5BEE"/>
    <w:rsid w:val="002C0332"/>
    <w:rsid w:val="002C4996"/>
    <w:rsid w:val="002C5089"/>
    <w:rsid w:val="002C6EE7"/>
    <w:rsid w:val="002D180B"/>
    <w:rsid w:val="002D1D42"/>
    <w:rsid w:val="002D3042"/>
    <w:rsid w:val="002E0EAF"/>
    <w:rsid w:val="002E2834"/>
    <w:rsid w:val="002E2D74"/>
    <w:rsid w:val="002E457D"/>
    <w:rsid w:val="002F4491"/>
    <w:rsid w:val="002F7490"/>
    <w:rsid w:val="003036A9"/>
    <w:rsid w:val="0030475B"/>
    <w:rsid w:val="00310751"/>
    <w:rsid w:val="003131F0"/>
    <w:rsid w:val="00313F3C"/>
    <w:rsid w:val="003231A1"/>
    <w:rsid w:val="00324BF4"/>
    <w:rsid w:val="00335214"/>
    <w:rsid w:val="0033585B"/>
    <w:rsid w:val="00343C49"/>
    <w:rsid w:val="00344FC8"/>
    <w:rsid w:val="00345B1C"/>
    <w:rsid w:val="00352AF7"/>
    <w:rsid w:val="00354598"/>
    <w:rsid w:val="003576FE"/>
    <w:rsid w:val="00361653"/>
    <w:rsid w:val="00363716"/>
    <w:rsid w:val="00365145"/>
    <w:rsid w:val="003715C0"/>
    <w:rsid w:val="00376FC9"/>
    <w:rsid w:val="00377B99"/>
    <w:rsid w:val="003835AF"/>
    <w:rsid w:val="003839F5"/>
    <w:rsid w:val="00386A3C"/>
    <w:rsid w:val="00390088"/>
    <w:rsid w:val="00392A19"/>
    <w:rsid w:val="0039586C"/>
    <w:rsid w:val="003A43C7"/>
    <w:rsid w:val="003A4B61"/>
    <w:rsid w:val="003B0E20"/>
    <w:rsid w:val="003B15AB"/>
    <w:rsid w:val="003B2348"/>
    <w:rsid w:val="003B27DD"/>
    <w:rsid w:val="003C042B"/>
    <w:rsid w:val="003C3368"/>
    <w:rsid w:val="003C37EB"/>
    <w:rsid w:val="003C6F7F"/>
    <w:rsid w:val="003D0723"/>
    <w:rsid w:val="003D174F"/>
    <w:rsid w:val="003D2D5F"/>
    <w:rsid w:val="003D74AE"/>
    <w:rsid w:val="003E34D1"/>
    <w:rsid w:val="003E37F3"/>
    <w:rsid w:val="003E5095"/>
    <w:rsid w:val="003E7E68"/>
    <w:rsid w:val="003F1A48"/>
    <w:rsid w:val="003F300E"/>
    <w:rsid w:val="003F52EA"/>
    <w:rsid w:val="00406BCC"/>
    <w:rsid w:val="00412FBC"/>
    <w:rsid w:val="004168E5"/>
    <w:rsid w:val="004356C6"/>
    <w:rsid w:val="004422CC"/>
    <w:rsid w:val="00443A4B"/>
    <w:rsid w:val="0044657C"/>
    <w:rsid w:val="00451A6B"/>
    <w:rsid w:val="00455C28"/>
    <w:rsid w:val="00455E4C"/>
    <w:rsid w:val="00456282"/>
    <w:rsid w:val="00461711"/>
    <w:rsid w:val="00462690"/>
    <w:rsid w:val="00464465"/>
    <w:rsid w:val="004852B2"/>
    <w:rsid w:val="004B2036"/>
    <w:rsid w:val="004B2BF8"/>
    <w:rsid w:val="004D3CA6"/>
    <w:rsid w:val="004D7643"/>
    <w:rsid w:val="004E1B47"/>
    <w:rsid w:val="004F094A"/>
    <w:rsid w:val="00501700"/>
    <w:rsid w:val="005031ED"/>
    <w:rsid w:val="00506CC8"/>
    <w:rsid w:val="00511F53"/>
    <w:rsid w:val="00514A2C"/>
    <w:rsid w:val="00516CC0"/>
    <w:rsid w:val="0051726B"/>
    <w:rsid w:val="005224EE"/>
    <w:rsid w:val="005261DF"/>
    <w:rsid w:val="00537A1A"/>
    <w:rsid w:val="0054419E"/>
    <w:rsid w:val="00545102"/>
    <w:rsid w:val="0054633B"/>
    <w:rsid w:val="0054752B"/>
    <w:rsid w:val="005529FA"/>
    <w:rsid w:val="005531B2"/>
    <w:rsid w:val="00567929"/>
    <w:rsid w:val="005827CB"/>
    <w:rsid w:val="00583889"/>
    <w:rsid w:val="00587914"/>
    <w:rsid w:val="00587DE6"/>
    <w:rsid w:val="00590750"/>
    <w:rsid w:val="005940D5"/>
    <w:rsid w:val="00594C4A"/>
    <w:rsid w:val="005B3D1F"/>
    <w:rsid w:val="005B750B"/>
    <w:rsid w:val="005C06D1"/>
    <w:rsid w:val="005C3352"/>
    <w:rsid w:val="005C56E9"/>
    <w:rsid w:val="005D1BA1"/>
    <w:rsid w:val="005D703D"/>
    <w:rsid w:val="005E0132"/>
    <w:rsid w:val="005E0A1F"/>
    <w:rsid w:val="005E2F55"/>
    <w:rsid w:val="005E3401"/>
    <w:rsid w:val="005E5405"/>
    <w:rsid w:val="006002AB"/>
    <w:rsid w:val="00603B32"/>
    <w:rsid w:val="0061015E"/>
    <w:rsid w:val="00611E47"/>
    <w:rsid w:val="0062701D"/>
    <w:rsid w:val="006425BF"/>
    <w:rsid w:val="00643056"/>
    <w:rsid w:val="00643483"/>
    <w:rsid w:val="00645683"/>
    <w:rsid w:val="00647D4B"/>
    <w:rsid w:val="00657EB5"/>
    <w:rsid w:val="00661761"/>
    <w:rsid w:val="0066203C"/>
    <w:rsid w:val="00667450"/>
    <w:rsid w:val="00681C3C"/>
    <w:rsid w:val="00691DE1"/>
    <w:rsid w:val="0069415F"/>
    <w:rsid w:val="00694536"/>
    <w:rsid w:val="006A28B6"/>
    <w:rsid w:val="006A7020"/>
    <w:rsid w:val="006B16A7"/>
    <w:rsid w:val="006B2DFF"/>
    <w:rsid w:val="006B70A0"/>
    <w:rsid w:val="006B7A15"/>
    <w:rsid w:val="006C056E"/>
    <w:rsid w:val="006C724B"/>
    <w:rsid w:val="006C7384"/>
    <w:rsid w:val="006D1F18"/>
    <w:rsid w:val="006D3B2B"/>
    <w:rsid w:val="006D3B6B"/>
    <w:rsid w:val="006D6511"/>
    <w:rsid w:val="006E0F37"/>
    <w:rsid w:val="006E47E4"/>
    <w:rsid w:val="006F0DB4"/>
    <w:rsid w:val="006F66F7"/>
    <w:rsid w:val="007055AA"/>
    <w:rsid w:val="00707493"/>
    <w:rsid w:val="0071057A"/>
    <w:rsid w:val="007128CE"/>
    <w:rsid w:val="007212C6"/>
    <w:rsid w:val="00727466"/>
    <w:rsid w:val="00732546"/>
    <w:rsid w:val="007329E6"/>
    <w:rsid w:val="00733E1F"/>
    <w:rsid w:val="00737421"/>
    <w:rsid w:val="00744E88"/>
    <w:rsid w:val="0075491F"/>
    <w:rsid w:val="00760AE7"/>
    <w:rsid w:val="00766B15"/>
    <w:rsid w:val="00767CD5"/>
    <w:rsid w:val="00774158"/>
    <w:rsid w:val="00791EC6"/>
    <w:rsid w:val="007A3284"/>
    <w:rsid w:val="007A5256"/>
    <w:rsid w:val="007B0BDD"/>
    <w:rsid w:val="007D2514"/>
    <w:rsid w:val="007D7D0F"/>
    <w:rsid w:val="007E2009"/>
    <w:rsid w:val="007F1856"/>
    <w:rsid w:val="007F4045"/>
    <w:rsid w:val="008018B5"/>
    <w:rsid w:val="00801C5E"/>
    <w:rsid w:val="00816FD9"/>
    <w:rsid w:val="00824A50"/>
    <w:rsid w:val="00825BEA"/>
    <w:rsid w:val="00833DF7"/>
    <w:rsid w:val="008346F0"/>
    <w:rsid w:val="00841DD8"/>
    <w:rsid w:val="00844085"/>
    <w:rsid w:val="00847FB1"/>
    <w:rsid w:val="008539D3"/>
    <w:rsid w:val="0085689F"/>
    <w:rsid w:val="00856A81"/>
    <w:rsid w:val="008674E3"/>
    <w:rsid w:val="0087282E"/>
    <w:rsid w:val="00872A2A"/>
    <w:rsid w:val="00875097"/>
    <w:rsid w:val="00880DC6"/>
    <w:rsid w:val="00883AEA"/>
    <w:rsid w:val="00885874"/>
    <w:rsid w:val="00893240"/>
    <w:rsid w:val="00897753"/>
    <w:rsid w:val="008B04D0"/>
    <w:rsid w:val="008B1AD3"/>
    <w:rsid w:val="008C1E28"/>
    <w:rsid w:val="008D59A3"/>
    <w:rsid w:val="008E3DB5"/>
    <w:rsid w:val="008F2F99"/>
    <w:rsid w:val="008F67C2"/>
    <w:rsid w:val="00915064"/>
    <w:rsid w:val="00915C2D"/>
    <w:rsid w:val="00916A27"/>
    <w:rsid w:val="0092283F"/>
    <w:rsid w:val="00930919"/>
    <w:rsid w:val="00931401"/>
    <w:rsid w:val="009335D9"/>
    <w:rsid w:val="009353F9"/>
    <w:rsid w:val="00936476"/>
    <w:rsid w:val="009379FD"/>
    <w:rsid w:val="00940DD9"/>
    <w:rsid w:val="009443A9"/>
    <w:rsid w:val="00960716"/>
    <w:rsid w:val="0098033E"/>
    <w:rsid w:val="009964BD"/>
    <w:rsid w:val="009A0658"/>
    <w:rsid w:val="009A5355"/>
    <w:rsid w:val="009B26BD"/>
    <w:rsid w:val="009B6E21"/>
    <w:rsid w:val="009D09A1"/>
    <w:rsid w:val="009D126A"/>
    <w:rsid w:val="009D4FFF"/>
    <w:rsid w:val="009D6617"/>
    <w:rsid w:val="009E5886"/>
    <w:rsid w:val="009E5953"/>
    <w:rsid w:val="009F22F1"/>
    <w:rsid w:val="009F3E6E"/>
    <w:rsid w:val="00A00A83"/>
    <w:rsid w:val="00A13DEF"/>
    <w:rsid w:val="00A16F90"/>
    <w:rsid w:val="00A253C9"/>
    <w:rsid w:val="00A25468"/>
    <w:rsid w:val="00A27750"/>
    <w:rsid w:val="00A316CA"/>
    <w:rsid w:val="00A41150"/>
    <w:rsid w:val="00A41378"/>
    <w:rsid w:val="00A522C5"/>
    <w:rsid w:val="00A52E13"/>
    <w:rsid w:val="00A54BD2"/>
    <w:rsid w:val="00A5732C"/>
    <w:rsid w:val="00A62C76"/>
    <w:rsid w:val="00A6649E"/>
    <w:rsid w:val="00A70B6D"/>
    <w:rsid w:val="00A70C95"/>
    <w:rsid w:val="00A717F3"/>
    <w:rsid w:val="00A835CC"/>
    <w:rsid w:val="00A87E0C"/>
    <w:rsid w:val="00A90334"/>
    <w:rsid w:val="00AA0C59"/>
    <w:rsid w:val="00AA2CD9"/>
    <w:rsid w:val="00AA2DD7"/>
    <w:rsid w:val="00AA53FE"/>
    <w:rsid w:val="00AB047D"/>
    <w:rsid w:val="00AC2BA0"/>
    <w:rsid w:val="00AD4867"/>
    <w:rsid w:val="00AE246D"/>
    <w:rsid w:val="00AE36D6"/>
    <w:rsid w:val="00AE56B1"/>
    <w:rsid w:val="00AE6CD0"/>
    <w:rsid w:val="00B04837"/>
    <w:rsid w:val="00B10062"/>
    <w:rsid w:val="00B13D16"/>
    <w:rsid w:val="00B148D4"/>
    <w:rsid w:val="00B2234D"/>
    <w:rsid w:val="00B27927"/>
    <w:rsid w:val="00B6010A"/>
    <w:rsid w:val="00B66706"/>
    <w:rsid w:val="00B7017E"/>
    <w:rsid w:val="00B73350"/>
    <w:rsid w:val="00B82B22"/>
    <w:rsid w:val="00B85760"/>
    <w:rsid w:val="00B871EA"/>
    <w:rsid w:val="00B90704"/>
    <w:rsid w:val="00BA0EDF"/>
    <w:rsid w:val="00BA32F2"/>
    <w:rsid w:val="00BB0861"/>
    <w:rsid w:val="00BB7BBB"/>
    <w:rsid w:val="00BC14CA"/>
    <w:rsid w:val="00BC22B0"/>
    <w:rsid w:val="00BC22F8"/>
    <w:rsid w:val="00BC283B"/>
    <w:rsid w:val="00BC58AC"/>
    <w:rsid w:val="00BC591A"/>
    <w:rsid w:val="00BD7BCB"/>
    <w:rsid w:val="00BE0649"/>
    <w:rsid w:val="00BE1649"/>
    <w:rsid w:val="00BF1BCB"/>
    <w:rsid w:val="00BF61ED"/>
    <w:rsid w:val="00BF763F"/>
    <w:rsid w:val="00C13E4F"/>
    <w:rsid w:val="00C1603D"/>
    <w:rsid w:val="00C21BA9"/>
    <w:rsid w:val="00C22194"/>
    <w:rsid w:val="00C22AEB"/>
    <w:rsid w:val="00C2440C"/>
    <w:rsid w:val="00C26281"/>
    <w:rsid w:val="00C27D9A"/>
    <w:rsid w:val="00C30FEC"/>
    <w:rsid w:val="00C42B2C"/>
    <w:rsid w:val="00C42EB4"/>
    <w:rsid w:val="00C54206"/>
    <w:rsid w:val="00C548C1"/>
    <w:rsid w:val="00C5677E"/>
    <w:rsid w:val="00C61592"/>
    <w:rsid w:val="00C65779"/>
    <w:rsid w:val="00C747BF"/>
    <w:rsid w:val="00C841E1"/>
    <w:rsid w:val="00C854B9"/>
    <w:rsid w:val="00C91184"/>
    <w:rsid w:val="00CA2EE1"/>
    <w:rsid w:val="00CA4D6C"/>
    <w:rsid w:val="00CA6D0E"/>
    <w:rsid w:val="00CD2293"/>
    <w:rsid w:val="00CD30CB"/>
    <w:rsid w:val="00CD316F"/>
    <w:rsid w:val="00CD3643"/>
    <w:rsid w:val="00CD37E7"/>
    <w:rsid w:val="00CD554D"/>
    <w:rsid w:val="00CE7F48"/>
    <w:rsid w:val="00D02A0F"/>
    <w:rsid w:val="00D05106"/>
    <w:rsid w:val="00D10482"/>
    <w:rsid w:val="00D11AE2"/>
    <w:rsid w:val="00D11E5D"/>
    <w:rsid w:val="00D130C0"/>
    <w:rsid w:val="00D14EC7"/>
    <w:rsid w:val="00D155AF"/>
    <w:rsid w:val="00D25198"/>
    <w:rsid w:val="00D560EF"/>
    <w:rsid w:val="00D57711"/>
    <w:rsid w:val="00D606FE"/>
    <w:rsid w:val="00D61A16"/>
    <w:rsid w:val="00D629B2"/>
    <w:rsid w:val="00D729A1"/>
    <w:rsid w:val="00D81FF1"/>
    <w:rsid w:val="00D837D8"/>
    <w:rsid w:val="00D844D4"/>
    <w:rsid w:val="00D95552"/>
    <w:rsid w:val="00D979FC"/>
    <w:rsid w:val="00DA2176"/>
    <w:rsid w:val="00DA5AFF"/>
    <w:rsid w:val="00DA626E"/>
    <w:rsid w:val="00DB07D3"/>
    <w:rsid w:val="00DB27E0"/>
    <w:rsid w:val="00DB4E48"/>
    <w:rsid w:val="00DC26ED"/>
    <w:rsid w:val="00DC4B49"/>
    <w:rsid w:val="00DC5683"/>
    <w:rsid w:val="00DC6C9E"/>
    <w:rsid w:val="00DD1254"/>
    <w:rsid w:val="00DD4581"/>
    <w:rsid w:val="00DE0E99"/>
    <w:rsid w:val="00DE137B"/>
    <w:rsid w:val="00DE2B19"/>
    <w:rsid w:val="00DE5E21"/>
    <w:rsid w:val="00DF0E60"/>
    <w:rsid w:val="00E00BCD"/>
    <w:rsid w:val="00E02660"/>
    <w:rsid w:val="00E03282"/>
    <w:rsid w:val="00E04274"/>
    <w:rsid w:val="00E05CC0"/>
    <w:rsid w:val="00E171A4"/>
    <w:rsid w:val="00E2421D"/>
    <w:rsid w:val="00E3298C"/>
    <w:rsid w:val="00E33549"/>
    <w:rsid w:val="00E35A6F"/>
    <w:rsid w:val="00E41C63"/>
    <w:rsid w:val="00E47032"/>
    <w:rsid w:val="00E5166D"/>
    <w:rsid w:val="00E53006"/>
    <w:rsid w:val="00E56CB9"/>
    <w:rsid w:val="00E6199A"/>
    <w:rsid w:val="00E777CE"/>
    <w:rsid w:val="00E81335"/>
    <w:rsid w:val="00E86FD3"/>
    <w:rsid w:val="00E93CF3"/>
    <w:rsid w:val="00E94A76"/>
    <w:rsid w:val="00E955E7"/>
    <w:rsid w:val="00E95DC4"/>
    <w:rsid w:val="00EB0FA1"/>
    <w:rsid w:val="00EC71D9"/>
    <w:rsid w:val="00EE05ED"/>
    <w:rsid w:val="00EE3A09"/>
    <w:rsid w:val="00EE3B20"/>
    <w:rsid w:val="00EE4D5C"/>
    <w:rsid w:val="00EE4D5E"/>
    <w:rsid w:val="00EF757C"/>
    <w:rsid w:val="00F01522"/>
    <w:rsid w:val="00F0194F"/>
    <w:rsid w:val="00F040E3"/>
    <w:rsid w:val="00F15150"/>
    <w:rsid w:val="00F15F73"/>
    <w:rsid w:val="00F34A8C"/>
    <w:rsid w:val="00F47BE7"/>
    <w:rsid w:val="00F55041"/>
    <w:rsid w:val="00F5584E"/>
    <w:rsid w:val="00F60275"/>
    <w:rsid w:val="00F666E8"/>
    <w:rsid w:val="00F70AE2"/>
    <w:rsid w:val="00F741BE"/>
    <w:rsid w:val="00F83992"/>
    <w:rsid w:val="00F85746"/>
    <w:rsid w:val="00F86988"/>
    <w:rsid w:val="00F86D4F"/>
    <w:rsid w:val="00F87116"/>
    <w:rsid w:val="00F9549D"/>
    <w:rsid w:val="00FB1733"/>
    <w:rsid w:val="00FC0D4E"/>
    <w:rsid w:val="00FE37AF"/>
    <w:rsid w:val="00FE5689"/>
    <w:rsid w:val="00FF1618"/>
    <w:rsid w:val="00FF7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C2DC"/>
  <w15:docId w15:val="{2AD30FBA-F33E-4F6B-8D57-E12DF200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86C8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454</TotalTime>
  <Pages>75</Pages>
  <Words>31332</Words>
  <Characters>178595</Characters>
  <Application>Microsoft Office Word</Application>
  <DocSecurity>0</DocSecurity>
  <Lines>1488</Lines>
  <Paragraphs>419</Paragraphs>
  <ScaleCrop>false</ScaleCrop>
  <Company/>
  <LinksUpToDate>false</LinksUpToDate>
  <CharactersWithSpaces>209508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488</cp:revision>
  <dcterms:created xsi:type="dcterms:W3CDTF">2026-07-08T15:40:00Z</dcterms:created>
  <dcterms:modified xsi:type="dcterms:W3CDTF">2026-07-10T17:21:00Z</dcterms:modified>
</cp:coreProperties>
</file>